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1FBC7" w14:textId="5CF4E6AA" w:rsidR="00EE2F7C" w:rsidRPr="00ED5FDB" w:rsidRDefault="00176105" w:rsidP="000D0948">
      <w:pPr>
        <w:jc w:val="both"/>
        <w:rPr>
          <w:rFonts w:ascii="Times New Roman" w:hAnsi="Times New Roman" w:cs="Times New Roman"/>
          <w:sz w:val="26"/>
          <w:szCs w:val="26"/>
        </w:rPr>
      </w:pPr>
      <w:r w:rsidRPr="00ED5FDB">
        <w:rPr>
          <w:noProof/>
          <w:sz w:val="26"/>
          <w:szCs w:val="26"/>
          <w:lang w:eastAsia="fr-FR"/>
        </w:rPr>
        <w:drawing>
          <wp:anchor distT="0" distB="0" distL="114300" distR="114300" simplePos="0" relativeHeight="251658242" behindDoc="1" locked="0" layoutInCell="1" allowOverlap="1" wp14:anchorId="40285ADA" wp14:editId="27FED3CF">
            <wp:simplePos x="0" y="0"/>
            <wp:positionH relativeFrom="margin">
              <wp:align>left</wp:align>
            </wp:positionH>
            <wp:positionV relativeFrom="paragraph">
              <wp:posOffset>6096</wp:posOffset>
            </wp:positionV>
            <wp:extent cx="1090295" cy="985520"/>
            <wp:effectExtent l="0" t="0" r="0" b="5080"/>
            <wp:wrapTight wrapText="bothSides">
              <wp:wrapPolygon edited="0">
                <wp:start x="0" y="0"/>
                <wp:lineTo x="0" y="21294"/>
                <wp:lineTo x="21135" y="21294"/>
                <wp:lineTo x="21135" y="0"/>
                <wp:lineTo x="0" y="0"/>
              </wp:wrapPolygon>
            </wp:wrapTight>
            <wp:docPr id="571979820" name="Image 13" descr="Ministère de l'Enseignement Supérieur et de la Reche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stère de l'Enseignement Supérieur et de la Recherche ..."/>
                    <pic:cNvPicPr>
                      <a:picLocks noChangeAspect="1" noChangeArrowheads="1"/>
                    </pic:cNvPicPr>
                  </pic:nvPicPr>
                  <pic:blipFill rotWithShape="1">
                    <a:blip r:embed="rId8">
                      <a:extLst>
                        <a:ext uri="{28A0092B-C50C-407E-A947-70E740481C1C}">
                          <a14:useLocalDpi xmlns:a14="http://schemas.microsoft.com/office/drawing/2010/main" val="0"/>
                        </a:ext>
                      </a:extLst>
                    </a:blip>
                    <a:srcRect l="7842" t="10001" r="7482" b="8667"/>
                    <a:stretch/>
                  </pic:blipFill>
                  <pic:spPr bwMode="auto">
                    <a:xfrm>
                      <a:off x="0" y="0"/>
                      <a:ext cx="1095608" cy="990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60" w:rsidRPr="00ED5FDB">
        <w:rPr>
          <w:noProof/>
          <w:sz w:val="26"/>
          <w:szCs w:val="26"/>
          <w:lang w:eastAsia="fr-FR"/>
        </w:rPr>
        <w:drawing>
          <wp:anchor distT="0" distB="0" distL="114300" distR="114300" simplePos="0" relativeHeight="251658241" behindDoc="0" locked="0" layoutInCell="1" allowOverlap="1" wp14:anchorId="148A05F6" wp14:editId="24E4F536">
            <wp:simplePos x="0" y="0"/>
            <wp:positionH relativeFrom="margin">
              <wp:align>right</wp:align>
            </wp:positionH>
            <wp:positionV relativeFrom="paragraph">
              <wp:posOffset>288417</wp:posOffset>
            </wp:positionV>
            <wp:extent cx="1240790" cy="480060"/>
            <wp:effectExtent l="0" t="0" r="0" b="0"/>
            <wp:wrapSquare wrapText="bothSides"/>
            <wp:docPr id="1553173213" name="Image 12" descr="ESGIS Bé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IS Bénin"/>
                    <pic:cNvPicPr>
                      <a:picLocks noChangeAspect="1" noChangeArrowheads="1"/>
                    </pic:cNvPicPr>
                  </pic:nvPicPr>
                  <pic:blipFill rotWithShape="1">
                    <a:blip r:embed="rId9">
                      <a:extLst>
                        <a:ext uri="{28A0092B-C50C-407E-A947-70E740481C1C}">
                          <a14:useLocalDpi xmlns:a14="http://schemas.microsoft.com/office/drawing/2010/main" val="0"/>
                        </a:ext>
                      </a:extLst>
                    </a:blip>
                    <a:srcRect l="6793" t="36819" r="6731" b="37013"/>
                    <a:stretch/>
                  </pic:blipFill>
                  <pic:spPr bwMode="auto">
                    <a:xfrm>
                      <a:off x="0" y="0"/>
                      <a:ext cx="1240790" cy="48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7F87" w:rsidRPr="00ED5FDB">
        <w:rPr>
          <w:rFonts w:ascii="Times New Roman" w:hAnsi="Times New Roman" w:cs="Times New Roman"/>
          <w:sz w:val="26"/>
          <w:szCs w:val="26"/>
        </w:rPr>
        <w:tab/>
      </w:r>
    </w:p>
    <w:p w14:paraId="4F35B45D" w14:textId="5AADF711" w:rsidR="004C349B" w:rsidRPr="00ED5FDB" w:rsidRDefault="004C349B" w:rsidP="004C349B">
      <w:pPr>
        <w:jc w:val="center"/>
        <w:rPr>
          <w:rFonts w:ascii="Times New Roman" w:hAnsi="Times New Roman" w:cs="Times New Roman"/>
          <w:b/>
          <w:bCs/>
          <w:sz w:val="26"/>
          <w:szCs w:val="26"/>
        </w:rPr>
      </w:pPr>
    </w:p>
    <w:p w14:paraId="5E138E15" w14:textId="23C226FA" w:rsidR="00E93B0B" w:rsidRPr="00E93B0B" w:rsidRDefault="00E93B0B" w:rsidP="004C349B">
      <w:pPr>
        <w:jc w:val="center"/>
        <w:rPr>
          <w:rFonts w:ascii="Times New Roman" w:hAnsi="Times New Roman" w:cs="Times New Roman"/>
          <w:b/>
          <w:bCs/>
          <w:sz w:val="26"/>
          <w:szCs w:val="26"/>
        </w:rPr>
      </w:pPr>
      <w:r w:rsidRPr="00E93B0B">
        <w:rPr>
          <w:rFonts w:ascii="Times New Roman" w:hAnsi="Times New Roman" w:cs="Times New Roman"/>
          <w:b/>
          <w:bCs/>
          <w:sz w:val="26"/>
          <w:szCs w:val="26"/>
        </w:rPr>
        <w:t>RÉPUBLIQUE DU BÉNIN</w:t>
      </w:r>
    </w:p>
    <w:p w14:paraId="2F3EB34A" w14:textId="6B43BEF8" w:rsidR="00E93B0B" w:rsidRPr="00E93B0B" w:rsidRDefault="00F41DC1" w:rsidP="00F41DC1">
      <w:pPr>
        <w:ind w:left="2880" w:firstLine="720"/>
        <w:rPr>
          <w:rFonts w:ascii="Times New Roman" w:hAnsi="Times New Roman" w:cs="Times New Roman"/>
          <w:sz w:val="26"/>
          <w:szCs w:val="26"/>
        </w:rPr>
      </w:pPr>
      <w:r w:rsidRPr="00ED5FDB">
        <w:rPr>
          <w:rFonts w:ascii="Times New Roman" w:hAnsi="Times New Roman" w:cs="Times New Roman"/>
          <w:b/>
          <w:bCs/>
          <w:sz w:val="26"/>
          <w:szCs w:val="26"/>
        </w:rPr>
        <w:t xml:space="preserve">   </w:t>
      </w:r>
      <w:r w:rsidR="007107F8" w:rsidRPr="00ED5FDB">
        <w:rPr>
          <w:rFonts w:ascii="Times New Roman" w:hAnsi="Times New Roman" w:cs="Times New Roman"/>
          <w:b/>
          <w:bCs/>
          <w:sz w:val="26"/>
          <w:szCs w:val="26"/>
        </w:rPr>
        <w:t xml:space="preserve">  </w:t>
      </w:r>
      <w:r w:rsidR="00E93B0B" w:rsidRPr="00E93B0B">
        <w:rPr>
          <w:rFonts w:ascii="Times New Roman" w:hAnsi="Times New Roman" w:cs="Times New Roman"/>
          <w:b/>
          <w:bCs/>
          <w:sz w:val="26"/>
          <w:szCs w:val="26"/>
        </w:rPr>
        <w:t>********</w:t>
      </w:r>
    </w:p>
    <w:p w14:paraId="1370FACC" w14:textId="1D198B8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MINISTERE DE L’ENSEIGNEMENT SUPÉRIEUR ET DE LA RECHERCHE SCIENTIFIQUE</w:t>
      </w:r>
    </w:p>
    <w:p w14:paraId="70522093" w14:textId="6A1AFB5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19B897A6" w14:textId="473FE923"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ÉCOLE SUPERIEURE DE GESTION D’INFORMATIQUE ET DES SCIENCES</w:t>
      </w:r>
    </w:p>
    <w:p w14:paraId="599E72AD" w14:textId="4D30B481"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2EA2399B" w14:textId="63B86F38"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MÉMOIRE DE FIN D’ÉTUDE POUR L’OBTENTION DES CRÉDITS ASSOCIÉS AU DIPLÔME DE LICENCE PROFESSIONNEL</w:t>
      </w:r>
      <w:r w:rsidR="00BA59DC">
        <w:rPr>
          <w:rFonts w:ascii="Times New Roman" w:hAnsi="Times New Roman" w:cs="Times New Roman"/>
          <w:b/>
          <w:bCs/>
          <w:sz w:val="26"/>
          <w:szCs w:val="26"/>
        </w:rPr>
        <w:t>LE</w:t>
      </w:r>
      <w:r w:rsidRPr="00E93B0B">
        <w:rPr>
          <w:rFonts w:ascii="Times New Roman" w:hAnsi="Times New Roman" w:cs="Times New Roman"/>
          <w:b/>
          <w:bCs/>
          <w:sz w:val="26"/>
          <w:szCs w:val="26"/>
        </w:rPr>
        <w:t xml:space="preserve"> EN INFORMATIQUE, RÉSEAU ET TÉLÉCOMMUNICATION</w:t>
      </w:r>
    </w:p>
    <w:p w14:paraId="3A3FDD9F" w14:textId="63FF390B" w:rsidR="00B0682A" w:rsidRDefault="00E93B0B" w:rsidP="00177154">
      <w:pPr>
        <w:rPr>
          <w:rFonts w:ascii="Times New Roman" w:hAnsi="Times New Roman" w:cs="Times New Roman"/>
          <w:b/>
          <w:bCs/>
          <w:sz w:val="26"/>
          <w:szCs w:val="26"/>
        </w:rPr>
      </w:pPr>
      <w:r w:rsidRPr="00ED5FDB">
        <w:rPr>
          <w:rFonts w:ascii="Times New Roman" w:hAnsi="Times New Roman" w:cs="Times New Roman"/>
          <w:b/>
          <w:bCs/>
          <w:sz w:val="26"/>
          <w:szCs w:val="26"/>
          <w:u w:val="single"/>
        </w:rPr>
        <w:t>Filière</w:t>
      </w:r>
      <w:r w:rsidRPr="00ED5FDB">
        <w:rPr>
          <w:rFonts w:ascii="Times New Roman" w:hAnsi="Times New Roman" w:cs="Times New Roman"/>
          <w:b/>
          <w:bCs/>
          <w:sz w:val="26"/>
          <w:szCs w:val="26"/>
        </w:rPr>
        <w:t xml:space="preserve"> : Informatique, Réseaux et Télécommunication</w:t>
      </w:r>
    </w:p>
    <w:p w14:paraId="06466A10" w14:textId="44470B53" w:rsidR="0077646B" w:rsidRPr="00BA59DC" w:rsidRDefault="000C0B49" w:rsidP="00177154">
      <w:pPr>
        <w:rPr>
          <w:rFonts w:ascii="Times New Roman" w:hAnsi="Times New Roman" w:cs="Times New Roman"/>
          <w:sz w:val="26"/>
          <w:szCs w:val="26"/>
        </w:rPr>
      </w:pPr>
      <w:r w:rsidRPr="00ED5FDB">
        <w:rPr>
          <w:rFonts w:ascii="Times New Roman" w:hAnsi="Times New Roman" w:cs="Times New Roman"/>
          <w:b/>
          <w:bCs/>
          <w:noProof/>
          <w:sz w:val="26"/>
          <w:szCs w:val="26"/>
          <w:lang w:eastAsia="fr-FR"/>
        </w:rPr>
        <mc:AlternateContent>
          <mc:Choice Requires="wps">
            <w:drawing>
              <wp:anchor distT="0" distB="0" distL="114300" distR="114300" simplePos="0" relativeHeight="251658246" behindDoc="0" locked="0" layoutInCell="1" allowOverlap="1" wp14:anchorId="6D0BDF19" wp14:editId="1617AD6F">
                <wp:simplePos x="0" y="0"/>
                <wp:positionH relativeFrom="margin">
                  <wp:align>left</wp:align>
                </wp:positionH>
                <wp:positionV relativeFrom="paragraph">
                  <wp:posOffset>416385</wp:posOffset>
                </wp:positionV>
                <wp:extent cx="5721350" cy="1530985"/>
                <wp:effectExtent l="0" t="0" r="0" b="0"/>
                <wp:wrapThrough wrapText="bothSides">
                  <wp:wrapPolygon edited="0">
                    <wp:start x="1366" y="0"/>
                    <wp:lineTo x="0" y="269"/>
                    <wp:lineTo x="0" y="20158"/>
                    <wp:lineTo x="7192" y="21233"/>
                    <wp:lineTo x="20353" y="21233"/>
                    <wp:lineTo x="21504" y="20964"/>
                    <wp:lineTo x="21504" y="1075"/>
                    <wp:lineTo x="14024" y="0"/>
                    <wp:lineTo x="1366" y="0"/>
                  </wp:wrapPolygon>
                </wp:wrapThrough>
                <wp:docPr id="1448165174" name="Double vague 14"/>
                <wp:cNvGraphicFramePr/>
                <a:graphic xmlns:a="http://schemas.openxmlformats.org/drawingml/2006/main">
                  <a:graphicData uri="http://schemas.microsoft.com/office/word/2010/wordprocessingShape">
                    <wps:wsp>
                      <wps:cNvSpPr/>
                      <wps:spPr>
                        <a:xfrm>
                          <a:off x="0" y="0"/>
                          <a:ext cx="5721350" cy="1530985"/>
                        </a:xfrm>
                        <a:prstGeom prst="doubleWave">
                          <a:avLst>
                            <a:gd name="adj1" fmla="val 6250"/>
                            <a:gd name="adj2" fmla="val 0"/>
                          </a:avLst>
                        </a:prstGeom>
                        <a:solidFill>
                          <a:schemeClr val="accent5"/>
                        </a:solidFill>
                        <a:ln w="38100">
                          <a:no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BDF1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14" o:spid="_x0000_s1026" type="#_x0000_t188" style="position:absolute;margin-left:0;margin-top:32.8pt;width:450.5pt;height:120.55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" adj="1350" fillcolor="#5b9bd5 [3208]" stroked="f" strokeweight="3pt">
                <v:textbo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v:textbox>
                <w10:wrap type="through" anchorx="margin"/>
              </v:shape>
            </w:pict>
          </mc:Fallback>
        </mc:AlternateContent>
      </w:r>
      <w:r w:rsidR="00BA59DC" w:rsidRPr="00E93B0B">
        <w:rPr>
          <w:rFonts w:ascii="Times New Roman" w:hAnsi="Times New Roman" w:cs="Times New Roman"/>
          <w:b/>
          <w:bCs/>
          <w:sz w:val="26"/>
          <w:szCs w:val="26"/>
          <w:u w:val="single"/>
        </w:rPr>
        <w:t>Option</w:t>
      </w:r>
      <w:r w:rsidR="00BA59DC" w:rsidRPr="00E93B0B">
        <w:rPr>
          <w:rFonts w:ascii="Times New Roman" w:hAnsi="Times New Roman" w:cs="Times New Roman"/>
          <w:b/>
          <w:bCs/>
          <w:sz w:val="26"/>
          <w:szCs w:val="26"/>
        </w:rPr>
        <w:t xml:space="preserve"> : Architecture des Logiciels</w:t>
      </w:r>
    </w:p>
    <w:p w14:paraId="7ED56420" w14:textId="582FFE99" w:rsidR="00080988" w:rsidRDefault="00080988" w:rsidP="00CA6198">
      <w:pPr>
        <w:jc w:val="center"/>
        <w:rPr>
          <w:rFonts w:ascii="Times New Roman" w:hAnsi="Times New Roman" w:cs="Times New Roman"/>
          <w:b/>
          <w:bCs/>
          <w:sz w:val="26"/>
          <w:szCs w:val="26"/>
          <w:u w:val="single"/>
        </w:rPr>
      </w:pPr>
    </w:p>
    <w:p w14:paraId="3FF6154C" w14:textId="25E5E02A" w:rsidR="00CA6198" w:rsidRPr="00CA6198" w:rsidRDefault="00CA6198" w:rsidP="00CA6198">
      <w:pPr>
        <w:jc w:val="center"/>
        <w:rPr>
          <w:rFonts w:ascii="Times New Roman" w:hAnsi="Times New Roman" w:cs="Times New Roman"/>
          <w:sz w:val="26"/>
          <w:szCs w:val="26"/>
        </w:rPr>
      </w:pPr>
      <w:r w:rsidRPr="00CA6198">
        <w:rPr>
          <w:rFonts w:ascii="Times New Roman" w:hAnsi="Times New Roman" w:cs="Times New Roman"/>
          <w:b/>
          <w:bCs/>
          <w:sz w:val="26"/>
          <w:szCs w:val="26"/>
          <w:u w:val="single"/>
        </w:rPr>
        <w:t>Réalisé Par</w:t>
      </w:r>
      <w:r w:rsidRPr="00CA6198">
        <w:rPr>
          <w:rFonts w:ascii="Times New Roman" w:hAnsi="Times New Roman" w:cs="Times New Roman"/>
          <w:b/>
          <w:bCs/>
          <w:sz w:val="26"/>
          <w:szCs w:val="26"/>
        </w:rPr>
        <w:t xml:space="preserve"> :</w:t>
      </w:r>
      <w:r w:rsidR="004155A1">
        <w:rPr>
          <w:rFonts w:ascii="Times New Roman" w:hAnsi="Times New Roman" w:cs="Times New Roman"/>
          <w:b/>
          <w:bCs/>
          <w:sz w:val="26"/>
          <w:szCs w:val="26"/>
        </w:rPr>
        <w:tab/>
      </w:r>
    </w:p>
    <w:p w14:paraId="5E9BCF50" w14:textId="223E2B66" w:rsidR="00CA6198" w:rsidRPr="00CA6198" w:rsidRDefault="00A638AF" w:rsidP="000F01AD">
      <w:pPr>
        <w:jc w:val="center"/>
        <w:rPr>
          <w:rFonts w:ascii="Times New Roman" w:hAnsi="Times New Roman" w:cs="Times New Roman"/>
          <w:sz w:val="26"/>
          <w:szCs w:val="26"/>
        </w:rPr>
      </w:pPr>
      <w:r>
        <w:rPr>
          <w:rFonts w:ascii="Times New Roman" w:hAnsi="Times New Roman" w:cs="Times New Roman"/>
          <w:sz w:val="26"/>
          <w:szCs w:val="26"/>
        </w:rPr>
        <w:t xml:space="preserve">Besilia </w:t>
      </w:r>
      <w:r w:rsidR="003C4E94">
        <w:rPr>
          <w:rFonts w:ascii="Times New Roman" w:hAnsi="Times New Roman" w:cs="Times New Roman"/>
          <w:sz w:val="26"/>
          <w:szCs w:val="26"/>
        </w:rPr>
        <w:t>S</w:t>
      </w:r>
      <w:r w:rsidR="00B5456F">
        <w:rPr>
          <w:rFonts w:ascii="Times New Roman" w:hAnsi="Times New Roman" w:cs="Times New Roman"/>
          <w:sz w:val="26"/>
          <w:szCs w:val="26"/>
        </w:rPr>
        <w:t>ènan</w:t>
      </w:r>
      <w:r w:rsidR="00925705">
        <w:rPr>
          <w:rFonts w:ascii="Times New Roman" w:hAnsi="Times New Roman" w:cs="Times New Roman"/>
          <w:sz w:val="26"/>
          <w:szCs w:val="26"/>
        </w:rPr>
        <w:t xml:space="preserve"> </w:t>
      </w:r>
      <w:r w:rsidR="00925705" w:rsidRPr="007D1E99">
        <w:rPr>
          <w:rFonts w:ascii="Times New Roman" w:hAnsi="Times New Roman" w:cs="Times New Roman"/>
          <w:sz w:val="26"/>
          <w:szCs w:val="26"/>
        </w:rPr>
        <w:t>AHOMAGNON</w:t>
      </w:r>
      <w:r w:rsidR="007C5395"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375ED1"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7B6505">
        <w:rPr>
          <w:rFonts w:ascii="Times New Roman" w:hAnsi="Times New Roman" w:cs="Times New Roman"/>
          <w:sz w:val="26"/>
          <w:szCs w:val="26"/>
        </w:rPr>
        <w:t>&amp;</w:t>
      </w:r>
      <w:r w:rsidR="0006011C">
        <w:rPr>
          <w:rFonts w:ascii="Times New Roman" w:hAnsi="Times New Roman" w:cs="Times New Roman"/>
          <w:sz w:val="26"/>
          <w:szCs w:val="26"/>
        </w:rPr>
        <w:t xml:space="preserve">   </w:t>
      </w:r>
      <w:r w:rsidR="007B6505">
        <w:rPr>
          <w:rFonts w:ascii="Times New Roman" w:hAnsi="Times New Roman" w:cs="Times New Roman"/>
          <w:sz w:val="26"/>
          <w:szCs w:val="26"/>
        </w:rPr>
        <w:t xml:space="preserve"> </w:t>
      </w:r>
      <w:r w:rsidR="007C5395">
        <w:rPr>
          <w:rFonts w:ascii="Times New Roman" w:hAnsi="Times New Roman" w:cs="Times New Roman"/>
          <w:sz w:val="26"/>
          <w:szCs w:val="26"/>
        </w:rPr>
        <w:t xml:space="preserve"> </w:t>
      </w:r>
      <w:r w:rsidR="000F01AD">
        <w:rPr>
          <w:rFonts w:ascii="Times New Roman" w:hAnsi="Times New Roman" w:cs="Times New Roman"/>
          <w:sz w:val="26"/>
          <w:szCs w:val="26"/>
        </w:rPr>
        <w:t>Léa</w:t>
      </w:r>
      <w:r w:rsidR="00101C0D">
        <w:rPr>
          <w:rFonts w:ascii="Times New Roman" w:hAnsi="Times New Roman" w:cs="Times New Roman"/>
          <w:sz w:val="26"/>
          <w:szCs w:val="26"/>
        </w:rPr>
        <w:t xml:space="preserve"> Tayé</w:t>
      </w:r>
      <w:r w:rsidR="007B6505">
        <w:rPr>
          <w:rFonts w:ascii="Times New Roman" w:hAnsi="Times New Roman" w:cs="Times New Roman"/>
          <w:sz w:val="26"/>
          <w:szCs w:val="26"/>
        </w:rPr>
        <w:t xml:space="preserve"> AKOSSETAN</w:t>
      </w:r>
    </w:p>
    <w:p w14:paraId="54DAF5D1" w14:textId="77777777" w:rsidR="00ED38A1" w:rsidRPr="00CA6198" w:rsidRDefault="00ED38A1" w:rsidP="00ED38A1">
      <w:pPr>
        <w:rPr>
          <w:rFonts w:ascii="Times New Roman" w:hAnsi="Times New Roman" w:cs="Times New Roman"/>
          <w:sz w:val="26"/>
          <w:szCs w:val="26"/>
        </w:rPr>
      </w:pP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mémoire</w:t>
      </w:r>
      <w:r w:rsidRPr="00CA6198">
        <w:rPr>
          <w:rFonts w:ascii="Times New Roman" w:hAnsi="Times New Roman" w:cs="Times New Roman"/>
          <w:b/>
          <w:bCs/>
          <w:sz w:val="26"/>
          <w:szCs w:val="26"/>
        </w:rPr>
        <w:t xml:space="preserve"> :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Stage</w:t>
      </w:r>
      <w:r w:rsidRPr="00CA6198">
        <w:rPr>
          <w:rFonts w:ascii="Times New Roman" w:hAnsi="Times New Roman" w:cs="Times New Roman"/>
          <w:b/>
          <w:bCs/>
          <w:sz w:val="26"/>
          <w:szCs w:val="26"/>
        </w:rPr>
        <w:t xml:space="preserve"> :</w:t>
      </w:r>
    </w:p>
    <w:p w14:paraId="6F153741" w14:textId="77777777" w:rsidR="00ED38A1" w:rsidRDefault="00ED38A1" w:rsidP="00ED38A1">
      <w:pPr>
        <w:rPr>
          <w:rFonts w:ascii="Times New Roman" w:hAnsi="Times New Roman" w:cs="Times New Roman"/>
          <w:b/>
          <w:bCs/>
          <w:sz w:val="26"/>
          <w:szCs w:val="26"/>
        </w:rPr>
      </w:pPr>
      <w:r>
        <w:rPr>
          <w:rFonts w:ascii="Times New Roman" w:hAnsi="Times New Roman" w:cs="Times New Roman"/>
          <w:b/>
          <w:bCs/>
          <w:sz w:val="26"/>
          <w:szCs w:val="26"/>
        </w:rPr>
        <w:t>M. da Eleison MATHA SANT’ANNA</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M. Verbeck DEGBESSE</w:t>
      </w:r>
    </w:p>
    <w:p w14:paraId="3B82E768" w14:textId="77777777" w:rsidR="00080988" w:rsidRDefault="00080988" w:rsidP="00080988">
      <w:pPr>
        <w:jc w:val="center"/>
        <w:rPr>
          <w:rFonts w:ascii="Times New Roman" w:hAnsi="Times New Roman" w:cs="Times New Roman"/>
          <w:b/>
          <w:bCs/>
          <w:sz w:val="26"/>
          <w:szCs w:val="26"/>
        </w:rPr>
      </w:pPr>
    </w:p>
    <w:p w14:paraId="7F820E90" w14:textId="29529419" w:rsidR="00080988" w:rsidRDefault="00127C91" w:rsidP="00127C91">
      <w:pPr>
        <w:tabs>
          <w:tab w:val="center" w:pos="4536"/>
          <w:tab w:val="left" w:pos="7291"/>
        </w:tabs>
        <w:rPr>
          <w:rFonts w:ascii="Times New Roman" w:hAnsi="Times New Roman" w:cs="Times New Roman"/>
          <w:b/>
          <w:bCs/>
          <w:sz w:val="26"/>
          <w:szCs w:val="26"/>
        </w:rPr>
        <w:sectPr w:rsidR="00080988" w:rsidSect="00080988">
          <w:headerReference w:type="default" r:id="rId10"/>
          <w:footerReference w:type="default" r:id="rId11"/>
          <w:headerReference w:type="first" r:id="rId12"/>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ab/>
      </w:r>
      <w:r w:rsidR="00080988" w:rsidRPr="00CA6198">
        <w:rPr>
          <w:rFonts w:ascii="Times New Roman" w:hAnsi="Times New Roman" w:cs="Times New Roman"/>
          <w:b/>
          <w:bCs/>
          <w:sz w:val="26"/>
          <w:szCs w:val="26"/>
        </w:rPr>
        <w:t>Année académique 202</w:t>
      </w:r>
      <w:r w:rsidR="00080988">
        <w:rPr>
          <w:rFonts w:ascii="Times New Roman" w:hAnsi="Times New Roman" w:cs="Times New Roman"/>
          <w:b/>
          <w:bCs/>
          <w:sz w:val="26"/>
          <w:szCs w:val="26"/>
        </w:rPr>
        <w:t>4</w:t>
      </w:r>
      <w:r w:rsidR="00080988" w:rsidRPr="00CA6198">
        <w:rPr>
          <w:rFonts w:ascii="Times New Roman" w:hAnsi="Times New Roman" w:cs="Times New Roman"/>
          <w:b/>
          <w:bCs/>
          <w:sz w:val="26"/>
          <w:szCs w:val="26"/>
        </w:rPr>
        <w:t>-202</w:t>
      </w:r>
      <w:r w:rsidR="00080988">
        <w:rPr>
          <w:rFonts w:ascii="Times New Roman" w:hAnsi="Times New Roman" w:cs="Times New Roman"/>
          <w:b/>
          <w:bCs/>
          <w:sz w:val="26"/>
          <w:szCs w:val="26"/>
        </w:rPr>
        <w:t>5</w:t>
      </w:r>
      <w:r w:rsidR="00080988" w:rsidRPr="00CA6198">
        <w:rPr>
          <w:rFonts w:ascii="Times New Roman" w:hAnsi="Times New Roman" w:cs="Times New Roman"/>
          <w:b/>
          <w:bCs/>
          <w:sz w:val="26"/>
          <w:szCs w:val="26"/>
        </w:rPr>
        <w:t xml:space="preserve"> </w:t>
      </w:r>
      <w:r>
        <w:rPr>
          <w:rFonts w:ascii="Times New Roman" w:hAnsi="Times New Roman" w:cs="Times New Roman"/>
          <w:b/>
          <w:bCs/>
          <w:sz w:val="26"/>
          <w:szCs w:val="26"/>
        </w:rPr>
        <w:tab/>
      </w:r>
    </w:p>
    <w:p w14:paraId="7246F40C" w14:textId="77777777" w:rsidR="00AF45B4" w:rsidRPr="00D95B50" w:rsidRDefault="00AF45B4" w:rsidP="006E0B56">
      <w:pPr>
        <w:pStyle w:val="Style1"/>
        <w:rPr>
          <w:sz w:val="40"/>
          <w:szCs w:val="40"/>
        </w:rPr>
      </w:pPr>
      <w:bookmarkStart w:id="0" w:name="_Toc201154306"/>
      <w:r w:rsidRPr="00D95B50">
        <w:rPr>
          <w:sz w:val="40"/>
          <w:szCs w:val="40"/>
        </w:rPr>
        <w:lastRenderedPageBreak/>
        <w:t>APPROBATION DES MAÎTRES MEMOIRES ET DU MAÎTRE DE STAGE</w:t>
      </w:r>
      <w:bookmarkEnd w:id="0"/>
    </w:p>
    <w:p w14:paraId="085D9D1A" w14:textId="77777777" w:rsidR="006C5FC0" w:rsidRDefault="006C5FC0" w:rsidP="00AF45B4">
      <w:pPr>
        <w:jc w:val="center"/>
        <w:rPr>
          <w:rFonts w:ascii="Times New Roman" w:hAnsi="Times New Roman" w:cs="Times New Roman"/>
          <w:b/>
          <w:bCs/>
          <w:sz w:val="36"/>
          <w:szCs w:val="36"/>
        </w:rPr>
      </w:pPr>
    </w:p>
    <w:p w14:paraId="5C7F99A1" w14:textId="77777777" w:rsidR="00AE0A80" w:rsidRDefault="00AE0A80" w:rsidP="00AF45B4">
      <w:pPr>
        <w:jc w:val="center"/>
        <w:rPr>
          <w:rFonts w:ascii="Times New Roman" w:hAnsi="Times New Roman" w:cs="Times New Roman"/>
          <w:b/>
          <w:bCs/>
          <w:sz w:val="36"/>
          <w:szCs w:val="36"/>
        </w:rPr>
      </w:pPr>
    </w:p>
    <w:p w14:paraId="2760F069" w14:textId="5DCE523F" w:rsidR="006C5FC0" w:rsidRPr="00C2415C" w:rsidRDefault="006C5FC0" w:rsidP="00AF45B4">
      <w:pPr>
        <w:jc w:val="center"/>
        <w:rPr>
          <w:rFonts w:ascii="Times New Roman" w:hAnsi="Times New Roman" w:cs="Times New Roman"/>
          <w:b/>
          <w:bCs/>
          <w:sz w:val="36"/>
          <w:szCs w:val="36"/>
        </w:rPr>
      </w:pPr>
      <w:r w:rsidRPr="00C2415C">
        <w:rPr>
          <w:rFonts w:ascii="Times New Roman" w:hAnsi="Times New Roman" w:cs="Times New Roman"/>
          <w:b/>
          <w:bCs/>
          <w:sz w:val="36"/>
          <w:szCs w:val="36"/>
        </w:rPr>
        <w:t>SIGNATURE</w:t>
      </w:r>
      <w:r w:rsidR="007312CD">
        <w:rPr>
          <w:rFonts w:ascii="Times New Roman" w:hAnsi="Times New Roman" w:cs="Times New Roman"/>
          <w:b/>
          <w:bCs/>
          <w:sz w:val="36"/>
          <w:szCs w:val="36"/>
        </w:rPr>
        <w:t>S</w:t>
      </w:r>
    </w:p>
    <w:p w14:paraId="7B2A4B7D" w14:textId="40DC18C9" w:rsidR="00AE0A80" w:rsidRDefault="00AE0A80" w:rsidP="00AF45B4">
      <w:pPr>
        <w:rPr>
          <w:rFonts w:ascii="Times New Roman" w:hAnsi="Times New Roman" w:cs="Times New Roman"/>
          <w:b/>
          <w:bCs/>
          <w:sz w:val="26"/>
          <w:szCs w:val="26"/>
        </w:rPr>
      </w:pPr>
    </w:p>
    <w:p w14:paraId="70A51517" w14:textId="64FACC40" w:rsidR="00AE0A80" w:rsidRDefault="00AE0A80" w:rsidP="00AF45B4">
      <w:pPr>
        <w:rPr>
          <w:rFonts w:ascii="Times New Roman" w:hAnsi="Times New Roman" w:cs="Times New Roman"/>
          <w:b/>
          <w:bCs/>
          <w:sz w:val="26"/>
          <w:szCs w:val="26"/>
        </w:rPr>
      </w:pPr>
    </w:p>
    <w:p w14:paraId="5CDCED92" w14:textId="79BFC429" w:rsidR="000C4178" w:rsidRPr="00A12642" w:rsidRDefault="00402CF5"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50" behindDoc="0" locked="0" layoutInCell="1" allowOverlap="1" wp14:anchorId="495435F6" wp14:editId="025B7088">
                <wp:simplePos x="0" y="0"/>
                <wp:positionH relativeFrom="column">
                  <wp:posOffset>-159385</wp:posOffset>
                </wp:positionH>
                <wp:positionV relativeFrom="paragraph">
                  <wp:posOffset>383721</wp:posOffset>
                </wp:positionV>
                <wp:extent cx="3243943" cy="2097315"/>
                <wp:effectExtent l="0" t="0" r="0" b="0"/>
                <wp:wrapNone/>
                <wp:docPr id="767546859" name="Zone de texte 16"/>
                <wp:cNvGraphicFramePr/>
                <a:graphic xmlns:a="http://schemas.openxmlformats.org/drawingml/2006/main">
                  <a:graphicData uri="http://schemas.microsoft.com/office/word/2010/wordprocessingShape">
                    <wps:wsp>
                      <wps:cNvSpPr txBox="1"/>
                      <wps:spPr>
                        <a:xfrm>
                          <a:off x="0" y="0"/>
                          <a:ext cx="3243943" cy="2097315"/>
                        </a:xfrm>
                        <a:prstGeom prst="rect">
                          <a:avLst/>
                        </a:prstGeom>
                        <a:solidFill>
                          <a:schemeClr val="lt1"/>
                        </a:solidFill>
                        <a:ln w="6350">
                          <a:noFill/>
                        </a:ln>
                      </wps:spPr>
                      <wps:txb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35F6" id="_x0000_t202" coordsize="21600,21600" o:spt="202" path="m,l,21600r21600,l21600,xe">
                <v:stroke joinstyle="miter"/>
                <v:path gradientshapeok="t" o:connecttype="rect"/>
              </v:shapetype>
              <v:shape id="Zone de texte 16" o:spid="_x0000_s1027" type="#_x0000_t202" style="position:absolute;margin-left:-12.55pt;margin-top:30.2pt;width:255.45pt;height:1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" fillcolor="white [3201]" stroked="f" strokeweight=".5pt">
                <v:textbo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v:textbox>
              </v:shape>
            </w:pict>
          </mc:Fallback>
        </mc:AlternateContent>
      </w:r>
    </w:p>
    <w:p w14:paraId="0AF06E2B" w14:textId="4CD55D24" w:rsidR="00AE0A80" w:rsidRPr="00A12642" w:rsidRDefault="00DA4428"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49" behindDoc="0" locked="0" layoutInCell="1" allowOverlap="1" wp14:anchorId="24E263D5" wp14:editId="7F1C9C11">
                <wp:simplePos x="0" y="0"/>
                <wp:positionH relativeFrom="column">
                  <wp:posOffset>4121422</wp:posOffset>
                </wp:positionH>
                <wp:positionV relativeFrom="paragraph">
                  <wp:posOffset>32203</wp:posOffset>
                </wp:positionV>
                <wp:extent cx="2336800" cy="2097315"/>
                <wp:effectExtent l="0" t="0" r="6350" b="0"/>
                <wp:wrapNone/>
                <wp:docPr id="1652518555" name="Zone de texte 16"/>
                <wp:cNvGraphicFramePr/>
                <a:graphic xmlns:a="http://schemas.openxmlformats.org/drawingml/2006/main">
                  <a:graphicData uri="http://schemas.microsoft.com/office/word/2010/wordprocessingShape">
                    <wps:wsp>
                      <wps:cNvSpPr txBox="1"/>
                      <wps:spPr>
                        <a:xfrm>
                          <a:off x="0" y="0"/>
                          <a:ext cx="2336800" cy="2097315"/>
                        </a:xfrm>
                        <a:prstGeom prst="rect">
                          <a:avLst/>
                        </a:prstGeom>
                        <a:solidFill>
                          <a:schemeClr val="lt1"/>
                        </a:solidFill>
                        <a:ln w="6350">
                          <a:noFill/>
                        </a:ln>
                      </wps:spPr>
                      <wps:txb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M. Verbeck DEGBESSE</w:t>
                            </w:r>
                          </w:p>
                          <w:p w14:paraId="517B7F14" w14:textId="77777777" w:rsidR="00020155" w:rsidRPr="00302BB2" w:rsidRDefault="00020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3D5" id="_x0000_s1028" type="#_x0000_t202" style="position:absolute;margin-left:324.5pt;margin-top:2.55pt;width:184pt;height:165.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" fillcolor="white [3201]" stroked="f" strokeweight=".5pt">
                <v:textbo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M. Verbeck DEGBESSE</w:t>
                      </w:r>
                    </w:p>
                    <w:p w14:paraId="517B7F14" w14:textId="77777777" w:rsidR="00020155" w:rsidRPr="00302BB2" w:rsidRDefault="00020155"/>
                  </w:txbxContent>
                </v:textbox>
              </v:shape>
            </w:pict>
          </mc:Fallback>
        </mc:AlternateContent>
      </w:r>
    </w:p>
    <w:p w14:paraId="0C892712" w14:textId="6B9647BA" w:rsidR="00A12642" w:rsidRPr="00A12642" w:rsidRDefault="00A12642" w:rsidP="00AF45B4">
      <w:pPr>
        <w:rPr>
          <w:rFonts w:ascii="Times New Roman" w:hAnsi="Times New Roman" w:cs="Times New Roman"/>
          <w:b/>
          <w:bCs/>
          <w:sz w:val="28"/>
          <w:szCs w:val="28"/>
        </w:rPr>
      </w:pPr>
    </w:p>
    <w:p w14:paraId="3129E486" w14:textId="77777777" w:rsidR="00E23883" w:rsidRDefault="00E23883" w:rsidP="00AF45B4">
      <w:pPr>
        <w:rPr>
          <w:rFonts w:ascii="Times New Roman" w:hAnsi="Times New Roman" w:cs="Times New Roman"/>
          <w:b/>
          <w:bCs/>
          <w:sz w:val="28"/>
          <w:szCs w:val="28"/>
        </w:rPr>
      </w:pPr>
    </w:p>
    <w:p w14:paraId="51C46B64" w14:textId="77777777" w:rsidR="000C4178" w:rsidRDefault="000C4178" w:rsidP="00AF45B4">
      <w:pPr>
        <w:rPr>
          <w:rFonts w:ascii="Times New Roman" w:hAnsi="Times New Roman" w:cs="Times New Roman"/>
          <w:b/>
          <w:bCs/>
          <w:sz w:val="26"/>
          <w:szCs w:val="26"/>
        </w:rPr>
      </w:pPr>
    </w:p>
    <w:p w14:paraId="18CC35E8" w14:textId="77777777" w:rsidR="000C4178" w:rsidRPr="00AF45B4" w:rsidRDefault="000C4178" w:rsidP="00AF45B4">
      <w:pPr>
        <w:rPr>
          <w:rFonts w:ascii="Times New Roman" w:hAnsi="Times New Roman" w:cs="Times New Roman"/>
          <w:b/>
          <w:bCs/>
          <w:sz w:val="26"/>
          <w:szCs w:val="26"/>
        </w:rPr>
      </w:pPr>
    </w:p>
    <w:p w14:paraId="3DB74518" w14:textId="77777777" w:rsidR="002375B9" w:rsidRDefault="002375B9" w:rsidP="00B63C4C">
      <w:pPr>
        <w:jc w:val="center"/>
        <w:rPr>
          <w:rFonts w:ascii="Times New Roman" w:hAnsi="Times New Roman" w:cs="Times New Roman"/>
          <w:sz w:val="26"/>
          <w:szCs w:val="26"/>
        </w:rPr>
      </w:pPr>
    </w:p>
    <w:p w14:paraId="4FA4321A" w14:textId="77777777" w:rsidR="00A50380" w:rsidRDefault="00A50380">
      <w:pPr>
        <w:rPr>
          <w:rFonts w:ascii="Times New Roman" w:hAnsi="Times New Roman" w:cs="Times New Roman"/>
          <w:sz w:val="26"/>
          <w:szCs w:val="26"/>
        </w:rPr>
        <w:sectPr w:rsidR="00A50380" w:rsidSect="006D06EC">
          <w:headerReference w:type="default" r:id="rId13"/>
          <w:footerReference w:type="default" r:id="rId14"/>
          <w:headerReference w:type="first" r:id="rId15"/>
          <w:footerReference w:type="first" r:id="rId16"/>
          <w:pgSz w:w="11906" w:h="16838"/>
          <w:pgMar w:top="1417" w:right="1417" w:bottom="1417" w:left="1417" w:header="709" w:footer="708" w:gutter="0"/>
          <w:pgNumType w:fmt="lowerRoman" w:start="1"/>
          <w:cols w:space="708"/>
          <w:titlePg/>
          <w:docGrid w:linePitch="360"/>
        </w:sectPr>
      </w:pPr>
    </w:p>
    <w:p w14:paraId="28F9BBFE" w14:textId="1EEEF045" w:rsidR="00173A66" w:rsidRDefault="002375B9" w:rsidP="006E0B56">
      <w:pPr>
        <w:pStyle w:val="Style1"/>
      </w:pPr>
      <w:r>
        <w:lastRenderedPageBreak/>
        <w:br w:type="page"/>
      </w:r>
      <w:bookmarkStart w:id="1" w:name="_Toc201154307"/>
      <w:r w:rsidR="00EB143E" w:rsidRPr="00C32BCB">
        <w:rPr>
          <w:sz w:val="40"/>
          <w:szCs w:val="40"/>
        </w:rPr>
        <w:lastRenderedPageBreak/>
        <w:t>DEDICACES</w:t>
      </w:r>
      <w:bookmarkEnd w:id="1"/>
    </w:p>
    <w:p w14:paraId="52AF184F" w14:textId="77777777" w:rsidR="00A91C7C" w:rsidRDefault="00A91C7C" w:rsidP="00173A66">
      <w:pPr>
        <w:jc w:val="center"/>
        <w:rPr>
          <w:rFonts w:ascii="Times New Roman" w:hAnsi="Times New Roman" w:cs="Times New Roman"/>
          <w:sz w:val="26"/>
          <w:szCs w:val="26"/>
        </w:rPr>
      </w:pPr>
    </w:p>
    <w:p w14:paraId="316E085A" w14:textId="13738B2E" w:rsidR="00A91C7C" w:rsidRPr="00A91C7C" w:rsidRDefault="00A91C7C" w:rsidP="00173A66">
      <w:pPr>
        <w:jc w:val="center"/>
        <w:rPr>
          <w:rFonts w:ascii="Times New Roman" w:hAnsi="Times New Roman" w:cs="Times New Roman"/>
          <w:sz w:val="26"/>
          <w:szCs w:val="26"/>
        </w:rPr>
      </w:pPr>
      <w:r w:rsidRPr="00A91C7C">
        <w:rPr>
          <w:rFonts w:ascii="Times New Roman" w:hAnsi="Times New Roman" w:cs="Times New Roman"/>
          <w:sz w:val="26"/>
          <w:szCs w:val="26"/>
        </w:rPr>
        <w:t>Besilia AHOMAGNON</w:t>
      </w:r>
    </w:p>
    <w:p w14:paraId="0FADC4E3" w14:textId="5195A479" w:rsidR="00173A66" w:rsidRPr="00173A66" w:rsidRDefault="008C3604" w:rsidP="00173A66">
      <w:pPr>
        <w:rPr>
          <w:rFonts w:ascii="Times New Roman" w:hAnsi="Times New Roman" w:cs="Times New Roman"/>
          <w:sz w:val="26"/>
          <w:szCs w:val="26"/>
        </w:rPr>
      </w:pPr>
      <w:r>
        <w:rPr>
          <w:rFonts w:ascii="Times New Roman" w:hAnsi="Times New Roman" w:cs="Times New Roman"/>
          <w:sz w:val="26"/>
          <w:szCs w:val="26"/>
        </w:rPr>
        <w:t>Je</w:t>
      </w:r>
      <w:r w:rsidR="00173A66"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00173A66"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00173A66" w:rsidRPr="00173A66">
        <w:rPr>
          <w:rFonts w:ascii="Times New Roman" w:hAnsi="Times New Roman" w:cs="Times New Roman"/>
          <w:sz w:val="26"/>
          <w:szCs w:val="26"/>
        </w:rPr>
        <w:t xml:space="preserve"> p</w:t>
      </w:r>
      <w:r w:rsidR="00F7060F">
        <w:rPr>
          <w:rFonts w:ascii="Times New Roman" w:hAnsi="Times New Roman" w:cs="Times New Roman"/>
          <w:sz w:val="26"/>
          <w:szCs w:val="26"/>
        </w:rPr>
        <w:t>ère et ma mère</w:t>
      </w:r>
      <w:r w:rsidR="00173A66" w:rsidRPr="00173A66">
        <w:rPr>
          <w:rFonts w:ascii="Times New Roman" w:hAnsi="Times New Roman" w:cs="Times New Roman"/>
          <w:sz w:val="26"/>
          <w:szCs w:val="26"/>
        </w:rPr>
        <w:t xml:space="preserve">, </w:t>
      </w:r>
    </w:p>
    <w:p w14:paraId="13CCC6EA" w14:textId="77777777" w:rsidR="005B7DD9" w:rsidRDefault="005B7DD9" w:rsidP="00173A66">
      <w:pPr>
        <w:rPr>
          <w:rFonts w:ascii="Times New Roman" w:hAnsi="Times New Roman" w:cs="Times New Roman"/>
          <w:sz w:val="26"/>
          <w:szCs w:val="26"/>
        </w:rPr>
      </w:pPr>
    </w:p>
    <w:p w14:paraId="05144168" w14:textId="77777777" w:rsidR="005B7DD9" w:rsidRDefault="005B7DD9" w:rsidP="00173A66">
      <w:pPr>
        <w:rPr>
          <w:rFonts w:ascii="Times New Roman" w:hAnsi="Times New Roman" w:cs="Times New Roman"/>
          <w:sz w:val="26"/>
          <w:szCs w:val="26"/>
        </w:rPr>
      </w:pPr>
    </w:p>
    <w:p w14:paraId="57826ABD" w14:textId="6F27AAA8" w:rsidR="005B7DD9" w:rsidRPr="00A91C7C" w:rsidRDefault="005B7DD9" w:rsidP="005B7DD9">
      <w:pPr>
        <w:jc w:val="center"/>
        <w:rPr>
          <w:rFonts w:ascii="Times New Roman" w:hAnsi="Times New Roman" w:cs="Times New Roman"/>
          <w:sz w:val="26"/>
          <w:szCs w:val="26"/>
        </w:rPr>
      </w:pPr>
      <w:r>
        <w:rPr>
          <w:rFonts w:ascii="Times New Roman" w:hAnsi="Times New Roman" w:cs="Times New Roman"/>
          <w:sz w:val="26"/>
          <w:szCs w:val="26"/>
        </w:rPr>
        <w:t>Léa</w:t>
      </w:r>
      <w:r w:rsidRPr="00A91C7C">
        <w:rPr>
          <w:rFonts w:ascii="Times New Roman" w:hAnsi="Times New Roman" w:cs="Times New Roman"/>
          <w:sz w:val="26"/>
          <w:szCs w:val="26"/>
        </w:rPr>
        <w:t xml:space="preserve"> </w:t>
      </w:r>
      <w:r>
        <w:rPr>
          <w:rFonts w:ascii="Times New Roman" w:hAnsi="Times New Roman" w:cs="Times New Roman"/>
          <w:sz w:val="26"/>
          <w:szCs w:val="26"/>
        </w:rPr>
        <w:t>AKOSSETAN</w:t>
      </w:r>
    </w:p>
    <w:p w14:paraId="39A8EDF1" w14:textId="77777777" w:rsidR="00F7060F" w:rsidRPr="00173A66" w:rsidRDefault="00F7060F" w:rsidP="00F7060F">
      <w:pPr>
        <w:rPr>
          <w:rFonts w:ascii="Times New Roman" w:hAnsi="Times New Roman" w:cs="Times New Roman"/>
          <w:sz w:val="26"/>
          <w:szCs w:val="26"/>
        </w:rPr>
      </w:pPr>
      <w:r>
        <w:rPr>
          <w:rFonts w:ascii="Times New Roman" w:hAnsi="Times New Roman" w:cs="Times New Roman"/>
          <w:sz w:val="26"/>
          <w:szCs w:val="26"/>
        </w:rPr>
        <w:t>Je</w:t>
      </w:r>
      <w:r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Pr="00173A66">
        <w:rPr>
          <w:rFonts w:ascii="Times New Roman" w:hAnsi="Times New Roman" w:cs="Times New Roman"/>
          <w:sz w:val="26"/>
          <w:szCs w:val="26"/>
        </w:rPr>
        <w:t xml:space="preserve"> p</w:t>
      </w:r>
      <w:r>
        <w:rPr>
          <w:rFonts w:ascii="Times New Roman" w:hAnsi="Times New Roman" w:cs="Times New Roman"/>
          <w:sz w:val="26"/>
          <w:szCs w:val="26"/>
        </w:rPr>
        <w:t>ère et ma mère</w:t>
      </w:r>
      <w:r w:rsidRPr="00173A66">
        <w:rPr>
          <w:rFonts w:ascii="Times New Roman" w:hAnsi="Times New Roman" w:cs="Times New Roman"/>
          <w:sz w:val="26"/>
          <w:szCs w:val="26"/>
        </w:rPr>
        <w:t xml:space="preserve">, </w:t>
      </w:r>
    </w:p>
    <w:p w14:paraId="6AD06368" w14:textId="77777777" w:rsidR="005B7DD9" w:rsidRDefault="005B7DD9" w:rsidP="00173A66">
      <w:pPr>
        <w:rPr>
          <w:rFonts w:ascii="Times New Roman" w:hAnsi="Times New Roman" w:cs="Times New Roman"/>
          <w:sz w:val="26"/>
          <w:szCs w:val="26"/>
        </w:rPr>
      </w:pPr>
    </w:p>
    <w:p w14:paraId="57D81A48" w14:textId="77777777" w:rsidR="00CD46F5" w:rsidRDefault="00CD46F5">
      <w:pPr>
        <w:rPr>
          <w:rFonts w:ascii="Times New Roman" w:hAnsi="Times New Roman" w:cs="Times New Roman"/>
          <w:sz w:val="26"/>
          <w:szCs w:val="26"/>
        </w:rPr>
      </w:pPr>
      <w:r>
        <w:rPr>
          <w:rFonts w:ascii="Times New Roman" w:hAnsi="Times New Roman" w:cs="Times New Roman"/>
          <w:sz w:val="26"/>
          <w:szCs w:val="26"/>
        </w:rPr>
        <w:br w:type="page"/>
      </w:r>
    </w:p>
    <w:p w14:paraId="2B655909" w14:textId="77777777" w:rsidR="00FF2DE3" w:rsidRPr="00D157E8" w:rsidRDefault="00D02443" w:rsidP="00EA0A83">
      <w:pPr>
        <w:pStyle w:val="Style6"/>
      </w:pPr>
      <w:bookmarkStart w:id="2" w:name="_Toc201154308"/>
      <w:r w:rsidRPr="00C32BCB">
        <w:lastRenderedPageBreak/>
        <w:t>REMERCIEMENTS</w:t>
      </w:r>
      <w:bookmarkEnd w:id="2"/>
      <w:r w:rsidRPr="00D157E8">
        <w:t xml:space="preserve"> </w:t>
      </w:r>
    </w:p>
    <w:p w14:paraId="5EC1462D" w14:textId="261D1E60" w:rsidR="00BE477E"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 xml:space="preserve">Nous rendons grâce à Dieu, le Tout-Puissant, </w:t>
      </w:r>
      <w:r w:rsidR="00372D85">
        <w:rPr>
          <w:rFonts w:ascii="Times New Roman" w:hAnsi="Times New Roman" w:cs="Times New Roman"/>
          <w:sz w:val="26"/>
          <w:szCs w:val="26"/>
        </w:rPr>
        <w:t xml:space="preserve">de </w:t>
      </w:r>
      <w:r w:rsidRPr="00BE477E">
        <w:rPr>
          <w:rFonts w:ascii="Times New Roman" w:hAnsi="Times New Roman" w:cs="Times New Roman"/>
          <w:sz w:val="26"/>
          <w:szCs w:val="26"/>
        </w:rPr>
        <w:t>nous a</w:t>
      </w:r>
      <w:r w:rsidR="00372D85">
        <w:rPr>
          <w:rFonts w:ascii="Times New Roman" w:hAnsi="Times New Roman" w:cs="Times New Roman"/>
          <w:sz w:val="26"/>
          <w:szCs w:val="26"/>
        </w:rPr>
        <w:t>voir</w:t>
      </w:r>
      <w:r w:rsidRPr="00BE477E">
        <w:rPr>
          <w:rFonts w:ascii="Times New Roman" w:hAnsi="Times New Roman" w:cs="Times New Roman"/>
          <w:sz w:val="26"/>
          <w:szCs w:val="26"/>
        </w:rPr>
        <w:t xml:space="preserve"> accordé la vie, la lucidité, la sagesse et les facultés intellectuelles nécessaires à l’accomplissement de ce projet de fin d’études</w:t>
      </w:r>
      <w:r w:rsidR="00925033">
        <w:rPr>
          <w:rFonts w:ascii="Times New Roman" w:hAnsi="Times New Roman" w:cs="Times New Roman"/>
          <w:sz w:val="26"/>
          <w:szCs w:val="26"/>
        </w:rPr>
        <w:t>, a</w:t>
      </w:r>
      <w:r w:rsidR="00C2779D">
        <w:rPr>
          <w:rFonts w:ascii="Times New Roman" w:hAnsi="Times New Roman" w:cs="Times New Roman"/>
          <w:sz w:val="26"/>
          <w:szCs w:val="26"/>
        </w:rPr>
        <w:t>insi que d’avoir permis le bon d</w:t>
      </w:r>
      <w:r w:rsidR="001C09F8">
        <w:rPr>
          <w:rFonts w:ascii="Times New Roman" w:hAnsi="Times New Roman" w:cs="Times New Roman"/>
          <w:sz w:val="26"/>
          <w:szCs w:val="26"/>
        </w:rPr>
        <w:t>éroulement de ce processus.</w:t>
      </w:r>
    </w:p>
    <w:p w14:paraId="65A28172" w14:textId="77777777" w:rsidR="00277A3B"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Nous exprimons également notre profonde gratitude à toutes les personnes qui, de près ou de loin, ont contribué à la réalisation de ce travail.</w:t>
      </w:r>
    </w:p>
    <w:p w14:paraId="21BFC434" w14:textId="4E558090" w:rsidR="00D45897" w:rsidRDefault="008C3378" w:rsidP="00F2337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Nous expri</w:t>
      </w:r>
      <w:r w:rsidR="00AA77C1">
        <w:rPr>
          <w:rFonts w:ascii="Times New Roman" w:hAnsi="Times New Roman" w:cs="Times New Roman"/>
          <w:sz w:val="26"/>
          <w:szCs w:val="26"/>
        </w:rPr>
        <w:t>mons notre gratitude envers</w:t>
      </w:r>
      <w:r w:rsidR="00277A3B">
        <w:rPr>
          <w:rFonts w:ascii="Times New Roman" w:hAnsi="Times New Roman" w:cs="Times New Roman"/>
          <w:sz w:val="26"/>
          <w:szCs w:val="26"/>
        </w:rPr>
        <w:t xml:space="preserve"> notre encadreur </w:t>
      </w:r>
      <w:r w:rsidR="00277A3B" w:rsidRPr="00467494">
        <w:rPr>
          <w:rFonts w:ascii="Times New Roman" w:hAnsi="Times New Roman" w:cs="Times New Roman"/>
          <w:sz w:val="28"/>
          <w:szCs w:val="28"/>
        </w:rPr>
        <w:t xml:space="preserve">M. </w:t>
      </w:r>
      <w:r w:rsidR="00DA7B0F" w:rsidRPr="00467494">
        <w:rPr>
          <w:rFonts w:ascii="Times New Roman" w:hAnsi="Times New Roman" w:cs="Times New Roman"/>
          <w:sz w:val="28"/>
          <w:szCs w:val="28"/>
        </w:rPr>
        <w:t xml:space="preserve">Eleison </w:t>
      </w:r>
      <w:r w:rsidR="00277A3B" w:rsidRPr="00467494">
        <w:rPr>
          <w:rFonts w:ascii="Times New Roman" w:hAnsi="Times New Roman" w:cs="Times New Roman"/>
          <w:sz w:val="28"/>
          <w:szCs w:val="28"/>
        </w:rPr>
        <w:t>da MATHA SANT’ANNA</w:t>
      </w:r>
      <w:r w:rsidR="00277A3B">
        <w:rPr>
          <w:rFonts w:ascii="Times New Roman" w:hAnsi="Times New Roman" w:cs="Times New Roman"/>
          <w:sz w:val="28"/>
          <w:szCs w:val="28"/>
        </w:rPr>
        <w:t>,</w:t>
      </w:r>
      <w:r w:rsidR="00277A3B" w:rsidRPr="00ED5FDB">
        <w:rPr>
          <w:rFonts w:ascii="Times New Roman" w:hAnsi="Times New Roman" w:cs="Times New Roman"/>
          <w:sz w:val="26"/>
          <w:szCs w:val="26"/>
        </w:rPr>
        <w:t xml:space="preserve"> </w:t>
      </w:r>
      <w:r w:rsidR="00277A3B" w:rsidRPr="00FC6C2C">
        <w:rPr>
          <w:rFonts w:ascii="Times New Roman" w:hAnsi="Times New Roman" w:cs="Times New Roman"/>
          <w:sz w:val="26"/>
          <w:szCs w:val="26"/>
        </w:rPr>
        <w:t xml:space="preserve">pour sa disponibilité, ses conseils éclairés, son accompagnement constant et sa bienveillance tout au long de la </w:t>
      </w:r>
      <w:r w:rsidR="00A823E5">
        <w:rPr>
          <w:rFonts w:ascii="Times New Roman" w:hAnsi="Times New Roman" w:cs="Times New Roman"/>
          <w:sz w:val="26"/>
          <w:szCs w:val="26"/>
        </w:rPr>
        <w:t>rédaction</w:t>
      </w:r>
      <w:r w:rsidR="00277A3B" w:rsidRPr="00FC6C2C">
        <w:rPr>
          <w:rFonts w:ascii="Times New Roman" w:hAnsi="Times New Roman" w:cs="Times New Roman"/>
          <w:sz w:val="26"/>
          <w:szCs w:val="26"/>
        </w:rPr>
        <w:t xml:space="preserve"> de ce </w:t>
      </w:r>
      <w:r w:rsidR="00A823E5">
        <w:rPr>
          <w:rFonts w:ascii="Times New Roman" w:hAnsi="Times New Roman" w:cs="Times New Roman"/>
          <w:sz w:val="26"/>
          <w:szCs w:val="26"/>
        </w:rPr>
        <w:t>mémoire</w:t>
      </w:r>
      <w:r w:rsidR="00277A3B" w:rsidRPr="00FC6C2C">
        <w:rPr>
          <w:rFonts w:ascii="Times New Roman" w:hAnsi="Times New Roman" w:cs="Times New Roman"/>
          <w:sz w:val="26"/>
          <w:szCs w:val="26"/>
        </w:rPr>
        <w:t>.</w:t>
      </w:r>
    </w:p>
    <w:p w14:paraId="4442B3C2" w14:textId="7C2CEAB0" w:rsidR="007073DD" w:rsidRPr="00BA7DE0" w:rsidRDefault="00A81E99" w:rsidP="00F2337A">
      <w:pPr>
        <w:spacing w:line="360" w:lineRule="auto"/>
        <w:ind w:firstLine="720"/>
      </w:pPr>
      <w:r>
        <w:rPr>
          <w:rFonts w:ascii="Times New Roman" w:hAnsi="Times New Roman" w:cs="Times New Roman"/>
          <w:sz w:val="26"/>
          <w:szCs w:val="26"/>
        </w:rPr>
        <w:t xml:space="preserve">Nous remercions également notre maître de stage </w:t>
      </w:r>
      <w:r w:rsidR="00BA7DE0" w:rsidRPr="00BA7DE0">
        <w:rPr>
          <w:rFonts w:ascii="Times New Roman" w:hAnsi="Times New Roman" w:cs="Times New Roman"/>
          <w:sz w:val="26"/>
          <w:szCs w:val="26"/>
        </w:rPr>
        <w:t>M. Verbeck DEGBESSE</w:t>
      </w:r>
      <w:r w:rsidR="00BA7DE0">
        <w:rPr>
          <w:rFonts w:ascii="Times New Roman" w:hAnsi="Times New Roman" w:cs="Times New Roman"/>
          <w:sz w:val="26"/>
          <w:szCs w:val="26"/>
        </w:rPr>
        <w:t xml:space="preserve"> pour avoir partager avec nous </w:t>
      </w:r>
      <w:r w:rsidR="000A7F73">
        <w:rPr>
          <w:rFonts w:ascii="Times New Roman" w:hAnsi="Times New Roman" w:cs="Times New Roman"/>
          <w:sz w:val="26"/>
          <w:szCs w:val="26"/>
        </w:rPr>
        <w:t xml:space="preserve">ses </w:t>
      </w:r>
      <w:r w:rsidR="00BA7DE0">
        <w:rPr>
          <w:rFonts w:ascii="Times New Roman" w:hAnsi="Times New Roman" w:cs="Times New Roman"/>
          <w:sz w:val="26"/>
          <w:szCs w:val="26"/>
        </w:rPr>
        <w:t>connaissances</w:t>
      </w:r>
      <w:r w:rsidR="00F72D27">
        <w:rPr>
          <w:rFonts w:ascii="Times New Roman" w:hAnsi="Times New Roman" w:cs="Times New Roman"/>
          <w:sz w:val="26"/>
          <w:szCs w:val="26"/>
        </w:rPr>
        <w:t xml:space="preserve"> et pour ses conseils qui </w:t>
      </w:r>
      <w:r w:rsidR="002829AA">
        <w:rPr>
          <w:rFonts w:ascii="Times New Roman" w:hAnsi="Times New Roman" w:cs="Times New Roman"/>
          <w:sz w:val="26"/>
          <w:szCs w:val="26"/>
        </w:rPr>
        <w:t>on</w:t>
      </w:r>
      <w:r w:rsidR="009807ED">
        <w:rPr>
          <w:rFonts w:ascii="Times New Roman" w:hAnsi="Times New Roman" w:cs="Times New Roman"/>
          <w:sz w:val="26"/>
          <w:szCs w:val="26"/>
        </w:rPr>
        <w:t>t</w:t>
      </w:r>
      <w:r w:rsidR="002829AA">
        <w:rPr>
          <w:rFonts w:ascii="Times New Roman" w:hAnsi="Times New Roman" w:cs="Times New Roman"/>
          <w:sz w:val="26"/>
          <w:szCs w:val="26"/>
        </w:rPr>
        <w:t xml:space="preserve"> été une aide précieuse.</w:t>
      </w:r>
    </w:p>
    <w:p w14:paraId="4CE61D6E" w14:textId="156B28E9" w:rsidR="0036798E" w:rsidRPr="0036798E" w:rsidRDefault="00D45897" w:rsidP="00F2337A">
      <w:pPr>
        <w:spacing w:line="360" w:lineRule="auto"/>
        <w:ind w:firstLine="720"/>
        <w:jc w:val="both"/>
        <w:rPr>
          <w:rFonts w:ascii="Times New Roman" w:hAnsi="Times New Roman" w:cs="Times New Roman"/>
          <w:sz w:val="26"/>
          <w:szCs w:val="26"/>
        </w:rPr>
      </w:pPr>
      <w:r w:rsidRPr="00D45897">
        <w:rPr>
          <w:rFonts w:ascii="Times New Roman" w:hAnsi="Times New Roman" w:cs="Times New Roman"/>
          <w:sz w:val="26"/>
          <w:szCs w:val="26"/>
        </w:rPr>
        <w:t>Nos sincères remerciements aux membres du corps professoral de l’ESGIS</w:t>
      </w:r>
      <w:r w:rsidR="007F1CE2">
        <w:rPr>
          <w:rFonts w:ascii="Times New Roman" w:hAnsi="Times New Roman" w:cs="Times New Roman"/>
          <w:sz w:val="26"/>
          <w:szCs w:val="26"/>
        </w:rPr>
        <w:t>,</w:t>
      </w:r>
      <w:r w:rsidRPr="00D45897">
        <w:rPr>
          <w:rFonts w:ascii="Times New Roman" w:hAnsi="Times New Roman" w:cs="Times New Roman"/>
          <w:sz w:val="26"/>
          <w:szCs w:val="26"/>
        </w:rPr>
        <w:t xml:space="preserve"> et en particulier le Dr. </w:t>
      </w:r>
      <w:r w:rsidR="007F1CE2" w:rsidRPr="00D45897">
        <w:rPr>
          <w:rFonts w:ascii="Times New Roman" w:hAnsi="Times New Roman" w:cs="Times New Roman"/>
          <w:sz w:val="26"/>
          <w:szCs w:val="26"/>
        </w:rPr>
        <w:t xml:space="preserve">Béthel </w:t>
      </w:r>
      <w:r w:rsidRPr="00D45897">
        <w:rPr>
          <w:rFonts w:ascii="Times New Roman" w:hAnsi="Times New Roman" w:cs="Times New Roman"/>
          <w:sz w:val="26"/>
          <w:szCs w:val="26"/>
        </w:rPr>
        <w:t xml:space="preserve">ATOHOUN, pour leurs </w:t>
      </w:r>
      <w:r w:rsidR="00E203F0" w:rsidRPr="00D45897">
        <w:rPr>
          <w:rFonts w:ascii="Times New Roman" w:hAnsi="Times New Roman" w:cs="Times New Roman"/>
          <w:sz w:val="26"/>
          <w:szCs w:val="26"/>
        </w:rPr>
        <w:t xml:space="preserve">précieux </w:t>
      </w:r>
      <w:r w:rsidRPr="00D45897">
        <w:rPr>
          <w:rFonts w:ascii="Times New Roman" w:hAnsi="Times New Roman" w:cs="Times New Roman"/>
          <w:sz w:val="26"/>
          <w:szCs w:val="26"/>
        </w:rPr>
        <w:t>enseignements et leur soutien académique.</w:t>
      </w:r>
    </w:p>
    <w:p w14:paraId="287A8074" w14:textId="519A1DBF" w:rsidR="00E3692E" w:rsidRPr="00E3692E" w:rsidRDefault="0036798E" w:rsidP="00F2337A">
      <w:pPr>
        <w:spacing w:line="360" w:lineRule="auto"/>
        <w:ind w:firstLine="720"/>
        <w:jc w:val="both"/>
        <w:rPr>
          <w:rFonts w:ascii="Times New Roman" w:hAnsi="Times New Roman" w:cs="Times New Roman"/>
          <w:sz w:val="26"/>
          <w:szCs w:val="26"/>
        </w:rPr>
      </w:pPr>
      <w:r w:rsidRPr="0036798E">
        <w:rPr>
          <w:rFonts w:ascii="Times New Roman" w:hAnsi="Times New Roman" w:cs="Times New Roman"/>
          <w:sz w:val="26"/>
          <w:szCs w:val="26"/>
        </w:rPr>
        <w:t xml:space="preserve">Nos remerciements vont également </w:t>
      </w:r>
      <w:r w:rsidR="00E3692E">
        <w:rPr>
          <w:rFonts w:ascii="Times New Roman" w:hAnsi="Times New Roman" w:cs="Times New Roman"/>
          <w:sz w:val="26"/>
          <w:szCs w:val="26"/>
        </w:rPr>
        <w:t>à nos professeurs pour leurs enseignements et leurs conseils.</w:t>
      </w:r>
    </w:p>
    <w:p w14:paraId="07FB45E3" w14:textId="13EDEA8C" w:rsidR="00FF2DE3" w:rsidRPr="00ED5FDB" w:rsidRDefault="00D157E8" w:rsidP="00F2337A">
      <w:pPr>
        <w:spacing w:line="360" w:lineRule="auto"/>
        <w:ind w:firstLine="720"/>
        <w:jc w:val="both"/>
        <w:rPr>
          <w:rFonts w:ascii="Times New Roman" w:hAnsi="Times New Roman" w:cs="Times New Roman"/>
          <w:sz w:val="26"/>
          <w:szCs w:val="26"/>
        </w:rPr>
      </w:pPr>
      <w:r w:rsidRPr="00D157E8">
        <w:rPr>
          <w:rFonts w:ascii="Times New Roman" w:hAnsi="Times New Roman" w:cs="Times New Roman"/>
          <w:sz w:val="26"/>
          <w:szCs w:val="26"/>
        </w:rPr>
        <w:t>Enfin, nous remercions profondément, nos</w:t>
      </w:r>
      <w:r w:rsidR="002261AC">
        <w:rPr>
          <w:rFonts w:ascii="Times New Roman" w:hAnsi="Times New Roman" w:cs="Times New Roman"/>
          <w:sz w:val="26"/>
          <w:szCs w:val="26"/>
        </w:rPr>
        <w:t xml:space="preserve"> différentes</w:t>
      </w:r>
      <w:r w:rsidRPr="00D157E8">
        <w:rPr>
          <w:rFonts w:ascii="Times New Roman" w:hAnsi="Times New Roman" w:cs="Times New Roman"/>
          <w:sz w:val="26"/>
          <w:szCs w:val="26"/>
        </w:rPr>
        <w:t xml:space="preserve"> familles, pour leur amour, leur patience et leur soutien indéfectible tout au long de nos études.</w:t>
      </w:r>
    </w:p>
    <w:p w14:paraId="51C78594" w14:textId="77777777" w:rsidR="006D78A9" w:rsidRDefault="006D78A9">
      <w:pPr>
        <w:rPr>
          <w:rFonts w:ascii="Times New Roman" w:hAnsi="Times New Roman" w:cs="Times New Roman"/>
          <w:sz w:val="26"/>
          <w:szCs w:val="26"/>
        </w:rPr>
      </w:pPr>
      <w:r>
        <w:rPr>
          <w:rFonts w:ascii="Times New Roman" w:hAnsi="Times New Roman" w:cs="Times New Roman"/>
          <w:sz w:val="26"/>
          <w:szCs w:val="26"/>
        </w:rPr>
        <w:br w:type="page"/>
      </w:r>
    </w:p>
    <w:p w14:paraId="22F61BAF" w14:textId="48667432" w:rsidR="00292437" w:rsidRPr="00EA0A83" w:rsidRDefault="00292437" w:rsidP="00EA0A83">
      <w:pPr>
        <w:pStyle w:val="Style6"/>
      </w:pPr>
      <w:bookmarkStart w:id="3" w:name="_Toc201154309"/>
      <w:r w:rsidRPr="00EA0A83">
        <w:lastRenderedPageBreak/>
        <w:t>GLOSSAIRE</w:t>
      </w:r>
      <w:r w:rsidR="00BB55B9" w:rsidRPr="00EA0A83">
        <w:t>S</w:t>
      </w:r>
      <w:r w:rsidRPr="00EA0A83">
        <w:t xml:space="preserve"> ET SIGLES</w:t>
      </w:r>
      <w:bookmarkEnd w:id="3"/>
      <w:r w:rsidRPr="00EA0A83">
        <w:t xml:space="preserve"> </w:t>
      </w:r>
    </w:p>
    <w:p w14:paraId="52BB2D4C" w14:textId="7545810A"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API : Application Programming Interface</w:t>
      </w:r>
    </w:p>
    <w:p w14:paraId="71C5A176" w14:textId="1697CC8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API REST : Representational State Transfer API</w:t>
      </w:r>
    </w:p>
    <w:p w14:paraId="45D01870" w14:textId="54B0CFF0"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CI/CD : Continuous Integration / Continuous Deployment</w:t>
      </w:r>
    </w:p>
    <w:p w14:paraId="5B46622B" w14:textId="444F3AE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CSS : Cascading Style Sheets</w:t>
      </w:r>
    </w:p>
    <w:p w14:paraId="3630F186" w14:textId="17F7B2FE"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DI : Dependency Injection</w:t>
      </w:r>
    </w:p>
    <w:p w14:paraId="0EAE7CB9" w14:textId="02A41106"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DQHSE : Direction/ Directeur de la Qualité, de l’Hygiène, de la Sécurité et de l’Environnement</w:t>
      </w:r>
    </w:p>
    <w:p w14:paraId="56F36CEB" w14:textId="39BCBAC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EcoOnline EHS : EcoOnline Environment, Health, and Safety</w:t>
      </w:r>
    </w:p>
    <w:p w14:paraId="53A6578D" w14:textId="61C0CE1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EPI : Équipement de Protection Individuelle</w:t>
      </w:r>
    </w:p>
    <w:p w14:paraId="2F799072" w14:textId="14E583C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GEC : Gestion Électronique de Courrier</w:t>
      </w:r>
    </w:p>
    <w:p w14:paraId="65A71F2F" w14:textId="4B1ED9D7"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HTML : HyperText Markup Language</w:t>
      </w:r>
    </w:p>
    <w:p w14:paraId="576429A3" w14:textId="7FB718CB"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HTTP : HyperText Transfer Protocol</w:t>
      </w:r>
    </w:p>
    <w:p w14:paraId="389E2AB5" w14:textId="07C905E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IoC : Inversion of Control</w:t>
      </w:r>
    </w:p>
    <w:p w14:paraId="26D92916" w14:textId="7020348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JPA : Java Persistence API</w:t>
      </w:r>
    </w:p>
    <w:p w14:paraId="740A07D5" w14:textId="3761CE01"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MariaDB : Maria Database</w:t>
      </w:r>
    </w:p>
    <w:p w14:paraId="3FDB6439" w14:textId="637A221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MVC : Model-View-Controller</w:t>
      </w:r>
    </w:p>
    <w:p w14:paraId="5EA0C3A2" w14:textId="26ED246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MySQL : My Structured Query Language</w:t>
      </w:r>
    </w:p>
    <w:p w14:paraId="587E1164" w14:textId="37BD8AC8"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PAC : Port Autonome de Cotonou</w:t>
      </w:r>
    </w:p>
    <w:p w14:paraId="776E069C" w14:textId="49F4CB2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POO : Programmation Orientée Objet</w:t>
      </w:r>
    </w:p>
    <w:p w14:paraId="53009458" w14:textId="04BB4C5F"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UML : Unified Modeling Language</w:t>
      </w:r>
    </w:p>
    <w:p w14:paraId="5847CF9B" w14:textId="0884CE7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UI/UX : User Interface / User Experience</w:t>
      </w:r>
    </w:p>
    <w:p w14:paraId="55F44CC4" w14:textId="3A13023C"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XAMPP : Cross-platform, Apache, MariaDB, PHP, Perl</w:t>
      </w:r>
    </w:p>
    <w:p w14:paraId="7502DE2A" w14:textId="77777777" w:rsidR="00945D7F" w:rsidRPr="00A515EE" w:rsidRDefault="00945D7F" w:rsidP="00536DFC">
      <w:pPr>
        <w:rPr>
          <w:lang w:val="en-ZA"/>
        </w:rPr>
      </w:pPr>
    </w:p>
    <w:p w14:paraId="6924BEC1" w14:textId="77777777" w:rsidR="00945D7F" w:rsidRPr="00A515EE" w:rsidRDefault="00945D7F" w:rsidP="00536DFC">
      <w:pPr>
        <w:rPr>
          <w:lang w:val="en-ZA"/>
        </w:rPr>
      </w:pPr>
    </w:p>
    <w:p w14:paraId="67BC7776" w14:textId="77777777" w:rsidR="00945D7F" w:rsidRPr="00A515EE" w:rsidRDefault="00945D7F">
      <w:pPr>
        <w:rPr>
          <w:rFonts w:ascii="Times New Roman" w:eastAsiaTheme="majorEastAsia" w:hAnsi="Times New Roman" w:cs="Times New Roman"/>
          <w:b/>
          <w:bCs/>
          <w:color w:val="000000" w:themeColor="text1"/>
          <w:sz w:val="40"/>
          <w:szCs w:val="40"/>
          <w:lang w:val="en-ZA"/>
        </w:rPr>
      </w:pPr>
      <w:r>
        <w:br w:type="page"/>
      </w:r>
    </w:p>
    <w:p w14:paraId="3B2AC7DA" w14:textId="1E0B2047" w:rsidR="00B35472" w:rsidRDefault="00A515EE" w:rsidP="00B35472">
      <w:pPr>
        <w:pStyle w:val="Style1"/>
        <w:spacing w:line="360" w:lineRule="auto"/>
      </w:pPr>
      <w:bookmarkStart w:id="4" w:name="_Toc201154310"/>
      <w:r w:rsidRPr="00DB385C">
        <w:lastRenderedPageBreak/>
        <w:t>RESUME</w:t>
      </w:r>
      <w:bookmarkEnd w:id="4"/>
    </w:p>
    <w:p w14:paraId="42CB35CA" w14:textId="77777777" w:rsidR="002B66C3" w:rsidRDefault="002B66C3" w:rsidP="00F2337A">
      <w:pPr>
        <w:spacing w:line="360" w:lineRule="auto"/>
        <w:ind w:firstLine="720"/>
        <w:jc w:val="both"/>
        <w:rPr>
          <w:rFonts w:ascii="Times New Roman" w:hAnsi="Times New Roman" w:cs="Times New Roman"/>
          <w:sz w:val="26"/>
          <w:szCs w:val="26"/>
        </w:rPr>
      </w:pPr>
      <w:r w:rsidRPr="002B66C3">
        <w:rPr>
          <w:rFonts w:ascii="Times New Roman" w:hAnsi="Times New Roman" w:cs="Times New Roman"/>
          <w:sz w:val="26"/>
          <w:szCs w:val="26"/>
        </w:rPr>
        <w:t>Dans un contexte professionnel où la sécurité des travailleurs est une exigence primordiale, le Port Autonome de Cotonou (PAC) fait face à d’importantes difficultés liées à la gestion manuelle des Équipements de Protection Individuelle (EPI). Ce mode de gestion, fondé sur des registres papier et des démarches physiques, engendre des retards dans les livraisons, un manque de traçabilité et un risque accru d’erreurs ou de ruptures de stock.</w:t>
      </w:r>
    </w:p>
    <w:p w14:paraId="69B7EFCC" w14:textId="19934BAF"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Ce mémoire propose une solution numérique innovante visant à automatiser et optimiser la gestion des EPI au sein du PAC. Après une analyse approfondie des insuffisances du système existant, une plateforme web a été conçue et développée à l’aide de technologies modernes telles que Spring Boot pour le backend, React et Tailwind CSS pour le frontend, et MySQL pour la base de données. Cette solution repose sur une architecture microservices, conforme au modèle MVC, et intègre des fonctionnalités clés telles que : gestion des demandes, traitement et validation par le DQHSE, gestion des livraisons, traçabilité des stocks, alertes automatiques, authentification sécurisée et génération de rapports.</w:t>
      </w:r>
    </w:p>
    <w:p w14:paraId="0BADCB52" w14:textId="66667F82"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Le projet a été conduit au sein du Département des Systèmes d’Information du PAC, dans le cadre d’un stage académique. Il a permis aux auteurs d’appliquer leurs compétences en programmation orientée objet (POO), modélisation UML, développement web, intégration continue (CI/CD), et collaboration en environnement professionnel.</w:t>
      </w:r>
    </w:p>
    <w:p w14:paraId="2F26860A" w14:textId="255DC389"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En plus de répondre aux besoins opérationnels du PAC, cette application pose les bases d’une transformation digitale plus large, en renforçant la sécurité du personnel, la fiabilité des processus, et la qualité de service. Ce travail constitue une contribution concrète à l'amélioration des systèmes d’information dans un environnement portuaire stratégique.</w:t>
      </w:r>
    </w:p>
    <w:p w14:paraId="31C0E85A" w14:textId="77777777" w:rsidR="00B35472" w:rsidRDefault="00B35472" w:rsidP="00670B35"/>
    <w:p w14:paraId="0CE09A14" w14:textId="77777777" w:rsidR="00670B35" w:rsidRDefault="00670B35" w:rsidP="002B66C3"/>
    <w:p w14:paraId="173A2B5F" w14:textId="77777777" w:rsidR="00670B35" w:rsidRPr="00670B35" w:rsidRDefault="00670B35" w:rsidP="00670B35"/>
    <w:p w14:paraId="39D72F71" w14:textId="77777777" w:rsidR="00670B35" w:rsidRDefault="00670B35" w:rsidP="002B66C3"/>
    <w:p w14:paraId="37356413" w14:textId="71BC4EDB" w:rsidR="00670B35" w:rsidRDefault="00670B35" w:rsidP="00670B35">
      <w:pPr>
        <w:tabs>
          <w:tab w:val="left" w:pos="1077"/>
        </w:tabs>
      </w:pPr>
      <w:r>
        <w:tab/>
      </w:r>
    </w:p>
    <w:p w14:paraId="602A242A" w14:textId="77777777" w:rsidR="00670B35" w:rsidRDefault="00670B35">
      <w:r>
        <w:br w:type="page"/>
      </w:r>
    </w:p>
    <w:p w14:paraId="4753B7BB" w14:textId="6877E017" w:rsidR="00670B35" w:rsidRPr="00E65ABD" w:rsidRDefault="00536DFC" w:rsidP="00436EC0">
      <w:pPr>
        <w:pStyle w:val="Style6"/>
        <w:rPr>
          <w:lang w:val="en-ZA"/>
        </w:rPr>
      </w:pPr>
      <w:bookmarkStart w:id="5" w:name="_Toc201154311"/>
      <w:r w:rsidRPr="00E65ABD">
        <w:rPr>
          <w:lang w:val="en-ZA"/>
        </w:rPr>
        <w:lastRenderedPageBreak/>
        <w:t>AB</w:t>
      </w:r>
      <w:r w:rsidR="00436EC0" w:rsidRPr="00E65ABD">
        <w:rPr>
          <w:lang w:val="en-ZA"/>
        </w:rPr>
        <w:t>STRACT</w:t>
      </w:r>
      <w:bookmarkEnd w:id="5"/>
    </w:p>
    <w:p w14:paraId="743D02B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In a professional context where worker safety is paramount, the Autonomous Port of Cotonou (PAC) faces significant challenges due to the manual management of Personal Protective Equipment (PPE). This traditional paper-based system leads to delivery delays, poor traceability, and an increased risk of errors and stock shortages.</w:t>
      </w:r>
    </w:p>
    <w:p w14:paraId="639EA7A2"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This thesis presents an innovative digital solution designed to automate and optimize PPE management at PAC. Following a thorough analysis of the existing system’s shortcomings, a web platform was developed using modern technologies such as Spring Boot for the backend, React and Tailwind CSS for the frontend, and MySQL for data storage. The solution is based on a microservices architecture adhering to the MVC model, featuring key functionalities including request management, validation by the QHSE department, delivery tracking, stock traceability, automated alerts, secure authentication, and report generation.</w:t>
      </w:r>
    </w:p>
    <w:p w14:paraId="5891DAAD"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Conducted within the PAC’s Information Systems Department during an academic internship, this project allowed the authors to apply object-oriented programming, UML modeling, web development, continuous integration (CI/CD), and professional collaboration skills.</w:t>
      </w:r>
    </w:p>
    <w:p w14:paraId="6E7EFD1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Beyond addressing PAC’s operational needs, this application lays the groundwork for a broader digital transformation by enhancing personnel safety, process reliability, and service quality. It constitutes a concrete contribution to the improvement of information systems in a strategic port environment.</w:t>
      </w:r>
    </w:p>
    <w:p w14:paraId="1D378F0A" w14:textId="77777777" w:rsidR="00852356" w:rsidRPr="00436EC0" w:rsidRDefault="00852356" w:rsidP="00B02D14">
      <w:pPr>
        <w:rPr>
          <w:lang w:val="en-ZA"/>
        </w:rPr>
      </w:pPr>
    </w:p>
    <w:p w14:paraId="00C9AF62" w14:textId="64DD6F0C" w:rsidR="00D95B50" w:rsidRPr="00D95B50" w:rsidRDefault="00360627" w:rsidP="004074E9">
      <w:pPr>
        <w:pStyle w:val="Style6"/>
      </w:pPr>
      <w:r w:rsidRPr="00436EC0">
        <w:rPr>
          <w:lang w:val="en-ZA"/>
        </w:rPr>
        <w:br w:type="page"/>
      </w:r>
      <w:bookmarkStart w:id="6" w:name="_Toc201154312"/>
      <w:r w:rsidR="00824265" w:rsidRPr="00D95B50">
        <w:lastRenderedPageBreak/>
        <w:t>SOMMAIRE</w:t>
      </w:r>
      <w:bookmarkEnd w:id="6"/>
    </w:p>
    <w:p w14:paraId="4F99BD7A" w14:textId="4CCBF58F" w:rsidR="00747FB9" w:rsidRPr="00AA7D3D" w:rsidRDefault="00747FB9">
      <w:pPr>
        <w:pStyle w:val="TM1"/>
        <w:tabs>
          <w:tab w:val="right" w:leader="dot" w:pos="9062"/>
        </w:tabs>
        <w:rPr>
          <w:rFonts w:ascii="Times New Roman" w:hAnsi="Times New Roman" w:cs="Times New Roman"/>
          <w:b/>
          <w:bCs/>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15" w:history="1">
        <w:r w:rsidRPr="00AA7D3D">
          <w:rPr>
            <w:rStyle w:val="Lienhypertexte"/>
            <w:rFonts w:ascii="Times New Roman" w:hAnsi="Times New Roman" w:cs="Times New Roman"/>
            <w:b/>
            <w:bCs/>
            <w:noProof/>
            <w:sz w:val="26"/>
            <w:szCs w:val="26"/>
          </w:rPr>
          <w:t>INTRODUCTION</w:t>
        </w:r>
        <w:r w:rsidRPr="00AA7D3D">
          <w:rPr>
            <w:rFonts w:ascii="Times New Roman" w:hAnsi="Times New Roman" w:cs="Times New Roman"/>
            <w:b/>
            <w:bCs/>
            <w:noProof/>
            <w:webHidden/>
            <w:sz w:val="26"/>
            <w:szCs w:val="26"/>
          </w:rPr>
          <w:tab/>
        </w:r>
        <w:r w:rsidRPr="00AA7D3D">
          <w:rPr>
            <w:rFonts w:ascii="Times New Roman" w:hAnsi="Times New Roman" w:cs="Times New Roman"/>
            <w:b/>
            <w:bCs/>
            <w:noProof/>
            <w:webHidden/>
            <w:sz w:val="26"/>
            <w:szCs w:val="26"/>
          </w:rPr>
          <w:fldChar w:fldCharType="begin"/>
        </w:r>
        <w:r w:rsidRPr="00AA7D3D">
          <w:rPr>
            <w:rFonts w:ascii="Times New Roman" w:hAnsi="Times New Roman" w:cs="Times New Roman"/>
            <w:b/>
            <w:bCs/>
            <w:noProof/>
            <w:webHidden/>
            <w:sz w:val="26"/>
            <w:szCs w:val="26"/>
          </w:rPr>
          <w:instrText xml:space="preserve"> PAGEREF _Toc201154315 \h </w:instrText>
        </w:r>
        <w:r w:rsidRPr="00AA7D3D">
          <w:rPr>
            <w:rFonts w:ascii="Times New Roman" w:hAnsi="Times New Roman" w:cs="Times New Roman"/>
            <w:b/>
            <w:bCs/>
            <w:noProof/>
            <w:webHidden/>
            <w:sz w:val="26"/>
            <w:szCs w:val="26"/>
          </w:rPr>
        </w:r>
        <w:r w:rsidRPr="00AA7D3D">
          <w:rPr>
            <w:rFonts w:ascii="Times New Roman" w:hAnsi="Times New Roman" w:cs="Times New Roman"/>
            <w:b/>
            <w:bCs/>
            <w:noProof/>
            <w:webHidden/>
            <w:sz w:val="26"/>
            <w:szCs w:val="26"/>
          </w:rPr>
          <w:fldChar w:fldCharType="separate"/>
        </w:r>
        <w:r w:rsidRPr="00AA7D3D">
          <w:rPr>
            <w:rFonts w:ascii="Times New Roman" w:hAnsi="Times New Roman" w:cs="Times New Roman"/>
            <w:b/>
            <w:bCs/>
            <w:noProof/>
            <w:webHidden/>
            <w:sz w:val="26"/>
            <w:szCs w:val="26"/>
          </w:rPr>
          <w:t>1</w:t>
        </w:r>
        <w:r w:rsidRPr="00AA7D3D">
          <w:rPr>
            <w:rFonts w:ascii="Times New Roman" w:hAnsi="Times New Roman" w:cs="Times New Roman"/>
            <w:b/>
            <w:bCs/>
            <w:noProof/>
            <w:webHidden/>
            <w:sz w:val="26"/>
            <w:szCs w:val="26"/>
          </w:rPr>
          <w:fldChar w:fldCharType="end"/>
        </w:r>
      </w:hyperlink>
    </w:p>
    <w:p w14:paraId="5806DC51" w14:textId="0D655D5A"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747FB9" w:rsidRPr="0023608E">
          <w:rPr>
            <w:rStyle w:val="Lienhypertexte"/>
            <w:rFonts w:ascii="Times New Roman" w:hAnsi="Times New Roman" w:cs="Times New Roman"/>
            <w:noProof/>
            <w:sz w:val="26"/>
            <w:szCs w:val="26"/>
          </w:rPr>
          <w:t>CHAPITRE I : PRESENTATION DU CADRE INSTITUTIONNEL DE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w:t>
        </w:r>
        <w:r w:rsidR="00747FB9" w:rsidRPr="0023608E">
          <w:rPr>
            <w:rFonts w:ascii="Times New Roman" w:hAnsi="Times New Roman" w:cs="Times New Roman"/>
            <w:noProof/>
            <w:webHidden/>
            <w:sz w:val="26"/>
            <w:szCs w:val="26"/>
          </w:rPr>
          <w:fldChar w:fldCharType="end"/>
        </w:r>
      </w:hyperlink>
    </w:p>
    <w:p w14:paraId="1A3EF7F4" w14:textId="69E10725"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747FB9" w:rsidRPr="0023608E">
          <w:rPr>
            <w:rStyle w:val="Lienhypertexte"/>
            <w:rFonts w:ascii="Times New Roman" w:hAnsi="Times New Roman" w:cs="Times New Roman"/>
            <w:noProof/>
            <w:sz w:val="26"/>
            <w:szCs w:val="26"/>
          </w:rPr>
          <w:t>I-1- PRESENTATION GENERALE DU PORT AUTONOME DE COTONOU (PAC)</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w:t>
        </w:r>
        <w:r w:rsidR="00747FB9" w:rsidRPr="0023608E">
          <w:rPr>
            <w:rFonts w:ascii="Times New Roman" w:hAnsi="Times New Roman" w:cs="Times New Roman"/>
            <w:noProof/>
            <w:webHidden/>
            <w:sz w:val="26"/>
            <w:szCs w:val="26"/>
          </w:rPr>
          <w:fldChar w:fldCharType="end"/>
        </w:r>
      </w:hyperlink>
    </w:p>
    <w:p w14:paraId="7CBB0E06" w14:textId="44763E08"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747FB9" w:rsidRPr="0023608E">
          <w:rPr>
            <w:rStyle w:val="Lienhypertexte"/>
            <w:rFonts w:ascii="Times New Roman" w:hAnsi="Times New Roman" w:cs="Times New Roman"/>
            <w:noProof/>
            <w:sz w:val="26"/>
            <w:szCs w:val="26"/>
          </w:rPr>
          <w:t>I-2- DEROULEMENT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2F15F9D6" w14:textId="2ACCBD5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747FB9" w:rsidRPr="0023608E">
          <w:rPr>
            <w:rStyle w:val="Lienhypertexte"/>
            <w:rFonts w:ascii="Times New Roman" w:hAnsi="Times New Roman" w:cs="Times New Roman"/>
            <w:noProof/>
            <w:sz w:val="26"/>
            <w:szCs w:val="26"/>
          </w:rPr>
          <w:t>I-2-1-Travaux effectués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791E51BE" w14:textId="73D8CAFD"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747FB9" w:rsidRPr="0023608E">
          <w:rPr>
            <w:rStyle w:val="Lienhypertexte"/>
            <w:rFonts w:ascii="Times New Roman" w:hAnsi="Times New Roman" w:cs="Times New Roman"/>
            <w:noProof/>
            <w:sz w:val="26"/>
            <w:szCs w:val="26"/>
          </w:rPr>
          <w:t>I-2-2- Acquis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12</w:t>
        </w:r>
        <w:r w:rsidR="00747FB9" w:rsidRPr="0023608E">
          <w:rPr>
            <w:rFonts w:ascii="Times New Roman" w:hAnsi="Times New Roman" w:cs="Times New Roman"/>
            <w:noProof/>
            <w:webHidden/>
            <w:sz w:val="26"/>
            <w:szCs w:val="26"/>
          </w:rPr>
          <w:fldChar w:fldCharType="end"/>
        </w:r>
      </w:hyperlink>
    </w:p>
    <w:p w14:paraId="1B32DF69" w14:textId="0F7BC40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747FB9" w:rsidRPr="0023608E">
          <w:rPr>
            <w:rStyle w:val="Lienhypertexte"/>
            <w:rFonts w:ascii="Times New Roman" w:hAnsi="Times New Roman" w:cs="Times New Roman"/>
            <w:noProof/>
            <w:sz w:val="26"/>
            <w:szCs w:val="26"/>
          </w:rPr>
          <w:t>I-2-3- Difficultés rencontrées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13</w:t>
        </w:r>
        <w:r w:rsidR="00747FB9" w:rsidRPr="0023608E">
          <w:rPr>
            <w:rFonts w:ascii="Times New Roman" w:hAnsi="Times New Roman" w:cs="Times New Roman"/>
            <w:noProof/>
            <w:webHidden/>
            <w:sz w:val="26"/>
            <w:szCs w:val="26"/>
          </w:rPr>
          <w:fldChar w:fldCharType="end"/>
        </w:r>
      </w:hyperlink>
    </w:p>
    <w:p w14:paraId="09B17C84" w14:textId="3DA23AB4"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747FB9" w:rsidRPr="0023608E">
          <w:rPr>
            <w:rStyle w:val="Lienhypertexte"/>
            <w:rFonts w:ascii="Times New Roman" w:hAnsi="Times New Roman" w:cs="Times New Roman"/>
            <w:noProof/>
            <w:sz w:val="26"/>
            <w:szCs w:val="26"/>
          </w:rPr>
          <w:t>CHAPITRE II : CADRE THEORIQUE ET METHODOLOGIQUE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14</w:t>
        </w:r>
        <w:r w:rsidR="00747FB9" w:rsidRPr="0023608E">
          <w:rPr>
            <w:rFonts w:ascii="Times New Roman" w:hAnsi="Times New Roman" w:cs="Times New Roman"/>
            <w:noProof/>
            <w:webHidden/>
            <w:sz w:val="26"/>
            <w:szCs w:val="26"/>
          </w:rPr>
          <w:fldChar w:fldCharType="end"/>
        </w:r>
      </w:hyperlink>
    </w:p>
    <w:p w14:paraId="79027E5C" w14:textId="7D10BB4D"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747FB9" w:rsidRPr="0023608E">
          <w:rPr>
            <w:rStyle w:val="Lienhypertexte"/>
            <w:rFonts w:ascii="Times New Roman" w:hAnsi="Times New Roman" w:cs="Times New Roman"/>
            <w:noProof/>
            <w:sz w:val="26"/>
            <w:szCs w:val="26"/>
          </w:rPr>
          <w:t>II-1- Étude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6FB68847" w14:textId="47E6A991"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747FB9" w:rsidRPr="0023608E">
          <w:rPr>
            <w:rStyle w:val="Lienhypertexte"/>
            <w:rFonts w:ascii="Times New Roman" w:hAnsi="Times New Roman" w:cs="Times New Roman"/>
            <w:noProof/>
            <w:sz w:val="26"/>
            <w:szCs w:val="26"/>
          </w:rPr>
          <w:t>II-1-1 Présentation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48970B8C" w14:textId="594AC1F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747FB9" w:rsidRPr="0023608E">
          <w:rPr>
            <w:rStyle w:val="Lienhypertexte"/>
            <w:rFonts w:ascii="Times New Roman" w:hAnsi="Times New Roman" w:cs="Times New Roman"/>
            <w:noProof/>
            <w:sz w:val="26"/>
            <w:szCs w:val="26"/>
          </w:rPr>
          <w:t>II-1-2 Critique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16</w:t>
        </w:r>
        <w:r w:rsidR="00747FB9" w:rsidRPr="0023608E">
          <w:rPr>
            <w:rFonts w:ascii="Times New Roman" w:hAnsi="Times New Roman" w:cs="Times New Roman"/>
            <w:noProof/>
            <w:webHidden/>
            <w:sz w:val="26"/>
            <w:szCs w:val="26"/>
          </w:rPr>
          <w:fldChar w:fldCharType="end"/>
        </w:r>
      </w:hyperlink>
    </w:p>
    <w:p w14:paraId="65A2C828" w14:textId="43BB82C4"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747FB9" w:rsidRPr="0023608E">
          <w:rPr>
            <w:rStyle w:val="Lienhypertexte"/>
            <w:rFonts w:ascii="Times New Roman" w:hAnsi="Times New Roman" w:cs="Times New Roman"/>
            <w:noProof/>
            <w:sz w:val="26"/>
            <w:szCs w:val="26"/>
          </w:rPr>
          <w:t>II-2- 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30E59F9E" w14:textId="4BFDFE65"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747FB9" w:rsidRPr="0023608E">
          <w:rPr>
            <w:rStyle w:val="Lienhypertexte"/>
            <w:rFonts w:ascii="Times New Roman" w:hAnsi="Times New Roman" w:cs="Times New Roman"/>
            <w:noProof/>
            <w:sz w:val="26"/>
            <w:szCs w:val="26"/>
          </w:rPr>
          <w:t>II-2-1 État de l’art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74293840" w14:textId="12749F1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747FB9" w:rsidRPr="0023608E">
          <w:rPr>
            <w:rStyle w:val="Lienhypertexte"/>
            <w:rFonts w:ascii="Times New Roman" w:hAnsi="Times New Roman" w:cs="Times New Roman"/>
            <w:noProof/>
            <w:sz w:val="26"/>
            <w:szCs w:val="26"/>
          </w:rPr>
          <w:t>II-2-2 Proposition d’approche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6C5FF6DE" w14:textId="1DFBF2F6"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747FB9" w:rsidRPr="0023608E">
          <w:rPr>
            <w:rStyle w:val="Lienhypertexte"/>
            <w:rFonts w:ascii="Times New Roman" w:hAnsi="Times New Roman" w:cs="Times New Roman"/>
            <w:noProof/>
            <w:sz w:val="26"/>
            <w:szCs w:val="26"/>
          </w:rPr>
          <w:t>II-3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388E9A29" w14:textId="7F9F295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747FB9" w:rsidRPr="0023608E">
          <w:rPr>
            <w:rStyle w:val="Lienhypertexte"/>
            <w:rFonts w:ascii="Times New Roman" w:hAnsi="Times New Roman" w:cs="Times New Roman"/>
            <w:noProof/>
            <w:sz w:val="26"/>
            <w:szCs w:val="26"/>
          </w:rPr>
          <w:t>II-3-1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51BCE5F1" w14:textId="42BF817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747FB9" w:rsidRPr="0023608E">
          <w:rPr>
            <w:rStyle w:val="Lienhypertexte"/>
            <w:rFonts w:ascii="Times New Roman" w:hAnsi="Times New Roman" w:cs="Times New Roman"/>
            <w:noProof/>
            <w:sz w:val="26"/>
            <w:szCs w:val="26"/>
          </w:rPr>
          <w:t>II-3-2 Clarification conceptuelle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21</w:t>
        </w:r>
        <w:r w:rsidR="00747FB9" w:rsidRPr="0023608E">
          <w:rPr>
            <w:rFonts w:ascii="Times New Roman" w:hAnsi="Times New Roman" w:cs="Times New Roman"/>
            <w:noProof/>
            <w:webHidden/>
            <w:sz w:val="26"/>
            <w:szCs w:val="26"/>
          </w:rPr>
          <w:fldChar w:fldCharType="end"/>
        </w:r>
      </w:hyperlink>
    </w:p>
    <w:p w14:paraId="56CE4097" w14:textId="0B5A322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747FB9" w:rsidRPr="0023608E">
          <w:rPr>
            <w:rStyle w:val="Lienhypertexte"/>
            <w:rFonts w:ascii="Times New Roman" w:hAnsi="Times New Roman" w:cs="Times New Roman"/>
            <w:noProof/>
            <w:sz w:val="26"/>
            <w:szCs w:val="26"/>
          </w:rPr>
          <w:t>II-3-3 Démarche méthodologique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22</w:t>
        </w:r>
        <w:r w:rsidR="00747FB9" w:rsidRPr="0023608E">
          <w:rPr>
            <w:rFonts w:ascii="Times New Roman" w:hAnsi="Times New Roman" w:cs="Times New Roman"/>
            <w:noProof/>
            <w:webHidden/>
            <w:sz w:val="26"/>
            <w:szCs w:val="26"/>
          </w:rPr>
          <w:fldChar w:fldCharType="end"/>
        </w:r>
      </w:hyperlink>
    </w:p>
    <w:p w14:paraId="4190CC3A" w14:textId="146124C1"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747FB9" w:rsidRPr="0023608E">
          <w:rPr>
            <w:rStyle w:val="Lienhypertexte"/>
            <w:rFonts w:ascii="Times New Roman" w:hAnsi="Times New Roman" w:cs="Times New Roman"/>
            <w:noProof/>
            <w:sz w:val="26"/>
            <w:szCs w:val="26"/>
          </w:rPr>
          <w:t>CHAPITRE III : MISE EN ŒUVRE DE LA SOLUTION ET TESTS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24</w:t>
        </w:r>
        <w:r w:rsidR="00747FB9" w:rsidRPr="0023608E">
          <w:rPr>
            <w:rFonts w:ascii="Times New Roman" w:hAnsi="Times New Roman" w:cs="Times New Roman"/>
            <w:noProof/>
            <w:webHidden/>
            <w:sz w:val="26"/>
            <w:szCs w:val="26"/>
          </w:rPr>
          <w:fldChar w:fldCharType="end"/>
        </w:r>
      </w:hyperlink>
    </w:p>
    <w:p w14:paraId="6AF7B212" w14:textId="4AC7FDB9"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747FB9" w:rsidRPr="0023608E">
          <w:rPr>
            <w:rStyle w:val="Lienhypertexte"/>
            <w:rFonts w:ascii="Times New Roman" w:hAnsi="Times New Roman" w:cs="Times New Roman"/>
            <w:noProof/>
            <w:sz w:val="26"/>
            <w:szCs w:val="26"/>
          </w:rPr>
          <w:t>III-1 Étude Comparative ou 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3B77570C" w14:textId="064DE6BF"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747FB9" w:rsidRPr="0023608E">
          <w:rPr>
            <w:rStyle w:val="Lienhypertexte"/>
            <w:rFonts w:ascii="Times New Roman" w:hAnsi="Times New Roman" w:cs="Times New Roman"/>
            <w:noProof/>
            <w:sz w:val="26"/>
            <w:szCs w:val="26"/>
          </w:rPr>
          <w:t>III-1-1 Choix de l’approche d’analyse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6C534099" w14:textId="2FB5C00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747FB9" w:rsidRPr="0023608E">
          <w:rPr>
            <w:rStyle w:val="Lienhypertexte"/>
            <w:rFonts w:ascii="Times New Roman" w:hAnsi="Times New Roman" w:cs="Times New Roman"/>
            <w:noProof/>
            <w:sz w:val="26"/>
            <w:szCs w:val="26"/>
          </w:rPr>
          <w:t>III-1-2 Diagramme UML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50E2143C" w14:textId="7B643B89"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747FB9" w:rsidRPr="0023608E">
          <w:rPr>
            <w:rStyle w:val="Lienhypertexte"/>
            <w:rFonts w:ascii="Times New Roman" w:hAnsi="Times New Roman" w:cs="Times New Roman"/>
            <w:noProof/>
            <w:sz w:val="26"/>
            <w:szCs w:val="26"/>
          </w:rPr>
          <w:t>III-1-2-1 Diagramme de cas d’utilisation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0C2F15F2" w14:textId="044A2692"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747FB9" w:rsidRPr="0023608E">
          <w:rPr>
            <w:rStyle w:val="Lienhypertexte"/>
            <w:rFonts w:ascii="Times New Roman" w:hAnsi="Times New Roman" w:cs="Times New Roman"/>
            <w:noProof/>
            <w:sz w:val="26"/>
            <w:szCs w:val="26"/>
          </w:rPr>
          <w:t>III-1-2-2 Diagramme des classes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32</w:t>
        </w:r>
        <w:r w:rsidR="00747FB9" w:rsidRPr="0023608E">
          <w:rPr>
            <w:rFonts w:ascii="Times New Roman" w:hAnsi="Times New Roman" w:cs="Times New Roman"/>
            <w:noProof/>
            <w:webHidden/>
            <w:sz w:val="26"/>
            <w:szCs w:val="26"/>
          </w:rPr>
          <w:fldChar w:fldCharType="end"/>
        </w:r>
      </w:hyperlink>
    </w:p>
    <w:p w14:paraId="056997B8" w14:textId="38309E0B"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747FB9" w:rsidRPr="0023608E">
          <w:rPr>
            <w:rStyle w:val="Lienhypertexte"/>
            <w:rFonts w:ascii="Times New Roman" w:hAnsi="Times New Roman" w:cs="Times New Roman"/>
            <w:noProof/>
            <w:sz w:val="26"/>
            <w:szCs w:val="26"/>
          </w:rPr>
          <w:t>III-1-2-3 Diagramme d’activité</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34</w:t>
        </w:r>
        <w:r w:rsidR="00747FB9" w:rsidRPr="0023608E">
          <w:rPr>
            <w:rFonts w:ascii="Times New Roman" w:hAnsi="Times New Roman" w:cs="Times New Roman"/>
            <w:noProof/>
            <w:webHidden/>
            <w:sz w:val="26"/>
            <w:szCs w:val="26"/>
          </w:rPr>
          <w:fldChar w:fldCharType="end"/>
        </w:r>
      </w:hyperlink>
    </w:p>
    <w:p w14:paraId="3EEE272A" w14:textId="168CFC7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747FB9" w:rsidRPr="0023608E">
          <w:rPr>
            <w:rStyle w:val="Lienhypertexte"/>
            <w:rFonts w:ascii="Times New Roman" w:hAnsi="Times New Roman" w:cs="Times New Roman"/>
            <w:noProof/>
            <w:sz w:val="26"/>
            <w:szCs w:val="26"/>
          </w:rPr>
          <w:t>III-2 Mise en Œuvre de la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51614E5F" w14:textId="073AA22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747FB9" w:rsidRPr="0023608E">
          <w:rPr>
            <w:rStyle w:val="Lienhypertexte"/>
            <w:rFonts w:ascii="Times New Roman" w:hAnsi="Times New Roman" w:cs="Times New Roman"/>
            <w:noProof/>
            <w:sz w:val="26"/>
            <w:szCs w:val="26"/>
          </w:rPr>
          <w:t>III-2-1 Choix Techniques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1D0883BB" w14:textId="77266B44"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747FB9" w:rsidRPr="0023608E">
          <w:rPr>
            <w:rStyle w:val="Lienhypertexte"/>
            <w:rFonts w:ascii="Times New Roman" w:hAnsi="Times New Roman" w:cs="Times New Roman"/>
            <w:noProof/>
            <w:sz w:val="26"/>
            <w:szCs w:val="26"/>
          </w:rPr>
          <w:t>III-2-2 Techniques Utilisées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37</w:t>
        </w:r>
        <w:r w:rsidR="00747FB9" w:rsidRPr="0023608E">
          <w:rPr>
            <w:rFonts w:ascii="Times New Roman" w:hAnsi="Times New Roman" w:cs="Times New Roman"/>
            <w:noProof/>
            <w:webHidden/>
            <w:sz w:val="26"/>
            <w:szCs w:val="26"/>
          </w:rPr>
          <w:fldChar w:fldCharType="end"/>
        </w:r>
      </w:hyperlink>
    </w:p>
    <w:p w14:paraId="6AB26204" w14:textId="03372EF0"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747FB9" w:rsidRPr="0023608E">
          <w:rPr>
            <w:rStyle w:val="Lienhypertexte"/>
            <w:rFonts w:ascii="Times New Roman" w:hAnsi="Times New Roman" w:cs="Times New Roman"/>
            <w:noProof/>
            <w:sz w:val="26"/>
            <w:szCs w:val="26"/>
          </w:rPr>
          <w:t>III-2-2-1 Frontend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38</w:t>
        </w:r>
        <w:r w:rsidR="00747FB9" w:rsidRPr="0023608E">
          <w:rPr>
            <w:rFonts w:ascii="Times New Roman" w:hAnsi="Times New Roman" w:cs="Times New Roman"/>
            <w:noProof/>
            <w:webHidden/>
            <w:sz w:val="26"/>
            <w:szCs w:val="26"/>
          </w:rPr>
          <w:fldChar w:fldCharType="end"/>
        </w:r>
      </w:hyperlink>
    </w:p>
    <w:p w14:paraId="58671F6C" w14:textId="03885845"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747FB9" w:rsidRPr="0023608E">
          <w:rPr>
            <w:rStyle w:val="Lienhypertexte"/>
            <w:rFonts w:ascii="Times New Roman" w:hAnsi="Times New Roman" w:cs="Times New Roman"/>
            <w:noProof/>
            <w:sz w:val="26"/>
            <w:szCs w:val="26"/>
          </w:rPr>
          <w:t>III-2-1-2 Backend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39</w:t>
        </w:r>
        <w:r w:rsidR="00747FB9" w:rsidRPr="0023608E">
          <w:rPr>
            <w:rFonts w:ascii="Times New Roman" w:hAnsi="Times New Roman" w:cs="Times New Roman"/>
            <w:noProof/>
            <w:webHidden/>
            <w:sz w:val="26"/>
            <w:szCs w:val="26"/>
          </w:rPr>
          <w:fldChar w:fldCharType="end"/>
        </w:r>
      </w:hyperlink>
    </w:p>
    <w:p w14:paraId="072D68A0" w14:textId="665A893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747FB9" w:rsidRPr="0023608E">
          <w:rPr>
            <w:rStyle w:val="Lienhypertexte"/>
            <w:rFonts w:ascii="Times New Roman" w:hAnsi="Times New Roman" w:cs="Times New Roman"/>
            <w:noProof/>
            <w:sz w:val="26"/>
            <w:szCs w:val="26"/>
          </w:rPr>
          <w:t>III-3 : Résultats et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7413754C" w14:textId="3F15F20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747FB9" w:rsidRPr="0023608E">
          <w:rPr>
            <w:rStyle w:val="Lienhypertexte"/>
            <w:rFonts w:ascii="Times New Roman" w:hAnsi="Times New Roman" w:cs="Times New Roman"/>
            <w:noProof/>
            <w:sz w:val="26"/>
            <w:szCs w:val="26"/>
          </w:rPr>
          <w:t>III-3-1 : Captures d’écrans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2987E723" w14:textId="1F57617E"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747FB9" w:rsidRPr="0023608E">
          <w:rPr>
            <w:rStyle w:val="Lienhypertexte"/>
            <w:rFonts w:ascii="Times New Roman" w:hAnsi="Times New Roman" w:cs="Times New Roman"/>
            <w:noProof/>
            <w:sz w:val="26"/>
            <w:szCs w:val="26"/>
          </w:rPr>
          <w:t>III-3-2 : Tests,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5DBAED60" w14:textId="40793C9A" w:rsidR="0043269D" w:rsidRDefault="00020155">
      <w:pPr>
        <w:pStyle w:val="TM1"/>
        <w:tabs>
          <w:tab w:val="right" w:leader="dot" w:pos="9062"/>
        </w:tabs>
        <w:rPr>
          <w:rStyle w:val="Lienhypertexte"/>
          <w:rFonts w:ascii="Times New Roman" w:hAnsi="Times New Roman" w:cs="Times New Roman"/>
          <w:noProof/>
          <w:sz w:val="26"/>
          <w:szCs w:val="26"/>
        </w:rPr>
      </w:pPr>
      <w:hyperlink w:anchor="_Toc201154348" w:history="1">
        <w:r w:rsidR="00747FB9" w:rsidRPr="0023608E">
          <w:rPr>
            <w:rStyle w:val="Lienhypertexte"/>
            <w:rFonts w:ascii="Times New Roman" w:hAnsi="Times New Roman" w:cs="Times New Roman"/>
            <w:b/>
            <w:bCs/>
            <w:noProof/>
            <w:sz w:val="26"/>
            <w:szCs w:val="26"/>
          </w:rPr>
          <w:t>CONCLUSION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45</w:t>
        </w:r>
        <w:r w:rsidR="00747FB9" w:rsidRPr="0023608E">
          <w:rPr>
            <w:rFonts w:ascii="Times New Roman" w:hAnsi="Times New Roman" w:cs="Times New Roman"/>
            <w:noProof/>
            <w:webHidden/>
            <w:sz w:val="26"/>
            <w:szCs w:val="26"/>
          </w:rPr>
          <w:fldChar w:fldCharType="end"/>
        </w:r>
      </w:hyperlink>
    </w:p>
    <w:p w14:paraId="0616B418" w14:textId="77777777" w:rsidR="0043269D" w:rsidRDefault="0043269D">
      <w:pPr>
        <w:rPr>
          <w:rStyle w:val="Lienhypertexte"/>
          <w:rFonts w:ascii="Times New Roman" w:hAnsi="Times New Roman" w:cs="Times New Roman"/>
          <w:noProof/>
          <w:sz w:val="26"/>
          <w:szCs w:val="26"/>
        </w:rPr>
      </w:pPr>
      <w:r>
        <w:rPr>
          <w:rStyle w:val="Lienhypertexte"/>
          <w:rFonts w:ascii="Times New Roman" w:hAnsi="Times New Roman" w:cs="Times New Roman"/>
          <w:noProof/>
          <w:sz w:val="26"/>
          <w:szCs w:val="26"/>
        </w:rPr>
        <w:br w:type="page"/>
      </w:r>
    </w:p>
    <w:p w14:paraId="223C4283" w14:textId="43375268" w:rsidR="008E1DBA" w:rsidRPr="00360627" w:rsidRDefault="00747FB9" w:rsidP="00360627">
      <w:pPr>
        <w:pStyle w:val="Style6"/>
        <w:rPr>
          <w:sz w:val="26"/>
          <w:szCs w:val="26"/>
        </w:rPr>
      </w:pPr>
      <w:r>
        <w:rPr>
          <w:rFonts w:asciiTheme="minorHAnsi" w:eastAsiaTheme="minorEastAsia" w:hAnsiTheme="minorHAnsi" w:cstheme="minorBidi"/>
          <w:color w:val="auto"/>
          <w:sz w:val="26"/>
          <w:szCs w:val="26"/>
        </w:rPr>
        <w:lastRenderedPageBreak/>
        <w:fldChar w:fldCharType="end"/>
      </w:r>
      <w:bookmarkStart w:id="7" w:name="_Toc201154313"/>
      <w:r w:rsidR="006925CA" w:rsidRPr="00D95B50">
        <w:t>LISTE DES TABLEAUX</w:t>
      </w:r>
      <w:bookmarkEnd w:id="7"/>
    </w:p>
    <w:p w14:paraId="5D4A5B3F" w14:textId="368B9676" w:rsidR="00495424" w:rsidRPr="00FE2C2B" w:rsidRDefault="00495424" w:rsidP="00495424">
      <w:pPr>
        <w:spacing w:line="360" w:lineRule="auto"/>
        <w:rPr>
          <w:rFonts w:ascii="Times New Roman" w:eastAsia="Times New Roman" w:hAnsi="Times New Roman" w:cs="Times New Roman"/>
          <w:sz w:val="26"/>
          <w:szCs w:val="26"/>
          <w:lang w:eastAsia="fr-FR"/>
        </w:rPr>
      </w:pPr>
      <w:r w:rsidRPr="00FE2C2B">
        <w:rPr>
          <w:rFonts w:ascii="Times New Roman" w:eastAsia="Times New Roman" w:hAnsi="Times New Roman" w:cs="Times New Roman"/>
          <w:sz w:val="26"/>
          <w:szCs w:val="26"/>
          <w:lang w:eastAsia="fr-FR"/>
        </w:rPr>
        <w:t>Tableau 1 : Diagrammes UML utilisés</w:t>
      </w:r>
      <w:r w:rsidR="0043480A">
        <w:rPr>
          <w:rFonts w:ascii="Times New Roman" w:eastAsia="Times New Roman" w:hAnsi="Times New Roman" w:cs="Times New Roman"/>
          <w:sz w:val="26"/>
          <w:szCs w:val="26"/>
          <w:lang w:eastAsia="fr-FR"/>
        </w:rPr>
        <w:t>.........................................................................</w:t>
      </w:r>
      <w:r w:rsidR="00C344F0">
        <w:rPr>
          <w:rFonts w:ascii="Times New Roman" w:eastAsia="Times New Roman" w:hAnsi="Times New Roman" w:cs="Times New Roman"/>
          <w:sz w:val="26"/>
          <w:szCs w:val="26"/>
          <w:lang w:eastAsia="fr-FR"/>
        </w:rPr>
        <w:t>26</w:t>
      </w:r>
    </w:p>
    <w:p w14:paraId="7B31E605" w14:textId="77777777" w:rsidR="00D76EFE" w:rsidRDefault="008103B5" w:rsidP="00D76EFE">
      <w:pPr>
        <w:spacing w:line="360" w:lineRule="auto"/>
        <w:rPr>
          <w:rFonts w:ascii="Times New Roman" w:hAnsi="Times New Roman" w:cs="Times New Roman"/>
          <w:sz w:val="26"/>
          <w:szCs w:val="26"/>
        </w:rPr>
      </w:pPr>
      <w:r w:rsidRPr="00FE2C2B">
        <w:rPr>
          <w:rFonts w:ascii="Times New Roman" w:hAnsi="Times New Roman" w:cs="Times New Roman"/>
          <w:sz w:val="26"/>
          <w:szCs w:val="26"/>
        </w:rPr>
        <w:t>Tableau 2 : Acteurs du système</w:t>
      </w:r>
      <w:r w:rsidR="0043480A">
        <w:rPr>
          <w:rFonts w:ascii="Times New Roman" w:hAnsi="Times New Roman" w:cs="Times New Roman"/>
          <w:sz w:val="26"/>
          <w:szCs w:val="26"/>
        </w:rPr>
        <w:t>.....................................................................................</w:t>
      </w:r>
      <w:r w:rsidR="00C344F0">
        <w:rPr>
          <w:rFonts w:ascii="Times New Roman" w:hAnsi="Times New Roman" w:cs="Times New Roman"/>
          <w:sz w:val="26"/>
          <w:szCs w:val="26"/>
        </w:rPr>
        <w:t>28</w:t>
      </w:r>
    </w:p>
    <w:p w14:paraId="3C9AF701" w14:textId="1FC18A99" w:rsidR="00D76EFE" w:rsidRPr="00D76EFE" w:rsidRDefault="00D76EFE" w:rsidP="00D76EFE">
      <w:pPr>
        <w:spacing w:line="360" w:lineRule="auto"/>
        <w:rPr>
          <w:rFonts w:ascii="Times New Roman" w:hAnsi="Times New Roman" w:cs="Times New Roman"/>
          <w:sz w:val="26"/>
          <w:szCs w:val="26"/>
        </w:rPr>
      </w:pPr>
      <w:r w:rsidRPr="00D76EFE">
        <w:rPr>
          <w:rFonts w:ascii="Times New Roman" w:hAnsi="Times New Roman" w:cs="Times New Roman"/>
          <w:sz w:val="26"/>
          <w:szCs w:val="26"/>
        </w:rPr>
        <w:t>Tableau 3 : Étude comparatif des technologies disponibles</w:t>
      </w:r>
      <w:r w:rsidR="002D0F3E">
        <w:rPr>
          <w:rFonts w:ascii="Times New Roman" w:hAnsi="Times New Roman" w:cs="Times New Roman"/>
          <w:sz w:val="26"/>
          <w:szCs w:val="26"/>
        </w:rPr>
        <w:t>..........................................38</w:t>
      </w:r>
    </w:p>
    <w:p w14:paraId="1CD0C90F" w14:textId="77777777" w:rsidR="00D76EFE" w:rsidRPr="00FE2C2B" w:rsidRDefault="00D76EFE" w:rsidP="008103B5">
      <w:pPr>
        <w:spacing w:line="360" w:lineRule="auto"/>
        <w:rPr>
          <w:rFonts w:ascii="Times New Roman" w:hAnsi="Times New Roman" w:cs="Times New Roman"/>
          <w:sz w:val="26"/>
          <w:szCs w:val="26"/>
        </w:rPr>
      </w:pPr>
    </w:p>
    <w:p w14:paraId="7DF33548" w14:textId="77777777" w:rsidR="008103B5" w:rsidRPr="00ED5FDB" w:rsidRDefault="008103B5" w:rsidP="00495424">
      <w:pPr>
        <w:spacing w:line="360" w:lineRule="auto"/>
        <w:rPr>
          <w:rFonts w:ascii="Times New Roman" w:eastAsia="Times New Roman" w:hAnsi="Times New Roman" w:cs="Times New Roman"/>
          <w:sz w:val="26"/>
          <w:szCs w:val="26"/>
          <w:lang w:eastAsia="fr-FR"/>
        </w:rPr>
      </w:pPr>
    </w:p>
    <w:p w14:paraId="5CA8AD72" w14:textId="114F6F89" w:rsidR="008B1A77" w:rsidRDefault="008B1A77">
      <w:pPr>
        <w:rPr>
          <w:rFonts w:ascii="Times New Roman" w:hAnsi="Times New Roman" w:cs="Times New Roman"/>
          <w:sz w:val="26"/>
          <w:szCs w:val="26"/>
        </w:rPr>
      </w:pPr>
    </w:p>
    <w:p w14:paraId="73108EFC" w14:textId="4D3AEA4F" w:rsidR="00495424" w:rsidRDefault="00495424">
      <w:pPr>
        <w:rPr>
          <w:rFonts w:ascii="Times New Roman" w:hAnsi="Times New Roman" w:cs="Times New Roman"/>
          <w:sz w:val="26"/>
          <w:szCs w:val="26"/>
        </w:rPr>
      </w:pPr>
      <w:r>
        <w:rPr>
          <w:rFonts w:ascii="Times New Roman" w:hAnsi="Times New Roman" w:cs="Times New Roman"/>
          <w:sz w:val="26"/>
          <w:szCs w:val="26"/>
        </w:rPr>
        <w:br w:type="page"/>
      </w:r>
    </w:p>
    <w:p w14:paraId="63357646" w14:textId="1392F67B" w:rsidR="00EB301B" w:rsidRPr="00B7690B" w:rsidRDefault="00B7690B" w:rsidP="00EA0A83">
      <w:pPr>
        <w:pStyle w:val="Style6"/>
      </w:pPr>
      <w:bookmarkStart w:id="8" w:name="_Toc201154314"/>
      <w:r w:rsidRPr="00B7690B">
        <w:lastRenderedPageBreak/>
        <w:t>LISTE DES FIGURES</w:t>
      </w:r>
      <w:bookmarkEnd w:id="8"/>
    </w:p>
    <w:p w14:paraId="4E09AD8A" w14:textId="6366A246" w:rsidR="008F1F67" w:rsidRPr="00FE2C2B" w:rsidRDefault="008F1F67" w:rsidP="008F1F67">
      <w:pPr>
        <w:rPr>
          <w:rFonts w:ascii="Times New Roman" w:hAnsi="Times New Roman" w:cs="Times New Roman"/>
          <w:sz w:val="24"/>
          <w:szCs w:val="24"/>
        </w:rPr>
      </w:pPr>
      <w:r w:rsidRPr="00FE2C2B">
        <w:rPr>
          <w:rFonts w:ascii="Times New Roman" w:hAnsi="Times New Roman" w:cs="Times New Roman"/>
          <w:sz w:val="26"/>
          <w:szCs w:val="26"/>
        </w:rPr>
        <w:t xml:space="preserve">Figure n°1 </w:t>
      </w:r>
      <w:r w:rsidRPr="00FE2C2B">
        <w:rPr>
          <w:rFonts w:ascii="Times New Roman" w:hAnsi="Times New Roman" w:cs="Times New Roman"/>
          <w:sz w:val="24"/>
          <w:szCs w:val="24"/>
        </w:rPr>
        <w:t>: Organigramme du Port Autonome de Cotonou (PAC)</w:t>
      </w:r>
      <w:r w:rsidR="002D40B2" w:rsidRPr="002D40B2">
        <w:rPr>
          <w:rFonts w:ascii="Times New Roman" w:hAnsi="Times New Roman" w:cs="Times New Roman"/>
          <w:sz w:val="26"/>
          <w:szCs w:val="26"/>
        </w:rPr>
        <w:t xml:space="preserve"> </w:t>
      </w:r>
      <w:r w:rsidR="002D40B2">
        <w:rPr>
          <w:rFonts w:ascii="Times New Roman" w:hAnsi="Times New Roman" w:cs="Times New Roman"/>
          <w:sz w:val="26"/>
          <w:szCs w:val="26"/>
        </w:rPr>
        <w:t>.....................................</w:t>
      </w:r>
      <w:r w:rsidR="00E00640">
        <w:rPr>
          <w:rFonts w:ascii="Times New Roman" w:hAnsi="Times New Roman" w:cs="Times New Roman"/>
          <w:sz w:val="26"/>
          <w:szCs w:val="26"/>
        </w:rPr>
        <w:t>5</w:t>
      </w:r>
    </w:p>
    <w:p w14:paraId="1FC91242" w14:textId="6E930014" w:rsidR="00595054" w:rsidRPr="00FE2C2B" w:rsidRDefault="00595054" w:rsidP="00595054">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n°2 : Diagramme de cas d’Utilisation</w:t>
      </w:r>
      <w:r w:rsidR="002D40B2">
        <w:rPr>
          <w:rFonts w:ascii="Times New Roman" w:hAnsi="Times New Roman" w:cs="Times New Roman"/>
          <w:sz w:val="26"/>
          <w:szCs w:val="26"/>
        </w:rPr>
        <w:t>................................................................</w:t>
      </w:r>
      <w:r w:rsidR="00E00640">
        <w:rPr>
          <w:rFonts w:ascii="Times New Roman" w:hAnsi="Times New Roman" w:cs="Times New Roman"/>
          <w:sz w:val="26"/>
          <w:szCs w:val="26"/>
        </w:rPr>
        <w:t>29</w:t>
      </w:r>
      <w:r w:rsidRPr="00FE2C2B">
        <w:rPr>
          <w:rFonts w:ascii="Times New Roman" w:hAnsi="Times New Roman" w:cs="Times New Roman"/>
          <w:sz w:val="26"/>
          <w:szCs w:val="26"/>
        </w:rPr>
        <w:t xml:space="preserve"> </w:t>
      </w:r>
    </w:p>
    <w:p w14:paraId="56DACA60" w14:textId="68EB2D47" w:rsidR="00A85B88" w:rsidRPr="00FE2C2B" w:rsidRDefault="00A85B88" w:rsidP="00A85B88">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n°3 : Diagramme de classe</w:t>
      </w:r>
      <w:r w:rsidR="002D40B2">
        <w:rPr>
          <w:rFonts w:ascii="Times New Roman" w:hAnsi="Times New Roman" w:cs="Times New Roman"/>
          <w:sz w:val="26"/>
          <w:szCs w:val="26"/>
        </w:rPr>
        <w:t>.................................................................................</w:t>
      </w:r>
      <w:r w:rsidR="00E00640">
        <w:rPr>
          <w:rFonts w:ascii="Times New Roman" w:hAnsi="Times New Roman" w:cs="Times New Roman"/>
          <w:sz w:val="26"/>
          <w:szCs w:val="26"/>
        </w:rPr>
        <w:t>33</w:t>
      </w:r>
    </w:p>
    <w:p w14:paraId="3164CC2B" w14:textId="1B31A8BF" w:rsidR="00A85B88" w:rsidRPr="00FE2C2B" w:rsidRDefault="00A85B88"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n°4 : Diagramme de l’activité “Créer un compte”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34</w:t>
      </w:r>
    </w:p>
    <w:p w14:paraId="2D215022" w14:textId="0E8156C6" w:rsidR="0012425F" w:rsidRPr="00FE2C2B" w:rsidRDefault="0012425F"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n°5 : Diagramme de l’activité “</w:t>
      </w:r>
      <w:r w:rsidR="00E54800">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2771FC">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35</w:t>
      </w:r>
    </w:p>
    <w:p w14:paraId="03517CD4" w14:textId="73558937" w:rsidR="008B1BD6" w:rsidRPr="00FE2C2B" w:rsidRDefault="008B1BD6" w:rsidP="008B1BD6">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w:t>
      </w:r>
      <w:r>
        <w:rPr>
          <w:rFonts w:ascii="Times New Roman" w:hAnsi="Times New Roman" w:cs="Times New Roman"/>
          <w:sz w:val="26"/>
          <w:szCs w:val="26"/>
        </w:rPr>
        <w:t>6</w:t>
      </w:r>
      <w:r w:rsidRPr="00FE2C2B">
        <w:rPr>
          <w:rFonts w:ascii="Times New Roman" w:hAnsi="Times New Roman" w:cs="Times New Roman"/>
          <w:sz w:val="26"/>
          <w:szCs w:val="26"/>
        </w:rPr>
        <w:t xml:space="preserve"> : Diagramme de l’activité “</w:t>
      </w:r>
      <w:r>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Pr>
          <w:rFonts w:ascii="Times New Roman" w:hAnsi="Times New Roman" w:cs="Times New Roman"/>
          <w:sz w:val="26"/>
          <w:szCs w:val="26"/>
        </w:rPr>
        <w:t>......................................35</w:t>
      </w:r>
    </w:p>
    <w:p w14:paraId="3580E6C1" w14:textId="77777777" w:rsidR="0012425F" w:rsidRPr="00ED5FDB" w:rsidRDefault="0012425F" w:rsidP="0012425F">
      <w:pPr>
        <w:spacing w:line="360" w:lineRule="auto"/>
        <w:rPr>
          <w:rFonts w:ascii="Times New Roman" w:hAnsi="Times New Roman" w:cs="Times New Roman"/>
          <w:i/>
          <w:iCs/>
          <w:sz w:val="26"/>
          <w:szCs w:val="26"/>
        </w:rPr>
      </w:pPr>
    </w:p>
    <w:p w14:paraId="63CDEE9E" w14:textId="77777777" w:rsidR="000D3B63" w:rsidRPr="00A53A66" w:rsidRDefault="000D3B63" w:rsidP="00292437">
      <w:pPr>
        <w:rPr>
          <w:rFonts w:ascii="Times New Roman" w:hAnsi="Times New Roman" w:cs="Times New Roman"/>
          <w:sz w:val="26"/>
          <w:szCs w:val="26"/>
        </w:rPr>
      </w:pPr>
    </w:p>
    <w:p w14:paraId="43E2AD63" w14:textId="77777777" w:rsidR="0065742D" w:rsidRDefault="005637BE" w:rsidP="00292437">
      <w:pPr>
        <w:rPr>
          <w:rFonts w:ascii="Times New Roman" w:hAnsi="Times New Roman" w:cs="Times New Roman"/>
          <w:sz w:val="26"/>
          <w:szCs w:val="26"/>
        </w:rPr>
        <w:sectPr w:rsidR="0065742D" w:rsidSect="00127C91">
          <w:type w:val="continuous"/>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 xml:space="preserve"> </w:t>
      </w:r>
      <w:r w:rsidR="00D157E8">
        <w:rPr>
          <w:rFonts w:ascii="Times New Roman" w:hAnsi="Times New Roman" w:cs="Times New Roman"/>
          <w:sz w:val="26"/>
          <w:szCs w:val="26"/>
        </w:rPr>
        <w:br w:type="page"/>
      </w:r>
    </w:p>
    <w:p w14:paraId="1DB15ACE" w14:textId="44062988" w:rsidR="00D157E8" w:rsidRPr="00292437" w:rsidRDefault="00D157E8" w:rsidP="00292437">
      <w:pPr>
        <w:rPr>
          <w:rFonts w:ascii="Times New Roman" w:hAnsi="Times New Roman" w:cs="Times New Roman"/>
          <w:sz w:val="26"/>
          <w:szCs w:val="26"/>
        </w:rPr>
      </w:pPr>
    </w:p>
    <w:p w14:paraId="6E3A3D5D" w14:textId="2074035A" w:rsidR="006E60A9" w:rsidRDefault="00F9010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7" behindDoc="1" locked="0" layoutInCell="1" allowOverlap="1" wp14:anchorId="1205E2EF" wp14:editId="04CABA81">
                <wp:simplePos x="0" y="0"/>
                <wp:positionH relativeFrom="margin">
                  <wp:align>right</wp:align>
                </wp:positionH>
                <wp:positionV relativeFrom="paragraph">
                  <wp:posOffset>3138805</wp:posOffset>
                </wp:positionV>
                <wp:extent cx="5748020" cy="1907540"/>
                <wp:effectExtent l="0" t="0" r="5080" b="0"/>
                <wp:wrapThrough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hrough>
                <wp:docPr id="142729606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8037BD" w14:textId="39418CA3" w:rsidR="00020155" w:rsidRPr="008634D8" w:rsidRDefault="00020155" w:rsidP="008634D8">
                            <w:pPr>
                              <w:pStyle w:val="Style6"/>
                              <w:rPr>
                                <w:sz w:val="48"/>
                                <w:szCs w:val="48"/>
                              </w:rPr>
                            </w:pPr>
                            <w:bookmarkStart w:id="9" w:name="_Toc201154315"/>
                            <w:r w:rsidRPr="008634D8">
                              <w:rPr>
                                <w:sz w:val="48"/>
                                <w:szCs w:val="48"/>
                              </w:rPr>
                              <w:t>INTRODUCTION</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E2EF" id="Double vague 15" o:spid="_x0000_s1029" type="#_x0000_t188" style="position:absolute;margin-left:401.4pt;margin-top:247.15pt;width:452.6pt;height:150.2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" adj="1350" fillcolor="#5b9bd5 [3208]" stroked="f" strokeweight="1pt">
                <v:textbox>
                  <w:txbxContent>
                    <w:p w14:paraId="568037BD" w14:textId="39418CA3" w:rsidR="00020155" w:rsidRPr="008634D8" w:rsidRDefault="00020155" w:rsidP="008634D8">
                      <w:pPr>
                        <w:pStyle w:val="Style6"/>
                        <w:rPr>
                          <w:sz w:val="48"/>
                          <w:szCs w:val="48"/>
                        </w:rPr>
                      </w:pPr>
                      <w:bookmarkStart w:id="10" w:name="_Toc201154315"/>
                      <w:r w:rsidRPr="008634D8">
                        <w:rPr>
                          <w:sz w:val="48"/>
                          <w:szCs w:val="48"/>
                        </w:rPr>
                        <w:t>INTRODUCTION</w:t>
                      </w:r>
                      <w:bookmarkEnd w:id="10"/>
                    </w:p>
                  </w:txbxContent>
                </v:textbox>
                <w10:wrap type="through" anchorx="margin"/>
              </v:shape>
            </w:pict>
          </mc:Fallback>
        </mc:AlternateContent>
      </w:r>
      <w:r w:rsidR="006E60A9">
        <w:rPr>
          <w:rFonts w:ascii="Times New Roman" w:hAnsi="Times New Roman" w:cs="Times New Roman"/>
          <w:sz w:val="26"/>
          <w:szCs w:val="26"/>
        </w:rPr>
        <w:br w:type="page"/>
      </w:r>
    </w:p>
    <w:p w14:paraId="1034E6CE" w14:textId="76C495FD" w:rsidR="00272069" w:rsidRPr="008634D8" w:rsidRDefault="00D7225D" w:rsidP="008634D8">
      <w:pPr>
        <w:jc w:val="center"/>
        <w:rPr>
          <w:rFonts w:ascii="Times New Roman" w:hAnsi="Times New Roman" w:cs="Times New Roman"/>
          <w:b/>
          <w:bCs/>
          <w:sz w:val="40"/>
          <w:szCs w:val="40"/>
        </w:rPr>
      </w:pPr>
      <w:r w:rsidRPr="008634D8">
        <w:rPr>
          <w:rFonts w:ascii="Times New Roman" w:hAnsi="Times New Roman" w:cs="Times New Roman"/>
          <w:b/>
          <w:bCs/>
          <w:sz w:val="40"/>
          <w:szCs w:val="40"/>
        </w:rPr>
        <w:lastRenderedPageBreak/>
        <w:t>INTRODUCTION</w:t>
      </w:r>
    </w:p>
    <w:p w14:paraId="7572CDF0" w14:textId="7777777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La gestion des Équipements de Protection Individuelle (EPI) constitue un élément fondamental des politiques de sécurité dans toute organisation soucieuse de la santé et du bien-être de son personnel. Au-delà de leur simple distribution, ces équipements doivent faire l’objet d’un suivi rigoureux afin d’assurer leur disponibilité, leur conformité et leur efficacité.</w:t>
      </w:r>
    </w:p>
    <w:p w14:paraId="50535DBB" w14:textId="568D89AD"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Dans un contexte où la transformation digitale devient incontournable pour optimiser les processus internes, le Port Autonome de Cotonou, structure stratégique dans la chaîne logistique régionale, fait face à des défis importants dans la gestion quotidienne des EPI</w:t>
      </w:r>
      <w:r w:rsidR="0014091D">
        <w:rPr>
          <w:rFonts w:ascii="Times New Roman" w:hAnsi="Times New Roman" w:cs="Times New Roman"/>
          <w:sz w:val="26"/>
          <w:szCs w:val="26"/>
        </w:rPr>
        <w:t>s</w:t>
      </w:r>
      <w:r w:rsidRPr="003F4B8D">
        <w:rPr>
          <w:rFonts w:ascii="Times New Roman" w:hAnsi="Times New Roman" w:cs="Times New Roman"/>
          <w:sz w:val="26"/>
          <w:szCs w:val="26"/>
        </w:rPr>
        <w:t xml:space="preserve"> : manque de traçabilité, lenteur dans le traitement des demandes, absence d’indicateurs fiables, etc.</w:t>
      </w:r>
    </w:p>
    <w:p w14:paraId="293FBE5B" w14:textId="0881050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Ce mémoire s’inscrit dans une démarche d’amélioration continue et propose le développement d’un système informatisé visant à moderniser l’ensemble du cycle de vie des EPI</w:t>
      </w:r>
      <w:r w:rsidR="00157CD7">
        <w:rPr>
          <w:rFonts w:ascii="Times New Roman" w:hAnsi="Times New Roman" w:cs="Times New Roman"/>
          <w:sz w:val="26"/>
          <w:szCs w:val="26"/>
        </w:rPr>
        <w:t>s</w:t>
      </w:r>
      <w:r w:rsidRPr="003F4B8D">
        <w:rPr>
          <w:rFonts w:ascii="Times New Roman" w:hAnsi="Times New Roman" w:cs="Times New Roman"/>
          <w:sz w:val="26"/>
          <w:szCs w:val="26"/>
        </w:rPr>
        <w:t xml:space="preserve"> au PAC. Nous y décrivons la problématique initiale, la méthodologie adoptée, les choix technologiques effectués, ainsi que les résultats obtenus dans le cadre de ce projet innovant.</w:t>
      </w:r>
    </w:p>
    <w:p w14:paraId="3794BCEC" w14:textId="16D2F168" w:rsidR="00252722" w:rsidRPr="003F4B8D" w:rsidRDefault="00252722">
      <w:pPr>
        <w:rPr>
          <w:rFonts w:ascii="Times New Roman" w:hAnsi="Times New Roman" w:cs="Times New Roman"/>
          <w:sz w:val="26"/>
          <w:szCs w:val="26"/>
        </w:rPr>
      </w:pPr>
    </w:p>
    <w:p w14:paraId="1B78B71A" w14:textId="77777777" w:rsidR="00D972DA" w:rsidRDefault="00D972DA">
      <w:pPr>
        <w:rPr>
          <w:rFonts w:ascii="Times New Roman" w:hAnsi="Times New Roman" w:cs="Times New Roman"/>
          <w:sz w:val="26"/>
          <w:szCs w:val="26"/>
        </w:rPr>
      </w:pPr>
    </w:p>
    <w:p w14:paraId="787FD62C" w14:textId="77777777" w:rsidR="0016035C" w:rsidRDefault="0016035C">
      <w:pPr>
        <w:rPr>
          <w:rFonts w:ascii="Times New Roman" w:hAnsi="Times New Roman" w:cs="Times New Roman"/>
          <w:sz w:val="26"/>
          <w:szCs w:val="26"/>
        </w:rPr>
      </w:pPr>
    </w:p>
    <w:p w14:paraId="038AAF7E" w14:textId="77777777" w:rsidR="00D238E2" w:rsidRPr="00ED5FDB" w:rsidRDefault="00D238E2" w:rsidP="0029280E">
      <w:pPr>
        <w:spacing w:line="360" w:lineRule="auto"/>
        <w:jc w:val="both"/>
        <w:rPr>
          <w:rFonts w:ascii="Times New Roman" w:hAnsi="Times New Roman" w:cs="Times New Roman"/>
          <w:sz w:val="26"/>
          <w:szCs w:val="26"/>
        </w:rPr>
      </w:pPr>
    </w:p>
    <w:p w14:paraId="294C77AE" w14:textId="64B03EE1" w:rsidR="00D238E2" w:rsidRPr="00ED5FDB" w:rsidRDefault="00D238E2" w:rsidP="0029280E">
      <w:pPr>
        <w:spacing w:line="360" w:lineRule="auto"/>
        <w:jc w:val="both"/>
        <w:rPr>
          <w:rFonts w:ascii="Times New Roman" w:hAnsi="Times New Roman" w:cs="Times New Roman"/>
          <w:sz w:val="26"/>
          <w:szCs w:val="26"/>
        </w:rPr>
      </w:pPr>
    </w:p>
    <w:p w14:paraId="691A2E55" w14:textId="4FE6B917" w:rsidR="00D238E2" w:rsidRPr="00ED5FDB" w:rsidRDefault="00D238E2" w:rsidP="0029280E">
      <w:pPr>
        <w:spacing w:line="360" w:lineRule="auto"/>
        <w:jc w:val="both"/>
        <w:rPr>
          <w:rFonts w:ascii="Times New Roman" w:hAnsi="Times New Roman" w:cs="Times New Roman"/>
          <w:sz w:val="26"/>
          <w:szCs w:val="26"/>
        </w:rPr>
      </w:pPr>
    </w:p>
    <w:p w14:paraId="6EB158AE" w14:textId="6BBABD5F" w:rsidR="00D238E2" w:rsidRPr="00ED5FDB" w:rsidRDefault="00D238E2" w:rsidP="0029280E">
      <w:pPr>
        <w:spacing w:line="360" w:lineRule="auto"/>
        <w:jc w:val="both"/>
        <w:rPr>
          <w:rFonts w:ascii="Times New Roman" w:hAnsi="Times New Roman" w:cs="Times New Roman"/>
          <w:sz w:val="26"/>
          <w:szCs w:val="26"/>
        </w:rPr>
      </w:pPr>
    </w:p>
    <w:p w14:paraId="43C6F9B9" w14:textId="6D674D4D" w:rsidR="00D238E2" w:rsidRPr="00ED5FDB" w:rsidRDefault="00D238E2" w:rsidP="0029280E">
      <w:pPr>
        <w:spacing w:line="360" w:lineRule="auto"/>
        <w:jc w:val="both"/>
        <w:rPr>
          <w:rFonts w:ascii="Times New Roman" w:hAnsi="Times New Roman" w:cs="Times New Roman"/>
          <w:sz w:val="26"/>
          <w:szCs w:val="26"/>
        </w:rPr>
      </w:pPr>
    </w:p>
    <w:p w14:paraId="6009046C" w14:textId="046A99ED" w:rsidR="00D238E2" w:rsidRPr="00ED5FDB" w:rsidRDefault="00D238E2" w:rsidP="0029280E">
      <w:pPr>
        <w:spacing w:line="360" w:lineRule="auto"/>
        <w:jc w:val="both"/>
        <w:rPr>
          <w:rFonts w:ascii="Times New Roman" w:hAnsi="Times New Roman" w:cs="Times New Roman"/>
          <w:sz w:val="26"/>
          <w:szCs w:val="26"/>
        </w:rPr>
      </w:pPr>
    </w:p>
    <w:p w14:paraId="5050242F" w14:textId="0BD88037" w:rsidR="00D238E2" w:rsidRPr="00ED5FDB" w:rsidRDefault="00D238E2" w:rsidP="0029280E">
      <w:pPr>
        <w:spacing w:line="360" w:lineRule="auto"/>
        <w:jc w:val="both"/>
        <w:rPr>
          <w:rFonts w:ascii="Times New Roman" w:hAnsi="Times New Roman" w:cs="Times New Roman"/>
          <w:sz w:val="26"/>
          <w:szCs w:val="26"/>
        </w:rPr>
      </w:pPr>
    </w:p>
    <w:p w14:paraId="7BEFCD19" w14:textId="4D275A2A"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79BADC90" w14:textId="77777777" w:rsidR="00D238E2" w:rsidRPr="00ED5FDB" w:rsidRDefault="00D238E2" w:rsidP="0029280E">
      <w:pPr>
        <w:spacing w:line="360" w:lineRule="auto"/>
        <w:jc w:val="both"/>
        <w:rPr>
          <w:rFonts w:ascii="Times New Roman" w:hAnsi="Times New Roman" w:cs="Times New Roman"/>
          <w:sz w:val="26"/>
          <w:szCs w:val="26"/>
        </w:rPr>
      </w:pPr>
    </w:p>
    <w:p w14:paraId="377BCD9D" w14:textId="7551A88A" w:rsidR="00D238E2" w:rsidRPr="00ED5FDB" w:rsidRDefault="00D238E2" w:rsidP="0029280E">
      <w:pPr>
        <w:spacing w:line="360" w:lineRule="auto"/>
        <w:jc w:val="both"/>
        <w:rPr>
          <w:rFonts w:ascii="Times New Roman" w:hAnsi="Times New Roman" w:cs="Times New Roman"/>
          <w:sz w:val="26"/>
          <w:szCs w:val="26"/>
        </w:rPr>
      </w:pPr>
    </w:p>
    <w:p w14:paraId="43808298" w14:textId="4DBDAE0E" w:rsidR="00D238E2" w:rsidRPr="00ED5FDB" w:rsidRDefault="00D238E2" w:rsidP="0029280E">
      <w:pPr>
        <w:spacing w:line="360" w:lineRule="auto"/>
        <w:jc w:val="both"/>
        <w:rPr>
          <w:rFonts w:ascii="Times New Roman" w:hAnsi="Times New Roman" w:cs="Times New Roman"/>
          <w:sz w:val="26"/>
          <w:szCs w:val="26"/>
        </w:rPr>
      </w:pPr>
    </w:p>
    <w:p w14:paraId="20AC6A44" w14:textId="7CE39EAC" w:rsidR="00D238E2" w:rsidRPr="00ED5FDB" w:rsidRDefault="00D238E2" w:rsidP="0029280E">
      <w:pPr>
        <w:spacing w:line="360" w:lineRule="auto"/>
        <w:jc w:val="both"/>
        <w:rPr>
          <w:rFonts w:ascii="Times New Roman" w:hAnsi="Times New Roman" w:cs="Times New Roman"/>
          <w:sz w:val="26"/>
          <w:szCs w:val="26"/>
        </w:rPr>
      </w:pPr>
    </w:p>
    <w:p w14:paraId="64A92D29" w14:textId="42A0D9DF" w:rsidR="00D238E2" w:rsidRPr="00ED5FDB" w:rsidRDefault="00D238E2" w:rsidP="0029280E">
      <w:pPr>
        <w:spacing w:line="360" w:lineRule="auto"/>
        <w:jc w:val="both"/>
        <w:rPr>
          <w:rFonts w:ascii="Times New Roman" w:hAnsi="Times New Roman" w:cs="Times New Roman"/>
          <w:sz w:val="26"/>
          <w:szCs w:val="26"/>
        </w:rPr>
      </w:pPr>
    </w:p>
    <w:p w14:paraId="457FF114" w14:textId="7F9E7DFB" w:rsidR="00D238E2" w:rsidRPr="00ED5FDB" w:rsidRDefault="00D238E2" w:rsidP="0029280E">
      <w:pPr>
        <w:spacing w:line="360" w:lineRule="auto"/>
        <w:jc w:val="both"/>
        <w:rPr>
          <w:rFonts w:ascii="Times New Roman" w:hAnsi="Times New Roman" w:cs="Times New Roman"/>
          <w:sz w:val="26"/>
          <w:szCs w:val="26"/>
        </w:rPr>
      </w:pPr>
    </w:p>
    <w:p w14:paraId="21EAEEA5" w14:textId="3C166FEF" w:rsidR="00D238E2" w:rsidRPr="00ED5FDB" w:rsidRDefault="00D238E2" w:rsidP="0029280E">
      <w:pPr>
        <w:spacing w:line="360" w:lineRule="auto"/>
        <w:jc w:val="both"/>
        <w:rPr>
          <w:rFonts w:ascii="Times New Roman" w:hAnsi="Times New Roman" w:cs="Times New Roman"/>
          <w:sz w:val="26"/>
          <w:szCs w:val="26"/>
        </w:rPr>
      </w:pPr>
    </w:p>
    <w:p w14:paraId="2B3F2F59" w14:textId="08E1AC36" w:rsidR="00D238E2" w:rsidRPr="00ED5FDB" w:rsidRDefault="00D238E2" w:rsidP="0029280E">
      <w:pPr>
        <w:spacing w:line="360" w:lineRule="auto"/>
        <w:jc w:val="both"/>
        <w:rPr>
          <w:rFonts w:ascii="Times New Roman" w:hAnsi="Times New Roman" w:cs="Times New Roman"/>
          <w:sz w:val="26"/>
          <w:szCs w:val="26"/>
        </w:rPr>
      </w:pPr>
    </w:p>
    <w:p w14:paraId="7D349822" w14:textId="58BBB43C" w:rsidR="00D238E2" w:rsidRPr="00ED5FDB" w:rsidRDefault="008C7516"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3" behindDoc="0" locked="0" layoutInCell="1" allowOverlap="1" wp14:anchorId="1BD2B283" wp14:editId="33FE569C">
                <wp:simplePos x="0" y="0"/>
                <wp:positionH relativeFrom="margin">
                  <wp:align>right</wp:align>
                </wp:positionH>
                <wp:positionV relativeFrom="paragraph">
                  <wp:posOffset>198755</wp:posOffset>
                </wp:positionV>
                <wp:extent cx="5748020" cy="1907540"/>
                <wp:effectExtent l="0" t="0" r="5080" b="0"/>
                <wp:wrapNone/>
                <wp:docPr id="135887994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66DE" w14:textId="663AD7CF" w:rsidR="00020155" w:rsidRPr="00A663F3" w:rsidRDefault="00020155" w:rsidP="00A663F3">
                            <w:pPr>
                              <w:pStyle w:val="Style1"/>
                            </w:pPr>
                            <w:bookmarkStart w:id="11" w:name="_Toc201154316"/>
                            <w:r w:rsidRPr="00A663F3">
                              <w:t>CHAPITRE I : PRESENTATION DU CADRE INSTITUTIONNEL DE STAGE</w:t>
                            </w:r>
                            <w:bookmarkEnd w:id="11"/>
                          </w:p>
                          <w:p w14:paraId="351F507E" w14:textId="77777777" w:rsidR="00020155" w:rsidRPr="002E4A71" w:rsidRDefault="00020155" w:rsidP="00745BE7">
                            <w:pPr>
                              <w:pStyle w:val="Styl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B283" id="_x0000_s1030" type="#_x0000_t188" style="position:absolute;left:0;text-align:left;margin-left:401.4pt;margin-top:15.65pt;width:452.6pt;height:150.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" adj="1350" fillcolor="#5b9bd5 [3208]" stroked="f" strokeweight="1pt">
                <v:textbox>
                  <w:txbxContent>
                    <w:p w14:paraId="7FE066DE" w14:textId="663AD7CF" w:rsidR="00020155" w:rsidRPr="00A663F3" w:rsidRDefault="00020155" w:rsidP="00A663F3">
                      <w:pPr>
                        <w:pStyle w:val="Style1"/>
                      </w:pPr>
                      <w:bookmarkStart w:id="12" w:name="_Toc201154316"/>
                      <w:r w:rsidRPr="00A663F3">
                        <w:t>CHAPITRE I : PRESENTATION DU CADRE INSTITUTIONNEL DE STAGE</w:t>
                      </w:r>
                      <w:bookmarkEnd w:id="12"/>
                    </w:p>
                    <w:p w14:paraId="351F507E" w14:textId="77777777" w:rsidR="00020155" w:rsidRPr="002E4A71" w:rsidRDefault="00020155" w:rsidP="00745BE7">
                      <w:pPr>
                        <w:pStyle w:val="Style1"/>
                      </w:pPr>
                    </w:p>
                  </w:txbxContent>
                </v:textbox>
                <w10:wrap anchorx="margin"/>
              </v:shape>
            </w:pict>
          </mc:Fallback>
        </mc:AlternateContent>
      </w:r>
    </w:p>
    <w:p w14:paraId="2B328479" w14:textId="65C3C30C" w:rsidR="00D238E2" w:rsidRPr="00ED5FDB" w:rsidRDefault="00D238E2" w:rsidP="0029280E">
      <w:pPr>
        <w:spacing w:line="360" w:lineRule="auto"/>
        <w:jc w:val="both"/>
        <w:rPr>
          <w:rFonts w:ascii="Times New Roman" w:hAnsi="Times New Roman" w:cs="Times New Roman"/>
          <w:sz w:val="26"/>
          <w:szCs w:val="26"/>
        </w:rPr>
      </w:pPr>
    </w:p>
    <w:p w14:paraId="346DE0C7" w14:textId="39E33D49"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2EAED77C" w14:textId="4316F107" w:rsidR="00B361EF" w:rsidRPr="00930D6E" w:rsidRDefault="00B361EF" w:rsidP="008C7768">
      <w:pPr>
        <w:pStyle w:val="Style3"/>
      </w:pPr>
      <w:bookmarkStart w:id="13" w:name="_Toc201154317"/>
      <w:r w:rsidRPr="00930D6E">
        <w:lastRenderedPageBreak/>
        <w:t>I-1</w:t>
      </w:r>
      <w:r w:rsidR="008008D6" w:rsidRPr="00930D6E">
        <w:t>-</w:t>
      </w:r>
      <w:r w:rsidRPr="00930D6E">
        <w:t xml:space="preserve"> PRESENTATION GENERALE D</w:t>
      </w:r>
      <w:r w:rsidR="00F77EDE" w:rsidRPr="00930D6E">
        <w:t>U PORT AUTONOME DE COTONOU (PAC)</w:t>
      </w:r>
      <w:bookmarkEnd w:id="13"/>
      <w:r w:rsidRPr="00930D6E">
        <w:t xml:space="preserve"> </w:t>
      </w:r>
    </w:p>
    <w:p w14:paraId="20858427" w14:textId="4A3385C3" w:rsidR="004051CF" w:rsidRPr="009663DA" w:rsidRDefault="00D773B4" w:rsidP="0004743B">
      <w:pPr>
        <w:pStyle w:val="Style2"/>
      </w:pPr>
      <w:r w:rsidRPr="009663DA">
        <w:tab/>
        <w:t>I-1-1</w:t>
      </w:r>
      <w:r w:rsidR="008008D6" w:rsidRPr="009663DA">
        <w:t>- Historique</w:t>
      </w:r>
    </w:p>
    <w:p w14:paraId="59D282A3" w14:textId="61BD29DD" w:rsidR="00423D5E" w:rsidRPr="00ED5FDB" w:rsidRDefault="00423D5E"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Aux </w:t>
      </w:r>
      <w:r w:rsidR="003C4071" w:rsidRPr="00ED5FDB">
        <w:rPr>
          <w:rFonts w:ascii="Times New Roman" w:hAnsi="Times New Roman" w:cs="Times New Roman"/>
          <w:sz w:val="26"/>
          <w:szCs w:val="26"/>
        </w:rPr>
        <w:t>X</w:t>
      </w:r>
      <w:r w:rsidR="00C84AE4" w:rsidRPr="00ED5FDB">
        <w:rPr>
          <w:rFonts w:ascii="Times New Roman" w:hAnsi="Times New Roman" w:cs="Times New Roman"/>
          <w:sz w:val="26"/>
          <w:szCs w:val="26"/>
        </w:rPr>
        <w:t>e</w:t>
      </w:r>
      <w:r w:rsidRPr="00ED5FDB">
        <w:rPr>
          <w:rFonts w:ascii="Times New Roman" w:hAnsi="Times New Roman" w:cs="Times New Roman"/>
          <w:sz w:val="26"/>
          <w:szCs w:val="26"/>
        </w:rPr>
        <w:t xml:space="preserve"> siècle, Cotonou était un petit village côtier du Dahomey (ancien nom du Bénin). Avec l'arrivée des colons français, l'idée de développer un port à Cotonou a émergé pour faciliter le commerce avec l'arrière-pays et promouvoir l'influence économique de la France dans la région. Ainsi, en 1863, la construction du port a débuté, marquant le point de départ de son histoire.</w:t>
      </w:r>
    </w:p>
    <w:p w14:paraId="5975781B" w14:textId="6A543D6B" w:rsidR="001575AA" w:rsidRPr="00ED5FDB" w:rsidRDefault="001575AA"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Avec l'accession du Bénin à l'indépendance en 1960, le port de Cotonou est devenu un pilier essentiel de l'économie nationale. Il a joué un rôle central dans les échanges commerciaux du pays avec d'autres nations africaines et européennes. Le gouvernement béninois a progressivement investi dans le développement et la modernisation du port, afin d'améliorer ses infrastructures et d'accroître sa capacité.</w:t>
      </w:r>
    </w:p>
    <w:p w14:paraId="789438AB" w14:textId="6596B382" w:rsidR="003C192F" w:rsidRPr="00ED5FDB" w:rsidRDefault="003C192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Depuis lors, le Port Autonome de Cotonou a continué d'évoluer et de se développer. Des projets d'expansion et de modernisation ont été entrepris pour accroître sa capacité, améliorer l'efficacité des opérations et renforcer sa</w:t>
      </w:r>
      <w:r w:rsidR="003639C1" w:rsidRPr="00ED5FDB">
        <w:rPr>
          <w:rFonts w:ascii="Times New Roman" w:hAnsi="Times New Roman" w:cs="Times New Roman"/>
          <w:sz w:val="26"/>
          <w:szCs w:val="26"/>
        </w:rPr>
        <w:t xml:space="preserve"> </w:t>
      </w:r>
      <w:r w:rsidRPr="00ED5FDB">
        <w:rPr>
          <w:rFonts w:ascii="Times New Roman" w:hAnsi="Times New Roman" w:cs="Times New Roman"/>
          <w:sz w:val="26"/>
          <w:szCs w:val="26"/>
        </w:rPr>
        <w:t>compétitivité régionale. Ces efforts ont permis de consolider la position du port en tant que plaque tournante commerciale majeure en Afrique de l'Ouest.</w:t>
      </w:r>
    </w:p>
    <w:p w14:paraId="4C3EEDC8" w14:textId="1FE2C3D2" w:rsidR="00A2700F" w:rsidRPr="00ED5FDB" w:rsidRDefault="00A2700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Situé dans la zone portuaire, le PAC est limité au Nord par le boulevard de la Marina, au sud par l'océan Atlantique, à l'Ouest par l'esplanade des AMAZONE, à l'Est par la traverse Est. C'est l'établissement public chargé de la gestion de toutes les infrastructures et supers structures que constitue le Port de Cotonou.</w:t>
      </w:r>
    </w:p>
    <w:p w14:paraId="2ECE5875" w14:textId="77777777" w:rsidR="006C4E61" w:rsidRPr="00ED5FDB" w:rsidRDefault="006C4E61" w:rsidP="0029280E">
      <w:pPr>
        <w:spacing w:line="360" w:lineRule="auto"/>
        <w:jc w:val="both"/>
        <w:rPr>
          <w:rFonts w:ascii="Times New Roman" w:hAnsi="Times New Roman" w:cs="Times New Roman"/>
          <w:sz w:val="26"/>
          <w:szCs w:val="26"/>
        </w:rPr>
      </w:pPr>
    </w:p>
    <w:p w14:paraId="2276ABCD" w14:textId="5ECBE5EE" w:rsidR="006C4E61" w:rsidRPr="00ED5FDB" w:rsidRDefault="00837363" w:rsidP="00D07659">
      <w:pPr>
        <w:spacing w:line="360" w:lineRule="auto"/>
        <w:ind w:left="720"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1. Organi</w:t>
      </w:r>
      <w:r w:rsidR="00073F28" w:rsidRPr="00ED5FDB">
        <w:rPr>
          <w:rFonts w:ascii="Times New Roman" w:hAnsi="Times New Roman" w:cs="Times New Roman"/>
          <w:b/>
          <w:bCs/>
          <w:sz w:val="26"/>
          <w:szCs w:val="26"/>
        </w:rPr>
        <w:t>gramme du PAC</w:t>
      </w:r>
    </w:p>
    <w:p w14:paraId="6996346C" w14:textId="6A5A1846" w:rsidR="006C4E61" w:rsidRPr="00ED5FDB" w:rsidRDefault="00A77159"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001F3D51" w:rsidRPr="00ED5FDB">
        <w:rPr>
          <w:rFonts w:ascii="Times New Roman" w:hAnsi="Times New Roman" w:cs="Times New Roman"/>
          <w:i/>
          <w:iCs/>
          <w:sz w:val="26"/>
          <w:szCs w:val="26"/>
        </w:rPr>
        <w:t xml:space="preserve">Figure n°1 </w:t>
      </w:r>
      <w:r w:rsidR="003F64B0" w:rsidRPr="00ED5FDB">
        <w:rPr>
          <w:rFonts w:ascii="Times New Roman" w:hAnsi="Times New Roman" w:cs="Times New Roman"/>
          <w:sz w:val="26"/>
          <w:szCs w:val="26"/>
        </w:rPr>
        <w:t xml:space="preserve">présente l’organigramme du </w:t>
      </w:r>
      <w:r w:rsidR="003D5387">
        <w:rPr>
          <w:rFonts w:ascii="Times New Roman" w:hAnsi="Times New Roman" w:cs="Times New Roman"/>
          <w:sz w:val="26"/>
          <w:szCs w:val="26"/>
        </w:rPr>
        <w:t>PAC</w:t>
      </w:r>
      <w:r w:rsidR="00574691">
        <w:rPr>
          <w:rFonts w:ascii="Times New Roman" w:hAnsi="Times New Roman" w:cs="Times New Roman"/>
          <w:sz w:val="26"/>
          <w:szCs w:val="26"/>
        </w:rPr>
        <w:t xml:space="preserve"> </w:t>
      </w:r>
      <w:r w:rsidR="00574691" w:rsidRPr="00ED5FDB">
        <w:rPr>
          <w:rFonts w:ascii="Times New Roman" w:hAnsi="Times New Roman" w:cs="Times New Roman"/>
          <w:sz w:val="26"/>
          <w:szCs w:val="26"/>
        </w:rPr>
        <w:t>structuré en Directions et Départements comprenant des services pour une exécution optimale de ses activités</w:t>
      </w:r>
      <w:r w:rsidR="00AF7538" w:rsidRPr="00ED5FDB">
        <w:rPr>
          <w:rFonts w:ascii="Times New Roman" w:hAnsi="Times New Roman" w:cs="Times New Roman"/>
          <w:sz w:val="26"/>
          <w:szCs w:val="26"/>
        </w:rPr>
        <w:t>.</w:t>
      </w:r>
    </w:p>
    <w:p w14:paraId="489F3F3E" w14:textId="77777777" w:rsidR="00E53D5C" w:rsidRDefault="00E53D5C" w:rsidP="0029280E">
      <w:pPr>
        <w:spacing w:line="360" w:lineRule="auto"/>
        <w:jc w:val="both"/>
        <w:rPr>
          <w:rFonts w:ascii="Times New Roman" w:hAnsi="Times New Roman" w:cs="Times New Roman"/>
          <w:sz w:val="26"/>
          <w:szCs w:val="26"/>
        </w:rPr>
      </w:pPr>
    </w:p>
    <w:p w14:paraId="0D71E678" w14:textId="7C1AA5C2" w:rsidR="00481748" w:rsidRPr="00481748" w:rsidRDefault="00481748" w:rsidP="00481748">
      <w:pPr>
        <w:tabs>
          <w:tab w:val="center" w:pos="4536"/>
        </w:tabs>
        <w:rPr>
          <w:rFonts w:ascii="Times New Roman" w:hAnsi="Times New Roman" w:cs="Times New Roman"/>
          <w:sz w:val="26"/>
          <w:szCs w:val="26"/>
        </w:rPr>
        <w:sectPr w:rsidR="00481748" w:rsidRPr="00481748" w:rsidSect="00605345">
          <w:pgSz w:w="11906" w:h="16838"/>
          <w:pgMar w:top="1417" w:right="1417" w:bottom="1417" w:left="1417" w:header="709" w:footer="708" w:gutter="0"/>
          <w:pgNumType w:start="1"/>
          <w:cols w:space="708"/>
          <w:titlePg/>
          <w:docGrid w:linePitch="360"/>
        </w:sectPr>
      </w:pPr>
    </w:p>
    <w:p w14:paraId="7BB42E10" w14:textId="77777777" w:rsidR="00844C7E" w:rsidRPr="00ED5FDB" w:rsidRDefault="008509FE"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58240" behindDoc="0" locked="0" layoutInCell="1" allowOverlap="1" wp14:anchorId="2A9FB5E2" wp14:editId="68795E85">
                <wp:simplePos x="0" y="0"/>
                <wp:positionH relativeFrom="column">
                  <wp:posOffset>1690370</wp:posOffset>
                </wp:positionH>
                <wp:positionV relativeFrom="paragraph">
                  <wp:posOffset>5240020</wp:posOffset>
                </wp:positionV>
                <wp:extent cx="4815840" cy="304800"/>
                <wp:effectExtent l="0" t="0" r="3810" b="0"/>
                <wp:wrapNone/>
                <wp:docPr id="1584916015" name="Zone de texte 8"/>
                <wp:cNvGraphicFramePr/>
                <a:graphic xmlns:a="http://schemas.openxmlformats.org/drawingml/2006/main">
                  <a:graphicData uri="http://schemas.microsoft.com/office/word/2010/wordprocessingShape">
                    <wps:wsp>
                      <wps:cNvSpPr txBox="1"/>
                      <wps:spPr>
                        <a:xfrm>
                          <a:off x="0" y="0"/>
                          <a:ext cx="4815840" cy="304800"/>
                        </a:xfrm>
                        <a:prstGeom prst="rect">
                          <a:avLst/>
                        </a:prstGeom>
                        <a:solidFill>
                          <a:schemeClr val="lt1"/>
                        </a:solidFill>
                        <a:ln w="6350">
                          <a:noFill/>
                        </a:ln>
                      </wps:spPr>
                      <wps:txb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B5E2" id="Zone de texte 8" o:spid="_x0000_s1031" type="#_x0000_t202" style="position:absolute;left:0;text-align:left;margin-left:133.1pt;margin-top:412.6pt;width:37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" fillcolor="white [3201]" stroked="f" strokeweight=".5pt">
                <v:textbo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v:textbox>
              </v:shape>
            </w:pict>
          </mc:Fallback>
        </mc:AlternateContent>
      </w:r>
      <w:r w:rsidR="00ED4776" w:rsidRPr="00ED5FDB">
        <w:rPr>
          <w:rFonts w:ascii="Times New Roman" w:hAnsi="Times New Roman" w:cs="Times New Roman"/>
          <w:noProof/>
          <w:sz w:val="26"/>
          <w:szCs w:val="26"/>
          <w:lang w:eastAsia="fr-FR"/>
        </w:rPr>
        <w:drawing>
          <wp:inline distT="0" distB="0" distL="0" distR="0" wp14:anchorId="65005D76" wp14:editId="1C4B7104">
            <wp:extent cx="9090660" cy="5137150"/>
            <wp:effectExtent l="0" t="0" r="0" b="6350"/>
            <wp:docPr id="1256215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5856" name="Image 1256215856"/>
                    <pic:cNvPicPr/>
                  </pic:nvPicPr>
                  <pic:blipFill>
                    <a:blip r:embed="rId17">
                      <a:extLst>
                        <a:ext uri="{28A0092B-C50C-407E-A947-70E740481C1C}">
                          <a14:useLocalDpi xmlns:a14="http://schemas.microsoft.com/office/drawing/2010/main" val="0"/>
                        </a:ext>
                      </a:extLst>
                    </a:blip>
                    <a:stretch>
                      <a:fillRect/>
                    </a:stretch>
                  </pic:blipFill>
                  <pic:spPr>
                    <a:xfrm>
                      <a:off x="0" y="0"/>
                      <a:ext cx="9090982" cy="5137332"/>
                    </a:xfrm>
                    <a:prstGeom prst="rect">
                      <a:avLst/>
                    </a:prstGeom>
                  </pic:spPr>
                </pic:pic>
              </a:graphicData>
            </a:graphic>
          </wp:inline>
        </w:drawing>
      </w:r>
    </w:p>
    <w:p w14:paraId="4D75FFB2" w14:textId="0315399B" w:rsidR="00ED0C51" w:rsidRPr="00ED5FDB" w:rsidRDefault="00ED0C51" w:rsidP="0029280E">
      <w:pPr>
        <w:spacing w:line="360" w:lineRule="auto"/>
        <w:jc w:val="both"/>
        <w:rPr>
          <w:rFonts w:ascii="Times New Roman" w:hAnsi="Times New Roman" w:cs="Times New Roman"/>
          <w:sz w:val="26"/>
          <w:szCs w:val="26"/>
        </w:rPr>
        <w:sectPr w:rsidR="00ED0C51" w:rsidRPr="00ED5FDB" w:rsidSect="00E53D5C">
          <w:pgSz w:w="16838" w:h="11906" w:orient="landscape"/>
          <w:pgMar w:top="1418" w:right="1418" w:bottom="1418" w:left="1418" w:header="709" w:footer="709" w:gutter="0"/>
          <w:cols w:space="708"/>
          <w:titlePg/>
          <w:docGrid w:linePitch="360"/>
        </w:sectPr>
      </w:pPr>
    </w:p>
    <w:p w14:paraId="7D28D272" w14:textId="00652952" w:rsidR="006C4E61" w:rsidRPr="00ED5FDB" w:rsidRDefault="006C4E61"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Une présentation générale de cette structure se présente comme suit</w:t>
      </w:r>
      <w:r w:rsidR="00C52881"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01D9C710" w14:textId="0B0D119B" w:rsidR="006C4E61" w:rsidRPr="00ED5FDB" w:rsidRDefault="006C4E61"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A. Le Conseil d'Administration (CA)</w:t>
      </w:r>
    </w:p>
    <w:p w14:paraId="1AB66DF5" w14:textId="63106DCD" w:rsidR="006C4E61" w:rsidRPr="00ED5FDB" w:rsidRDefault="006C4E61" w:rsidP="00980D64">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Disposant de tous les pouvoirs pour agir en toute circonstance au nom de l'entreprise, le conseil d'administration élabore la politique générale du PAC en conformité avec le plan de développement économique et social tout en agissant sur les objectifs à atteindre. Il est composé de dix (10) membres que sont</w:t>
      </w:r>
      <w:r w:rsidR="0014047B"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68FBA83C" w14:textId="4D485843" w:rsidR="001E0597" w:rsidRPr="00ED5FDB" w:rsidRDefault="00CE3646"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Sept (07) Administrateurs</w:t>
      </w:r>
      <w:r w:rsidR="0014047B"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w:t>
      </w:r>
    </w:p>
    <w:p w14:paraId="1971E6AF" w14:textId="56907FB8"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du Ministre du Cadre de Vie et des Transports</w:t>
      </w:r>
    </w:p>
    <w:p w14:paraId="41AB75BB"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9D05C93" w14:textId="70B27862"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du Développement et de la Coordination de l'Action Gouvernementale</w:t>
      </w:r>
    </w:p>
    <w:p w14:paraId="797C64D7"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34358C75" w14:textId="6292F606"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Directeur des Affaires Portuaires, Maritimes et Fluvio-Lagunaires</w:t>
      </w:r>
    </w:p>
    <w:p w14:paraId="055A4431"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2F6BD8D" w14:textId="6228F670"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de l'</w:t>
      </w:r>
      <w:r w:rsidR="0086328D" w:rsidRPr="00ED5FDB">
        <w:rPr>
          <w:rFonts w:ascii="Times New Roman" w:hAnsi="Times New Roman" w:cs="Times New Roman"/>
          <w:sz w:val="26"/>
          <w:szCs w:val="26"/>
        </w:rPr>
        <w:t>Économie</w:t>
      </w:r>
      <w:r w:rsidR="001E0597" w:rsidRPr="00ED5FDB">
        <w:rPr>
          <w:rFonts w:ascii="Times New Roman" w:hAnsi="Times New Roman" w:cs="Times New Roman"/>
          <w:sz w:val="26"/>
          <w:szCs w:val="26"/>
        </w:rPr>
        <w:t xml:space="preserve"> et des Finances</w:t>
      </w:r>
    </w:p>
    <w:p w14:paraId="7ED2BB70"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56DA335" w14:textId="32280F44"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Chambre de Commerce et d'Industrie du Bénin</w:t>
      </w:r>
    </w:p>
    <w:p w14:paraId="0A1B1B46"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CF1F903" w14:textId="03C52C33"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Caisse des Dépôts et Consignations du Bénin</w:t>
      </w:r>
    </w:p>
    <w:p w14:paraId="79EAC4D9"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FB2AA60" w14:textId="7AD80FCA" w:rsidR="001E0597" w:rsidRDefault="00207836" w:rsidP="00D34533">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Présidence de la République</w:t>
      </w:r>
    </w:p>
    <w:p w14:paraId="5E085E62" w14:textId="77777777" w:rsidR="00D34533" w:rsidRPr="00D34533" w:rsidRDefault="00D34533" w:rsidP="00D34533">
      <w:pPr>
        <w:pStyle w:val="Paragraphedeliste"/>
        <w:rPr>
          <w:rFonts w:ascii="Times New Roman" w:hAnsi="Times New Roman" w:cs="Times New Roman"/>
          <w:sz w:val="26"/>
          <w:szCs w:val="26"/>
        </w:rPr>
      </w:pPr>
    </w:p>
    <w:p w14:paraId="0B913E1C" w14:textId="77777777" w:rsidR="00D34533" w:rsidRPr="00D34533" w:rsidRDefault="00D34533" w:rsidP="00D34533">
      <w:pPr>
        <w:pStyle w:val="Paragraphedeliste"/>
        <w:spacing w:after="0" w:line="240" w:lineRule="auto"/>
        <w:ind w:left="1440"/>
        <w:jc w:val="both"/>
        <w:rPr>
          <w:rFonts w:ascii="Times New Roman" w:hAnsi="Times New Roman" w:cs="Times New Roman"/>
          <w:sz w:val="26"/>
          <w:szCs w:val="26"/>
        </w:rPr>
      </w:pPr>
    </w:p>
    <w:p w14:paraId="15F2F730" w14:textId="366086C9" w:rsidR="001E0597" w:rsidRPr="00ED5FDB" w:rsidRDefault="001E0597"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Trois (03) Observateurs :</w:t>
      </w:r>
    </w:p>
    <w:p w14:paraId="2501B964" w14:textId="1132458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Niger</w:t>
      </w:r>
    </w:p>
    <w:p w14:paraId="4E31F9B5"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E45806C" w14:textId="2334B8FE"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de la République du Burkina Faso</w:t>
      </w:r>
    </w:p>
    <w:p w14:paraId="7B5CB01C"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2DDD0C32" w14:textId="5F94D1B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Mali</w:t>
      </w:r>
    </w:p>
    <w:p w14:paraId="6E123B53" w14:textId="77777777" w:rsidR="009106A5" w:rsidRPr="00ED5FDB" w:rsidRDefault="009106A5" w:rsidP="006F3A9C">
      <w:pPr>
        <w:spacing w:line="360" w:lineRule="auto"/>
        <w:ind w:left="360"/>
        <w:jc w:val="both"/>
        <w:rPr>
          <w:rFonts w:ascii="Times New Roman" w:hAnsi="Times New Roman" w:cs="Times New Roman"/>
          <w:sz w:val="26"/>
          <w:szCs w:val="26"/>
        </w:rPr>
      </w:pPr>
    </w:p>
    <w:p w14:paraId="25C30C37" w14:textId="24616A51" w:rsidR="009106A5" w:rsidRPr="00ED5FDB" w:rsidRDefault="009106A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B. La Direction Générale (DG)</w:t>
      </w:r>
    </w:p>
    <w:p w14:paraId="2C9C3856" w14:textId="653AE7F7" w:rsidR="009106A5" w:rsidRPr="00ED5FDB" w:rsidRDefault="009106A5"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a pour mission d'assurer la gestion complète de la société en vue de sa modernisation. Elle est composée de :</w:t>
      </w:r>
    </w:p>
    <w:p w14:paraId="0029F2FE" w14:textId="3E040C02"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Particulier</w:t>
      </w:r>
    </w:p>
    <w:p w14:paraId="645BB324"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2CF4671D" w14:textId="65F293CA"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Département du Système d'Information Portuaire</w:t>
      </w:r>
    </w:p>
    <w:p w14:paraId="37248F23"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1094161F" w14:textId="0599B64E"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Général</w:t>
      </w:r>
    </w:p>
    <w:p w14:paraId="1C216606" w14:textId="77777777" w:rsidR="009106A5" w:rsidRPr="00ED5FDB" w:rsidRDefault="009106A5" w:rsidP="006F3A9C">
      <w:pPr>
        <w:spacing w:line="360" w:lineRule="auto"/>
        <w:ind w:left="360"/>
        <w:jc w:val="both"/>
        <w:rPr>
          <w:rFonts w:ascii="Times New Roman" w:hAnsi="Times New Roman" w:cs="Times New Roman"/>
          <w:sz w:val="26"/>
          <w:szCs w:val="26"/>
        </w:rPr>
      </w:pPr>
    </w:p>
    <w:p w14:paraId="01AC0537" w14:textId="77777777" w:rsidR="00A17ACA"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C. Direction de Contrôle des Marchés Publics (DCMP)</w:t>
      </w:r>
    </w:p>
    <w:p w14:paraId="37BDC946" w14:textId="57DB19FE" w:rsidR="009106A5" w:rsidRPr="00A17ACA" w:rsidRDefault="009106A5" w:rsidP="00A17ACA">
      <w:pPr>
        <w:spacing w:line="480" w:lineRule="auto"/>
        <w:ind w:firstLine="720"/>
        <w:jc w:val="both"/>
        <w:rPr>
          <w:rFonts w:ascii="Times New Roman" w:hAnsi="Times New Roman" w:cs="Times New Roman"/>
          <w:b/>
          <w:bCs/>
          <w:sz w:val="26"/>
          <w:szCs w:val="26"/>
        </w:rPr>
      </w:pPr>
      <w:r w:rsidRPr="00ED5FDB">
        <w:rPr>
          <w:rFonts w:ascii="Times New Roman" w:hAnsi="Times New Roman" w:cs="Times New Roman"/>
          <w:sz w:val="26"/>
          <w:szCs w:val="26"/>
        </w:rPr>
        <w:t>La Direction du Contrôle des Marchés Publics est chargée d'assurer la mission de contrôle des marchés publics conformément à la réglementation en vigueur notamment le code des marchés publics et ses décrets d'application.</w:t>
      </w:r>
    </w:p>
    <w:p w14:paraId="06DF5EE5" w14:textId="77777777" w:rsidR="009106A5" w:rsidRPr="00ED5FDB"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D. Direction des Marchés Publics (DMP)</w:t>
      </w:r>
    </w:p>
    <w:p w14:paraId="11CA2DB1" w14:textId="5D82AA3C" w:rsidR="00584186" w:rsidRPr="00ED5FDB" w:rsidRDefault="00584186"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Direction des Marchés Publics est chargée d'assurer l'ensemble des procédures de passation des marchés du </w:t>
      </w:r>
      <w:r w:rsidR="005C091E">
        <w:rPr>
          <w:rFonts w:ascii="Times New Roman" w:hAnsi="Times New Roman" w:cs="Times New Roman"/>
          <w:sz w:val="26"/>
          <w:szCs w:val="26"/>
        </w:rPr>
        <w:t>PAC</w:t>
      </w:r>
      <w:r w:rsidRPr="00ED5FDB">
        <w:rPr>
          <w:rFonts w:ascii="Times New Roman" w:hAnsi="Times New Roman" w:cs="Times New Roman"/>
          <w:sz w:val="26"/>
          <w:szCs w:val="26"/>
        </w:rPr>
        <w:t>, dans le respect des dispositions du code des marchés publics et des textes d'application. Elle comprend deux (02) départements dont</w:t>
      </w:r>
      <w:r w:rsidR="00E2603A"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144792EE"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Passation des Marchés Publics</w:t>
      </w:r>
    </w:p>
    <w:p w14:paraId="18DC6DB5" w14:textId="77777777" w:rsidR="00584186" w:rsidRPr="00ED5FDB" w:rsidRDefault="00584186" w:rsidP="005C091E">
      <w:pPr>
        <w:spacing w:after="0" w:line="240" w:lineRule="auto"/>
        <w:ind w:left="360"/>
        <w:jc w:val="both"/>
        <w:rPr>
          <w:rFonts w:ascii="Times New Roman" w:hAnsi="Times New Roman" w:cs="Times New Roman"/>
          <w:sz w:val="26"/>
          <w:szCs w:val="26"/>
        </w:rPr>
      </w:pPr>
    </w:p>
    <w:p w14:paraId="5B6989E6"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l'Exécution des Marchés Publics</w:t>
      </w:r>
    </w:p>
    <w:p w14:paraId="61034456" w14:textId="77777777" w:rsidR="00584186" w:rsidRPr="00ED5FDB" w:rsidRDefault="00584186" w:rsidP="005C091E">
      <w:pPr>
        <w:spacing w:line="360" w:lineRule="auto"/>
        <w:jc w:val="both"/>
        <w:rPr>
          <w:rFonts w:ascii="Times New Roman" w:hAnsi="Times New Roman" w:cs="Times New Roman"/>
          <w:sz w:val="26"/>
          <w:szCs w:val="26"/>
        </w:rPr>
      </w:pPr>
    </w:p>
    <w:p w14:paraId="18A8E85E" w14:textId="7A11FC97" w:rsidR="00584186" w:rsidRPr="00ED5FDB" w:rsidRDefault="005841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E. La Direction des Infrastructures (DI)</w:t>
      </w:r>
    </w:p>
    <w:p w14:paraId="18998F2D" w14:textId="49F13834" w:rsidR="00020D0F" w:rsidRPr="00ED5FDB" w:rsidRDefault="00584186" w:rsidP="005C091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La Direction des Infrastructures a pour mission d'assurer la maîtrise d'ouvrage de tous les projets d'infrastructures routières, de rénovation et d'expansion du Port de Cotonou ainsi que les Aménagements Paysagers inclus dans la Convention Tripartite</w:t>
      </w:r>
      <w:r w:rsidR="00020D0F" w:rsidRPr="00ED5FDB">
        <w:rPr>
          <w:rFonts w:ascii="Times New Roman" w:hAnsi="Times New Roman" w:cs="Times New Roman"/>
          <w:sz w:val="26"/>
          <w:szCs w:val="26"/>
        </w:rPr>
        <w:t>. Elle comprend</w:t>
      </w:r>
      <w:r w:rsidR="00E2603A" w:rsidRPr="00ED5FDB">
        <w:rPr>
          <w:rFonts w:ascii="Times New Roman" w:hAnsi="Times New Roman" w:cs="Times New Roman"/>
          <w:sz w:val="26"/>
          <w:szCs w:val="26"/>
        </w:rPr>
        <w:t xml:space="preserve"> </w:t>
      </w:r>
      <w:r w:rsidR="00020D0F" w:rsidRPr="00ED5FDB">
        <w:rPr>
          <w:rFonts w:ascii="Times New Roman" w:hAnsi="Times New Roman" w:cs="Times New Roman"/>
          <w:sz w:val="26"/>
          <w:szCs w:val="26"/>
        </w:rPr>
        <w:t>:</w:t>
      </w:r>
    </w:p>
    <w:p w14:paraId="56167E39"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Technique</w:t>
      </w:r>
    </w:p>
    <w:p w14:paraId="37F5387C"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5584B67A"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Terrestres</w:t>
      </w:r>
    </w:p>
    <w:p w14:paraId="5F594075"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7E0AB60C"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Portuaires</w:t>
      </w:r>
    </w:p>
    <w:p w14:paraId="7BF6D9A0"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30279575" w14:textId="77777777" w:rsidR="00C81B3B"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Topographie, Hydrographie et Océanographie</w:t>
      </w:r>
      <w:r w:rsidR="00C81B3B" w:rsidRPr="00ED5FDB">
        <w:rPr>
          <w:rFonts w:ascii="Times New Roman" w:hAnsi="Times New Roman" w:cs="Times New Roman"/>
          <w:sz w:val="26"/>
          <w:szCs w:val="26"/>
        </w:rPr>
        <w:t xml:space="preserve"> </w:t>
      </w:r>
    </w:p>
    <w:p w14:paraId="27C23B4D" w14:textId="77777777" w:rsidR="00C81B3B" w:rsidRPr="00ED5FDB" w:rsidRDefault="00C81B3B" w:rsidP="006F3A9C">
      <w:pPr>
        <w:spacing w:line="360" w:lineRule="auto"/>
        <w:ind w:left="360"/>
        <w:jc w:val="both"/>
        <w:rPr>
          <w:rFonts w:ascii="Times New Roman" w:hAnsi="Times New Roman" w:cs="Times New Roman"/>
          <w:sz w:val="26"/>
          <w:szCs w:val="26"/>
        </w:rPr>
      </w:pPr>
    </w:p>
    <w:p w14:paraId="507402F4" w14:textId="369A9434"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F. La Direction des Opérations Portuaires et de la Sécurité (DOPS)</w:t>
      </w:r>
    </w:p>
    <w:p w14:paraId="1ED1A634" w14:textId="3BCED2ED" w:rsidR="00C81B3B" w:rsidRPr="00ED5FDB" w:rsidRDefault="00C81B3B" w:rsidP="00A847F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Chargée d'assurer le bon déroulement des opérations portuaires ainsi que leur sécurité, cette direction est composée de :</w:t>
      </w:r>
    </w:p>
    <w:p w14:paraId="6BE1EB8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Commandant du Port</w:t>
      </w:r>
    </w:p>
    <w:p w14:paraId="5515CE05"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408D7B58"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Qualité, de l'Hygiène, de la Sécurité et de l'Environnement</w:t>
      </w:r>
    </w:p>
    <w:p w14:paraId="0EC1BD88"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3990C6B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Remorquage et Engins Flottants</w:t>
      </w:r>
    </w:p>
    <w:p w14:paraId="28CC78F2" w14:textId="77777777" w:rsidR="00C81B3B" w:rsidRPr="00ED5FDB" w:rsidRDefault="00C81B3B" w:rsidP="00B674AC">
      <w:pPr>
        <w:spacing w:line="360" w:lineRule="auto"/>
        <w:jc w:val="both"/>
        <w:rPr>
          <w:rFonts w:ascii="Times New Roman" w:hAnsi="Times New Roman" w:cs="Times New Roman"/>
          <w:sz w:val="26"/>
          <w:szCs w:val="26"/>
        </w:rPr>
      </w:pPr>
    </w:p>
    <w:p w14:paraId="47FF067D" w14:textId="677C5E9E"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G. La Direction de l'Audit Interne et du Contrôle Financier (DAICF)</w:t>
      </w:r>
    </w:p>
    <w:p w14:paraId="65EAA5E2" w14:textId="163E7AE4" w:rsidR="005C4195" w:rsidRPr="00ED5FDB" w:rsidRDefault="00C81B3B" w:rsidP="00B674AC">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entre autres de concevoir et de coordonner la mise en œuvre des dispositifs de l'audit interne et du contrôle financier, de coordonner l'élaboration et la</w:t>
      </w:r>
      <w:r w:rsidR="00D77B5B">
        <w:rPr>
          <w:rFonts w:ascii="Times New Roman" w:hAnsi="Times New Roman" w:cs="Times New Roman"/>
          <w:sz w:val="26"/>
          <w:szCs w:val="26"/>
        </w:rPr>
        <w:t xml:space="preserve"> </w:t>
      </w:r>
      <w:r w:rsidRPr="00ED5FDB">
        <w:rPr>
          <w:rFonts w:ascii="Times New Roman" w:hAnsi="Times New Roman" w:cs="Times New Roman"/>
          <w:sz w:val="26"/>
          <w:szCs w:val="26"/>
        </w:rPr>
        <w:t>vulgarisation des manuels de procédures, d'élaborer, de faire approuver et de mettre en œuvre le planning</w:t>
      </w:r>
      <w:r w:rsidR="005C4195" w:rsidRPr="00ED5FDB">
        <w:rPr>
          <w:rFonts w:ascii="Times New Roman" w:hAnsi="Times New Roman" w:cs="Times New Roman"/>
          <w:sz w:val="26"/>
          <w:szCs w:val="26"/>
        </w:rPr>
        <w:t xml:space="preserve"> annuel des missions d'audit interne et externe. Elle est composée de</w:t>
      </w:r>
      <w:r w:rsidR="00140B15" w:rsidRPr="00ED5FDB">
        <w:rPr>
          <w:rFonts w:ascii="Times New Roman" w:hAnsi="Times New Roman" w:cs="Times New Roman"/>
          <w:sz w:val="26"/>
          <w:szCs w:val="26"/>
        </w:rPr>
        <w:t xml:space="preserve"> </w:t>
      </w:r>
      <w:r w:rsidR="00FE6BBC" w:rsidRPr="00ED5FDB">
        <w:rPr>
          <w:rFonts w:ascii="Times New Roman" w:hAnsi="Times New Roman" w:cs="Times New Roman"/>
          <w:sz w:val="26"/>
          <w:szCs w:val="26"/>
        </w:rPr>
        <w:t>:</w:t>
      </w:r>
    </w:p>
    <w:p w14:paraId="75EACD0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Audit Interne</w:t>
      </w:r>
    </w:p>
    <w:p w14:paraId="4BC978E3"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B2F7E66"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PMO et Rapportage</w:t>
      </w:r>
    </w:p>
    <w:p w14:paraId="3810D20B"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856B24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Contrôle Interne</w:t>
      </w:r>
    </w:p>
    <w:p w14:paraId="31035106" w14:textId="77777777" w:rsidR="005C4195" w:rsidRPr="00ED5FDB" w:rsidRDefault="005C4195" w:rsidP="006F3A9C">
      <w:pPr>
        <w:spacing w:line="360" w:lineRule="auto"/>
        <w:ind w:left="360"/>
        <w:jc w:val="both"/>
        <w:rPr>
          <w:rFonts w:ascii="Times New Roman" w:hAnsi="Times New Roman" w:cs="Times New Roman"/>
          <w:sz w:val="26"/>
          <w:szCs w:val="26"/>
        </w:rPr>
      </w:pPr>
    </w:p>
    <w:p w14:paraId="5555FD1C" w14:textId="7135A72D" w:rsidR="005C4195" w:rsidRPr="00ED5FDB" w:rsidRDefault="005C419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H. La Direction des Affaires Juridiques et du Contentieux (DAJC)</w:t>
      </w:r>
    </w:p>
    <w:p w14:paraId="39F3E780" w14:textId="7B4FEAF8" w:rsidR="005C4195" w:rsidRPr="00ED5FDB" w:rsidRDefault="005C4195"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Cette direction a pour mission de prévenir les litiges et d'assurer la veille juridique et le suivi des concessions portuaires. Elle comporte un département et quatre (04) services que sont :</w:t>
      </w:r>
    </w:p>
    <w:p w14:paraId="5D04EDA5"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Juridique et Compliance</w:t>
      </w:r>
    </w:p>
    <w:p w14:paraId="211DAC1C"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A60677F"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Règlementation et Contentieux</w:t>
      </w:r>
    </w:p>
    <w:p w14:paraId="2F6F24E4"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55E709AE"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Juridique et Compliance</w:t>
      </w:r>
    </w:p>
    <w:p w14:paraId="1B6B43A9"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D0F7000"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des Risques et Assurances</w:t>
      </w:r>
    </w:p>
    <w:p w14:paraId="2E23CE69" w14:textId="77777777" w:rsidR="008D105B" w:rsidRPr="00ED5FDB" w:rsidRDefault="008D105B" w:rsidP="00A958D5">
      <w:pPr>
        <w:spacing w:after="0" w:line="240" w:lineRule="auto"/>
        <w:ind w:left="360"/>
        <w:jc w:val="both"/>
        <w:rPr>
          <w:rFonts w:ascii="Times New Roman" w:hAnsi="Times New Roman" w:cs="Times New Roman"/>
          <w:sz w:val="26"/>
          <w:szCs w:val="26"/>
        </w:rPr>
      </w:pPr>
    </w:p>
    <w:p w14:paraId="75AFAE4F" w14:textId="77777777" w:rsidR="006E00D7" w:rsidRPr="00ED5FDB" w:rsidRDefault="00CE5CDA"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Le Service Suivi des Concessions</w:t>
      </w:r>
    </w:p>
    <w:p w14:paraId="6FBEF945" w14:textId="77777777" w:rsidR="006E00D7" w:rsidRPr="00ED5FDB" w:rsidRDefault="006E00D7" w:rsidP="006F3A9C">
      <w:pPr>
        <w:pStyle w:val="Paragraphedeliste"/>
        <w:spacing w:line="360" w:lineRule="auto"/>
        <w:ind w:left="1080"/>
        <w:jc w:val="both"/>
        <w:rPr>
          <w:rFonts w:ascii="Times New Roman" w:hAnsi="Times New Roman" w:cs="Times New Roman"/>
          <w:b/>
          <w:bCs/>
          <w:sz w:val="26"/>
          <w:szCs w:val="26"/>
        </w:rPr>
      </w:pPr>
    </w:p>
    <w:p w14:paraId="46CDBA6A" w14:textId="4489CDF9" w:rsidR="00334C63" w:rsidRPr="00ED5FDB" w:rsidRDefault="008D105B" w:rsidP="006F3A9C">
      <w:pPr>
        <w:spacing w:after="0" w:line="360" w:lineRule="auto"/>
        <w:ind w:left="360"/>
        <w:jc w:val="both"/>
        <w:rPr>
          <w:rFonts w:ascii="Times New Roman" w:hAnsi="Times New Roman" w:cs="Times New Roman"/>
          <w:sz w:val="26"/>
          <w:szCs w:val="26"/>
        </w:rPr>
      </w:pPr>
      <w:r w:rsidRPr="00ED5FDB">
        <w:rPr>
          <w:rFonts w:ascii="Times New Roman" w:hAnsi="Times New Roman" w:cs="Times New Roman"/>
          <w:b/>
          <w:bCs/>
          <w:sz w:val="26"/>
          <w:szCs w:val="26"/>
        </w:rPr>
        <w:t>I</w:t>
      </w:r>
      <w:r w:rsidR="00334C63" w:rsidRPr="00ED5FDB">
        <w:rPr>
          <w:rFonts w:ascii="Times New Roman" w:hAnsi="Times New Roman" w:cs="Times New Roman"/>
          <w:b/>
          <w:bCs/>
          <w:sz w:val="26"/>
          <w:szCs w:val="26"/>
        </w:rPr>
        <w:t>. La Direction Commerciale et du Marketing (DCM)</w:t>
      </w:r>
    </w:p>
    <w:p w14:paraId="78E3D725" w14:textId="300019BE" w:rsidR="00334C63" w:rsidRPr="00ED5FDB" w:rsidRDefault="00334C63"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à la Direction Commerciale et du Marketing, elle s'occupe d'évaluer les performances des activités du PAC afin d'intégrer dans l'action de marketing la qualité des services rendus et, de promouvoir la coopération internationale avec les Etats-clients et autres institutions maritimes. Au sein de cette direction, sont logés</w:t>
      </w:r>
      <w:r w:rsidR="00762CFF"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7C1B1F5"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Facturation</w:t>
      </w:r>
    </w:p>
    <w:p w14:paraId="3CD4E63C"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916AA8"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BESC et Redevances PAC-SIRAT</w:t>
      </w:r>
    </w:p>
    <w:p w14:paraId="3BB58739"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3E116787"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Facturation Commerciale</w:t>
      </w:r>
    </w:p>
    <w:p w14:paraId="3CBD8D5F"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E53B7F" w14:textId="680EFA00"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 xml:space="preserve">Le Service Intelligence </w:t>
      </w:r>
      <w:r w:rsidR="00844D75" w:rsidRPr="00ED5FDB">
        <w:rPr>
          <w:rFonts w:ascii="Times New Roman" w:hAnsi="Times New Roman" w:cs="Times New Roman"/>
          <w:sz w:val="26"/>
          <w:szCs w:val="26"/>
        </w:rPr>
        <w:t>Économique</w:t>
      </w:r>
    </w:p>
    <w:p w14:paraId="4B2843A3"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62B7AF8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Commerciale</w:t>
      </w:r>
    </w:p>
    <w:p w14:paraId="3BD512A0"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78385C6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Communication</w:t>
      </w:r>
    </w:p>
    <w:p w14:paraId="4D8B8145" w14:textId="77777777" w:rsidR="008D105B" w:rsidRPr="00ED5FDB" w:rsidRDefault="008D105B" w:rsidP="008C7253">
      <w:pPr>
        <w:spacing w:after="0" w:line="240" w:lineRule="auto"/>
        <w:ind w:left="360"/>
        <w:jc w:val="both"/>
        <w:rPr>
          <w:rFonts w:ascii="Times New Roman" w:hAnsi="Times New Roman" w:cs="Times New Roman"/>
          <w:sz w:val="26"/>
          <w:szCs w:val="26"/>
        </w:rPr>
      </w:pPr>
    </w:p>
    <w:p w14:paraId="788CDEAC" w14:textId="77777777" w:rsidR="0060528E" w:rsidRPr="00ED5FDB" w:rsidRDefault="0060528E"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du Domaine Portuaire</w:t>
      </w:r>
    </w:p>
    <w:p w14:paraId="4F475C94" w14:textId="77777777" w:rsidR="0060528E" w:rsidRPr="00ED5FDB" w:rsidRDefault="0060528E" w:rsidP="006F3A9C">
      <w:pPr>
        <w:spacing w:line="360" w:lineRule="auto"/>
        <w:ind w:left="360"/>
        <w:jc w:val="both"/>
        <w:rPr>
          <w:rFonts w:ascii="Times New Roman" w:hAnsi="Times New Roman" w:cs="Times New Roman"/>
          <w:sz w:val="26"/>
          <w:szCs w:val="26"/>
        </w:rPr>
      </w:pPr>
    </w:p>
    <w:p w14:paraId="3A53E492" w14:textId="6B2E2F19" w:rsidR="0060528E" w:rsidRPr="00ED5FDB" w:rsidRDefault="0060528E"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J. La Direction de l'Administration et des Finances (DAF)</w:t>
      </w:r>
    </w:p>
    <w:p w14:paraId="734FB9CA" w14:textId="63E8FA13" w:rsidR="0060528E" w:rsidRPr="00ED5FDB" w:rsidRDefault="0060528E" w:rsidP="008C725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de la gestion administrative, financière, comptable, budgétaire et de la fiscalité du PAC. Elle assure la prévision de la trésorerie, la mobilisation des ressources financières, le contrôle des coûts, la prévision des résultats, le management général des Ressources Humaines et la Sécurité des Systèmes d'Information du PAC. Elle est structurée en quatre (04) départements à savoir</w:t>
      </w:r>
      <w:r w:rsidR="006438A8"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9776D6"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Comptable</w:t>
      </w:r>
    </w:p>
    <w:p w14:paraId="51B6E4B4"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7070BBFB" w14:textId="4678B4CB"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Financier</w:t>
      </w:r>
    </w:p>
    <w:p w14:paraId="2FE89049"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07F3FCFE" w14:textId="1DD45C1C"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Ressources Humaines</w:t>
      </w:r>
    </w:p>
    <w:p w14:paraId="363D3FCA"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66C505F7"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w:t>
      </w:r>
    </w:p>
    <w:p w14:paraId="2F82CFEA" w14:textId="77777777" w:rsidR="0060528E" w:rsidRPr="00ED5FDB" w:rsidRDefault="0060528E" w:rsidP="006F3A9C">
      <w:pPr>
        <w:spacing w:line="360" w:lineRule="auto"/>
        <w:ind w:left="360"/>
        <w:jc w:val="both"/>
        <w:rPr>
          <w:rFonts w:ascii="Times New Roman" w:hAnsi="Times New Roman" w:cs="Times New Roman"/>
          <w:sz w:val="26"/>
          <w:szCs w:val="26"/>
        </w:rPr>
      </w:pPr>
    </w:p>
    <w:p w14:paraId="11490A33" w14:textId="2D44B306" w:rsidR="00DE517A" w:rsidRPr="00ED5FDB" w:rsidRDefault="0060528E"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lastRenderedPageBreak/>
        <w:t>Voir l'organigramme schématique du PAC en annexe</w:t>
      </w:r>
    </w:p>
    <w:p w14:paraId="55298D99" w14:textId="1A9A0307" w:rsidR="00AA374B" w:rsidRPr="00ED5FDB" w:rsidRDefault="00AA374B"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t>Nous nous intéresserons au Département des Systèmes d'Information, structure dans laquelle s'est déroulé mon stage.</w:t>
      </w:r>
    </w:p>
    <w:p w14:paraId="035F2C6C" w14:textId="3D291612" w:rsidR="00AA374B" w:rsidRPr="00ED5FDB" w:rsidRDefault="00F72B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2.</w:t>
      </w:r>
      <w:r w:rsidR="00AA374B" w:rsidRPr="00ED5FDB">
        <w:rPr>
          <w:rFonts w:ascii="Times New Roman" w:hAnsi="Times New Roman" w:cs="Times New Roman"/>
          <w:b/>
          <w:bCs/>
          <w:sz w:val="26"/>
          <w:szCs w:val="26"/>
        </w:rPr>
        <w:t xml:space="preserve"> Organisation du DSI</w:t>
      </w:r>
    </w:p>
    <w:p w14:paraId="78CFBBA9" w14:textId="28F127FD" w:rsidR="00AA374B"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 du Port Autonome de Cotonou est responsable de la production, de la maintenance et du développement du système d'information. Le système d'information comprend des applications métiers, des infrastructures techniques (réseaux, système et base de données), ainsi que les outils du centre d'assistance. La responsabilité de la sécurité des systèmes d'information du PAC incombe à la DSI. Ce dernier compte en son sein trois services</w:t>
      </w:r>
      <w:r w:rsidR="00D16D90"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5F3B1A" w14:textId="045D4690" w:rsidR="00AA374B" w:rsidRPr="00ED5FDB" w:rsidRDefault="00AA374B"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Infrastructures et Réseaux (SIR)</w:t>
      </w:r>
    </w:p>
    <w:p w14:paraId="589EAFCD" w14:textId="3CC65F1E" w:rsidR="00F76DE9"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SIR </w:t>
      </w:r>
      <w:r w:rsidR="00FF7081">
        <w:rPr>
          <w:rFonts w:ascii="Times New Roman" w:hAnsi="Times New Roman" w:cs="Times New Roman"/>
          <w:sz w:val="26"/>
          <w:szCs w:val="26"/>
        </w:rPr>
        <w:t xml:space="preserve">a pour </w:t>
      </w:r>
      <w:r w:rsidR="00F76DE9" w:rsidRPr="00ED5FDB">
        <w:rPr>
          <w:rFonts w:ascii="Times New Roman" w:hAnsi="Times New Roman" w:cs="Times New Roman"/>
          <w:sz w:val="26"/>
          <w:szCs w:val="26"/>
        </w:rPr>
        <w:t>objectif principal est de garantir la disponibilité, la stabilité et la sécurité des infrastructures informatiques du PAC.</w:t>
      </w:r>
    </w:p>
    <w:p w14:paraId="429C0F1C" w14:textId="5B68BE8F"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Projets et Développements (SPD)</w:t>
      </w:r>
    </w:p>
    <w:p w14:paraId="2A514268" w14:textId="61786D35" w:rsidR="00F76DE9"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service est responsable de la planification, du suivi et de la mise en œuvre des projets, en veillant au respect des délais, des coûts et de la qualité.</w:t>
      </w:r>
    </w:p>
    <w:p w14:paraId="1D6684E4" w14:textId="1C56ADD0"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Supports et Applications (SSA)</w:t>
      </w:r>
    </w:p>
    <w:p w14:paraId="0DC09403" w14:textId="0E721731" w:rsidR="006B192D"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au SSA, il assure le support technique et fonctionnel des utilisateurs des systèmes d'information du Port Autonome de Cotonou.</w:t>
      </w:r>
      <w:r w:rsidR="006B192D" w:rsidRPr="00ED5FDB">
        <w:rPr>
          <w:rFonts w:ascii="Times New Roman" w:hAnsi="Times New Roman" w:cs="Times New Roman"/>
          <w:sz w:val="26"/>
          <w:szCs w:val="26"/>
        </w:rPr>
        <w:t xml:space="preserve"> Ce service répond aux demandes d'assistance, résout les problèmes techniques, effectue des diagnostics et assure la formation des utilisateurs. Il est également responsable de la gestion des applications utilisées au sein du PAC, en assurant leur disponibilité, leur évolution et leur maintenance.</w:t>
      </w:r>
    </w:p>
    <w:p w14:paraId="103BD8B4" w14:textId="77777777" w:rsidR="00FD3351" w:rsidRPr="00FB5F7E" w:rsidRDefault="00EA37F8" w:rsidP="008C7768">
      <w:pPr>
        <w:pStyle w:val="Style3"/>
      </w:pPr>
      <w:bookmarkStart w:id="14" w:name="_Toc201154318"/>
      <w:r w:rsidRPr="00FB5F7E">
        <w:lastRenderedPageBreak/>
        <w:t>I-2- DEROULEMENT DU STAGE</w:t>
      </w:r>
      <w:bookmarkEnd w:id="14"/>
    </w:p>
    <w:p w14:paraId="62606758" w14:textId="30895B6B" w:rsidR="00FD3351" w:rsidRPr="00504ACB" w:rsidRDefault="00FD3351" w:rsidP="008C7768">
      <w:pPr>
        <w:pStyle w:val="Style4"/>
      </w:pPr>
      <w:bookmarkStart w:id="15" w:name="_Toc201154319"/>
      <w:r w:rsidRPr="00504ACB">
        <w:t>I-2-</w:t>
      </w:r>
      <w:r w:rsidR="00452D18" w:rsidRPr="00504ACB">
        <w:t>1</w:t>
      </w:r>
      <w:r w:rsidR="00B86C46" w:rsidRPr="00504ACB">
        <w:t>-T</w:t>
      </w:r>
      <w:r w:rsidR="00452D18" w:rsidRPr="00504ACB">
        <w:t xml:space="preserve">ravaux </w:t>
      </w:r>
      <w:r w:rsidR="00B86C46" w:rsidRPr="00504ACB">
        <w:t>effectués</w:t>
      </w:r>
      <w:bookmarkEnd w:id="15"/>
    </w:p>
    <w:p w14:paraId="0CF8DA82" w14:textId="77777777" w:rsidR="00B84E79" w:rsidRPr="00B84E79" w:rsidRDefault="00B84E79" w:rsidP="00647E35">
      <w:pPr>
        <w:spacing w:line="360" w:lineRule="auto"/>
        <w:ind w:firstLine="720"/>
        <w:jc w:val="both"/>
        <w:rPr>
          <w:rFonts w:ascii="Times New Roman" w:hAnsi="Times New Roman" w:cs="Times New Roman"/>
          <w:sz w:val="26"/>
          <w:szCs w:val="26"/>
        </w:rPr>
      </w:pPr>
      <w:r w:rsidRPr="00B84E79">
        <w:rPr>
          <w:rFonts w:ascii="Times New Roman" w:hAnsi="Times New Roman" w:cs="Times New Roman"/>
          <w:sz w:val="26"/>
          <w:szCs w:val="26"/>
        </w:rPr>
        <w:t>Durant notre stage au Port Autonome de Cotonou, plusieurs activités ont été réalisées sous la supervision de l’équipe informatique. Ces travaux ont été à la fois techniques et organisationnels, contribuant à renforcer nos compétences professionnelles et notre compréhension du fonctionnement d’un système d’information dans un contexte réel. Les principales tâches effectuées sont les suivantes :</w:t>
      </w:r>
    </w:p>
    <w:p w14:paraId="41E35FF4"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Rédaction du cahier des charges fonctionnel et technique</w:t>
      </w:r>
      <w:r w:rsidRPr="00B84E79">
        <w:rPr>
          <w:rFonts w:ascii="Times New Roman" w:hAnsi="Times New Roman" w:cs="Times New Roman"/>
          <w:sz w:val="26"/>
          <w:szCs w:val="26"/>
        </w:rPr>
        <w:t xml:space="preserve"> : Cette étape a consisté à recenser les besoins des utilisateurs finaux pour la gestion des Équipements de Protection Individuelle (EPI), à définir les objectifs de la solution, ainsi que les contraintes techniques et fonctionnelles. Ce document a servi de base pour la conception de l’application.</w:t>
      </w:r>
    </w:p>
    <w:p w14:paraId="4AE4EC5B" w14:textId="44E55F46" w:rsidR="00B84E79" w:rsidRPr="00B84E79" w:rsidRDefault="00690710" w:rsidP="00207E6A">
      <w:pPr>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A</w:t>
      </w:r>
      <w:r w:rsidR="00544A5C">
        <w:rPr>
          <w:rFonts w:ascii="Times New Roman" w:hAnsi="Times New Roman" w:cs="Times New Roman"/>
          <w:b/>
          <w:bCs/>
          <w:sz w:val="26"/>
          <w:szCs w:val="26"/>
        </w:rPr>
        <w:t xml:space="preserve">ssistance au </w:t>
      </w:r>
      <w:r>
        <w:rPr>
          <w:rFonts w:ascii="Times New Roman" w:hAnsi="Times New Roman" w:cs="Times New Roman"/>
          <w:b/>
          <w:bCs/>
          <w:sz w:val="26"/>
          <w:szCs w:val="26"/>
        </w:rPr>
        <w:t>d</w:t>
      </w:r>
      <w:r w:rsidR="00B84E79" w:rsidRPr="00B84E79">
        <w:rPr>
          <w:rFonts w:ascii="Times New Roman" w:hAnsi="Times New Roman" w:cs="Times New Roman"/>
          <w:b/>
          <w:bCs/>
          <w:sz w:val="26"/>
          <w:szCs w:val="26"/>
        </w:rPr>
        <w:t>éploiement continu d’une plateforme d’affectation des dockers</w:t>
      </w:r>
      <w:r w:rsidR="00B84E79" w:rsidRPr="00B84E79">
        <w:rPr>
          <w:rFonts w:ascii="Times New Roman" w:hAnsi="Times New Roman" w:cs="Times New Roman"/>
          <w:sz w:val="26"/>
          <w:szCs w:val="26"/>
        </w:rPr>
        <w:t xml:space="preserve"> : Nous avons participé à la mise en place d’un processus d’intégration et de déploiement continu (CI/CD) pour automatiser les mises à jour d’une application utilisée pour l’affectation des dockers. Cette tâche nous a permis de découvrir des outils comme Git</w:t>
      </w:r>
      <w:r w:rsidR="00BB2B36">
        <w:rPr>
          <w:rFonts w:ascii="Times New Roman" w:hAnsi="Times New Roman" w:cs="Times New Roman"/>
          <w:sz w:val="26"/>
          <w:szCs w:val="26"/>
        </w:rPr>
        <w:t>Lab</w:t>
      </w:r>
      <w:r w:rsidR="00B84E79" w:rsidRPr="00B84E79">
        <w:rPr>
          <w:rFonts w:ascii="Times New Roman" w:hAnsi="Times New Roman" w:cs="Times New Roman"/>
          <w:sz w:val="26"/>
          <w:szCs w:val="26"/>
        </w:rPr>
        <w:t>, Jenkins et Docker.</w:t>
      </w:r>
    </w:p>
    <w:p w14:paraId="4B4C3B4C"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Présentation d’une plateforme de Gestion Électronique des Courriers (GEC)</w:t>
      </w:r>
      <w:r w:rsidRPr="00B84E79">
        <w:rPr>
          <w:rFonts w:ascii="Times New Roman" w:hAnsi="Times New Roman" w:cs="Times New Roman"/>
          <w:sz w:val="26"/>
          <w:szCs w:val="26"/>
        </w:rPr>
        <w:t xml:space="preserve"> : Nous avons assisté à la présentation et à la démonstration d’une solution numérique permettant la gestion, la traçabilité et le suivi des courriers entrants et sortants. Ce système est utilisé pour améliorer la circulation de l’information au sein du PAC.</w:t>
      </w:r>
    </w:p>
    <w:p w14:paraId="468B9D17" w14:textId="77777777" w:rsid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Développement de la solution de gestion des EPI</w:t>
      </w:r>
      <w:r w:rsidRPr="00B84E79">
        <w:rPr>
          <w:rFonts w:ascii="Times New Roman" w:hAnsi="Times New Roman" w:cs="Times New Roman"/>
          <w:sz w:val="26"/>
          <w:szCs w:val="26"/>
        </w:rPr>
        <w:t xml:space="preserve"> : Dans le cadre de notre projet principal, nous avons travaillé à la conception, au développement et à l’intégration d’une application web basée sur Spring Boot pour la gestion des demandes, des validations, et des livraisons d’EPI.</w:t>
      </w:r>
    </w:p>
    <w:p w14:paraId="7111448E" w14:textId="77F5C8F9" w:rsidR="003E4A03" w:rsidRPr="009F692C" w:rsidRDefault="007707A0" w:rsidP="00207E6A">
      <w:pPr>
        <w:pStyle w:val="Paragraphedeliste"/>
        <w:numPr>
          <w:ilvl w:val="0"/>
          <w:numId w:val="35"/>
        </w:numPr>
        <w:spacing w:before="100" w:beforeAutospacing="1" w:after="100" w:afterAutospacing="1" w:line="360" w:lineRule="auto"/>
        <w:jc w:val="both"/>
        <w:rPr>
          <w:rFonts w:ascii="Times New Roman" w:eastAsia="Times New Roman" w:hAnsi="Times New Roman" w:cs="Times New Roman"/>
          <w:sz w:val="26"/>
          <w:szCs w:val="26"/>
        </w:rPr>
      </w:pPr>
      <w:r w:rsidRPr="009B7119">
        <w:rPr>
          <w:rFonts w:ascii="Times New Roman" w:eastAsia="Times New Roman" w:hAnsi="Times New Roman" w:cs="Times New Roman"/>
          <w:sz w:val="26"/>
          <w:szCs w:val="26"/>
        </w:rPr>
        <w:t>Développement d’une mini-application d’avis client, permettant aux utilisateurs de soumettre leurs retours sur les services rendus</w:t>
      </w:r>
      <w:r w:rsidR="00C8075D">
        <w:rPr>
          <w:rFonts w:ascii="Times New Roman" w:eastAsia="Times New Roman" w:hAnsi="Times New Roman" w:cs="Times New Roman"/>
          <w:sz w:val="26"/>
          <w:szCs w:val="26"/>
        </w:rPr>
        <w:t xml:space="preserve">, et </w:t>
      </w:r>
      <w:r w:rsidRPr="009B7119">
        <w:rPr>
          <w:rFonts w:ascii="Times New Roman" w:eastAsia="Times New Roman" w:hAnsi="Times New Roman" w:cs="Times New Roman"/>
          <w:sz w:val="26"/>
          <w:szCs w:val="26"/>
        </w:rPr>
        <w:t xml:space="preserve">d’une </w:t>
      </w:r>
      <w:r w:rsidRPr="009B7119">
        <w:rPr>
          <w:rFonts w:ascii="Times New Roman" w:eastAsia="Times New Roman" w:hAnsi="Times New Roman" w:cs="Times New Roman"/>
          <w:sz w:val="26"/>
          <w:szCs w:val="26"/>
        </w:rPr>
        <w:lastRenderedPageBreak/>
        <w:t>application d’affectation des étudiants à des filières, utilisée pour faciliter la répartition automatique des apprenants selon des critères prédéfinis</w:t>
      </w:r>
      <w:r w:rsidR="00C8075D">
        <w:rPr>
          <w:rFonts w:ascii="Times New Roman" w:eastAsia="Times New Roman" w:hAnsi="Times New Roman" w:cs="Times New Roman"/>
          <w:sz w:val="26"/>
          <w:szCs w:val="26"/>
        </w:rPr>
        <w:t>;</w:t>
      </w:r>
      <w:r w:rsidR="009B7119" w:rsidRPr="009B7119">
        <w:rPr>
          <w:rFonts w:ascii="Times New Roman" w:eastAsia="Times New Roman" w:hAnsi="Times New Roman" w:cs="Times New Roman"/>
          <w:sz w:val="26"/>
          <w:szCs w:val="26"/>
        </w:rPr>
        <w:t xml:space="preserve"> ces deux projets ont été réalisés dans le cadre de l’apprentissage pratique du framework </w:t>
      </w:r>
      <w:r w:rsidR="009B7119" w:rsidRPr="009B7119">
        <w:rPr>
          <w:rFonts w:ascii="Times New Roman" w:eastAsia="Times New Roman" w:hAnsi="Times New Roman" w:cs="Times New Roman"/>
          <w:b/>
          <w:bCs/>
          <w:sz w:val="26"/>
          <w:szCs w:val="26"/>
        </w:rPr>
        <w:t>Spring Boot</w:t>
      </w:r>
      <w:r w:rsidR="009F692C">
        <w:rPr>
          <w:rFonts w:ascii="Times New Roman" w:eastAsia="Times New Roman" w:hAnsi="Times New Roman" w:cs="Times New Roman"/>
          <w:b/>
          <w:bCs/>
          <w:sz w:val="26"/>
          <w:szCs w:val="26"/>
        </w:rPr>
        <w:t>.</w:t>
      </w:r>
    </w:p>
    <w:p w14:paraId="202EBB90" w14:textId="3552C958" w:rsidR="003E4A03" w:rsidRPr="00F20595" w:rsidRDefault="003E4A03" w:rsidP="008C7768">
      <w:pPr>
        <w:pStyle w:val="Style4"/>
      </w:pPr>
      <w:bookmarkStart w:id="16" w:name="_Toc201154320"/>
      <w:r w:rsidRPr="00F20595">
        <w:t>I-2</w:t>
      </w:r>
      <w:r w:rsidR="008D1380" w:rsidRPr="00F20595">
        <w:t>-2</w:t>
      </w:r>
      <w:r w:rsidRPr="00F20595">
        <w:t>-</w:t>
      </w:r>
      <w:r w:rsidR="008D1380" w:rsidRPr="00F20595">
        <w:t xml:space="preserve"> Acquis du S</w:t>
      </w:r>
      <w:r w:rsidR="00914CD1" w:rsidRPr="00F20595">
        <w:t>t</w:t>
      </w:r>
      <w:r w:rsidR="008D1380" w:rsidRPr="00F20595">
        <w:t>age</w:t>
      </w:r>
      <w:bookmarkEnd w:id="16"/>
    </w:p>
    <w:p w14:paraId="0318D436" w14:textId="77777777" w:rsidR="0013560F" w:rsidRPr="0013560F" w:rsidRDefault="0013560F" w:rsidP="00647E35">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Au cours de notre stage au Port Autonome de Cotonou, nous avons pu acquérir de solides compétences à la fois techniques et professionnelles. Cette immersion dans un environnement réel de travail nous a permis de mieux comprendre les exigences d’un système d’information à l’échelle d’une grande structure, ainsi que les bonnes pratiques à adopter en entreprise.</w:t>
      </w:r>
    </w:p>
    <w:p w14:paraId="130010D9" w14:textId="77777777" w:rsidR="003D6510" w:rsidRDefault="003D6510" w:rsidP="0020289C">
      <w:pPr>
        <w:spacing w:line="360" w:lineRule="auto"/>
        <w:ind w:firstLine="720"/>
        <w:jc w:val="both"/>
        <w:rPr>
          <w:rFonts w:ascii="Times New Roman" w:hAnsi="Times New Roman" w:cs="Times New Roman"/>
          <w:sz w:val="26"/>
          <w:szCs w:val="26"/>
        </w:rPr>
      </w:pPr>
      <w:r w:rsidRPr="003D6510">
        <w:rPr>
          <w:rFonts w:ascii="Times New Roman" w:hAnsi="Times New Roman" w:cs="Times New Roman"/>
          <w:sz w:val="26"/>
          <w:szCs w:val="26"/>
        </w:rPr>
        <w:t xml:space="preserve">Sur le plan technique, nous avons consolidé nos connaissances en développement web, notamment en apprenant à utiliser le framework </w:t>
      </w:r>
      <w:r w:rsidRPr="003D6510">
        <w:rPr>
          <w:rFonts w:ascii="Times New Roman" w:hAnsi="Times New Roman" w:cs="Times New Roman"/>
          <w:b/>
          <w:bCs/>
          <w:sz w:val="26"/>
          <w:szCs w:val="26"/>
        </w:rPr>
        <w:t>Spring Boot</w:t>
      </w:r>
      <w:r w:rsidRPr="003D6510">
        <w:rPr>
          <w:rFonts w:ascii="Times New Roman" w:hAnsi="Times New Roman" w:cs="Times New Roman"/>
          <w:sz w:val="26"/>
          <w:szCs w:val="26"/>
        </w:rPr>
        <w:t xml:space="preserve">, basé sur le langage </w:t>
      </w:r>
      <w:r w:rsidRPr="003D6510">
        <w:rPr>
          <w:rFonts w:ascii="Times New Roman" w:hAnsi="Times New Roman" w:cs="Times New Roman"/>
          <w:b/>
          <w:bCs/>
          <w:sz w:val="26"/>
          <w:szCs w:val="26"/>
        </w:rPr>
        <w:t>Java</w:t>
      </w:r>
      <w:r w:rsidRPr="003D6510">
        <w:rPr>
          <w:rFonts w:ascii="Times New Roman" w:hAnsi="Times New Roman" w:cs="Times New Roman"/>
          <w:sz w:val="26"/>
          <w:szCs w:val="26"/>
        </w:rPr>
        <w:t xml:space="preserve">. Nous avons pu explorer plusieurs modules essentiels de cet écosystème, tels que </w:t>
      </w:r>
      <w:r w:rsidRPr="003D6510">
        <w:rPr>
          <w:rFonts w:ascii="Times New Roman" w:hAnsi="Times New Roman" w:cs="Times New Roman"/>
          <w:b/>
          <w:bCs/>
          <w:sz w:val="26"/>
          <w:szCs w:val="26"/>
        </w:rPr>
        <w:t>Spring Security</w:t>
      </w:r>
      <w:r w:rsidRPr="003D6510">
        <w:rPr>
          <w:rFonts w:ascii="Times New Roman" w:hAnsi="Times New Roman" w:cs="Times New Roman"/>
          <w:sz w:val="26"/>
          <w:szCs w:val="26"/>
        </w:rPr>
        <w:t xml:space="preserve"> pour la gestion de l’authentification et de l’autorisation, </w:t>
      </w:r>
      <w:r w:rsidRPr="003D6510">
        <w:rPr>
          <w:rFonts w:ascii="Times New Roman" w:hAnsi="Times New Roman" w:cs="Times New Roman"/>
          <w:b/>
          <w:bCs/>
          <w:sz w:val="26"/>
          <w:szCs w:val="26"/>
        </w:rPr>
        <w:t>Spring Web</w:t>
      </w:r>
      <w:r w:rsidRPr="003D6510">
        <w:rPr>
          <w:rFonts w:ascii="Times New Roman" w:hAnsi="Times New Roman" w:cs="Times New Roman"/>
          <w:sz w:val="26"/>
          <w:szCs w:val="26"/>
        </w:rPr>
        <w:t xml:space="preserve"> pour la création d’API REST, ainsi que </w:t>
      </w:r>
      <w:r w:rsidRPr="003D6510">
        <w:rPr>
          <w:rFonts w:ascii="Times New Roman" w:hAnsi="Times New Roman" w:cs="Times New Roman"/>
          <w:b/>
          <w:bCs/>
          <w:sz w:val="26"/>
          <w:szCs w:val="26"/>
        </w:rPr>
        <w:t>Spring Data JPA</w:t>
      </w:r>
      <w:r w:rsidRPr="003D6510">
        <w:rPr>
          <w:rFonts w:ascii="Times New Roman" w:hAnsi="Times New Roman" w:cs="Times New Roman"/>
          <w:sz w:val="26"/>
          <w:szCs w:val="26"/>
        </w:rPr>
        <w:t xml:space="preserve"> pour les opérations de persistance avec la base de données. Par ailleurs, l’adoption de l’</w:t>
      </w:r>
      <w:r w:rsidRPr="003D6510">
        <w:rPr>
          <w:rFonts w:ascii="Times New Roman" w:hAnsi="Times New Roman" w:cs="Times New Roman"/>
          <w:b/>
          <w:bCs/>
          <w:sz w:val="26"/>
          <w:szCs w:val="26"/>
        </w:rPr>
        <w:t>architecture microservices</w:t>
      </w:r>
      <w:r w:rsidRPr="003D6510">
        <w:rPr>
          <w:rFonts w:ascii="Times New Roman" w:hAnsi="Times New Roman" w:cs="Times New Roman"/>
          <w:sz w:val="26"/>
          <w:szCs w:val="26"/>
        </w:rPr>
        <w:t xml:space="preserve"> nous a permis de structurer notre application en services indépendants, facilitant la scalabilité, la maintenance et le déploiement continu. Ces technologies nous ont permis de concevoir une solution logicielle performante, modulaire et adaptée aux besoins des entreprises modernes.</w:t>
      </w:r>
    </w:p>
    <w:p w14:paraId="768BFFD9" w14:textId="3463B786" w:rsidR="0013560F"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Nous avons également été formés à l’utilisation d’outils modernes de </w:t>
      </w:r>
      <w:r w:rsidR="00702725">
        <w:rPr>
          <w:rFonts w:ascii="Times New Roman" w:hAnsi="Times New Roman" w:cs="Times New Roman"/>
          <w:b/>
          <w:bCs/>
          <w:sz w:val="26"/>
          <w:szCs w:val="26"/>
        </w:rPr>
        <w:t>D</w:t>
      </w:r>
      <w:r w:rsidRPr="0013560F">
        <w:rPr>
          <w:rFonts w:ascii="Times New Roman" w:hAnsi="Times New Roman" w:cs="Times New Roman"/>
          <w:b/>
          <w:bCs/>
          <w:sz w:val="26"/>
          <w:szCs w:val="26"/>
        </w:rPr>
        <w:t xml:space="preserve">éploiement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ontinu (CI/CD)</w:t>
      </w:r>
      <w:r w:rsidRPr="0013560F">
        <w:rPr>
          <w:rFonts w:ascii="Times New Roman" w:hAnsi="Times New Roman" w:cs="Times New Roman"/>
          <w:sz w:val="26"/>
          <w:szCs w:val="26"/>
        </w:rPr>
        <w:t xml:space="preserve">, une approche qui facilite les mises à jour fréquentes et sécurisées des applications. Une autre compétence importante acquise concerne la </w:t>
      </w:r>
      <w:r w:rsidR="00702725">
        <w:rPr>
          <w:rFonts w:ascii="Times New Roman" w:hAnsi="Times New Roman" w:cs="Times New Roman"/>
          <w:b/>
          <w:bCs/>
          <w:sz w:val="26"/>
          <w:szCs w:val="26"/>
        </w:rPr>
        <w:t>G</w:t>
      </w:r>
      <w:r w:rsidRPr="0013560F">
        <w:rPr>
          <w:rFonts w:ascii="Times New Roman" w:hAnsi="Times New Roman" w:cs="Times New Roman"/>
          <w:b/>
          <w:bCs/>
          <w:sz w:val="26"/>
          <w:szCs w:val="26"/>
        </w:rPr>
        <w:t xml:space="preserve">estion </w:t>
      </w:r>
      <w:r w:rsidR="00702725">
        <w:rPr>
          <w:rFonts w:ascii="Times New Roman" w:hAnsi="Times New Roman" w:cs="Times New Roman"/>
          <w:b/>
          <w:bCs/>
          <w:sz w:val="26"/>
          <w:szCs w:val="26"/>
        </w:rPr>
        <w:t>E</w:t>
      </w:r>
      <w:r w:rsidRPr="0013560F">
        <w:rPr>
          <w:rFonts w:ascii="Times New Roman" w:hAnsi="Times New Roman" w:cs="Times New Roman"/>
          <w:b/>
          <w:bCs/>
          <w:sz w:val="26"/>
          <w:szCs w:val="26"/>
        </w:rPr>
        <w:t xml:space="preserve">lectronique des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ourriers (GEC)</w:t>
      </w:r>
      <w:r w:rsidRPr="0013560F">
        <w:rPr>
          <w:rFonts w:ascii="Times New Roman" w:hAnsi="Times New Roman" w:cs="Times New Roman"/>
          <w:sz w:val="26"/>
          <w:szCs w:val="26"/>
        </w:rPr>
        <w:t>, à travers laquelle nous avons compris l’importance de la numérisation des processus administratifs pour une meilleure traçabilité.</w:t>
      </w:r>
    </w:p>
    <w:p w14:paraId="40ABA0CC" w14:textId="112D7577" w:rsidR="00B2472D"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Sur le plan humain, nous avons appris à travailler efficacement en équipe, à nous adapter à un rythme de travail professionnel, à participer activement aux réunions, et à </w:t>
      </w:r>
      <w:r w:rsidRPr="0013560F">
        <w:rPr>
          <w:rFonts w:ascii="Times New Roman" w:hAnsi="Times New Roman" w:cs="Times New Roman"/>
          <w:sz w:val="26"/>
          <w:szCs w:val="26"/>
        </w:rPr>
        <w:lastRenderedPageBreak/>
        <w:t>documenter nos avancées régulièrement. Cette expérience nous a permis de développer un sens de la rigueur, de l’autonomie et de la collaboration.</w:t>
      </w:r>
    </w:p>
    <w:p w14:paraId="5A61F346" w14:textId="0853D1C7" w:rsidR="00B2472D" w:rsidRPr="00F20595" w:rsidRDefault="00B2472D" w:rsidP="008C7768">
      <w:pPr>
        <w:pStyle w:val="Style4"/>
      </w:pPr>
      <w:bookmarkStart w:id="17" w:name="_Toc201154321"/>
      <w:r w:rsidRPr="00F20595">
        <w:t>I-2-3- Difficultés rencontré</w:t>
      </w:r>
      <w:r w:rsidR="00D672B6">
        <w:t>e</w:t>
      </w:r>
      <w:r w:rsidRPr="00F20595">
        <w:t>s</w:t>
      </w:r>
      <w:bookmarkEnd w:id="17"/>
    </w:p>
    <w:p w14:paraId="5BF62926" w14:textId="77777777" w:rsidR="00F97C4A" w:rsidRPr="00F97C4A" w:rsidRDefault="00F97C4A" w:rsidP="00647E35">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Comme toute expérience d’apprentissage, notre stage n’a pas été exempt de difficultés. Dès le début, nous avons été confrontés à un défi technique majeur : la prise en main du </w:t>
      </w:r>
      <w:r w:rsidRPr="00F97C4A">
        <w:rPr>
          <w:rFonts w:ascii="Times New Roman" w:hAnsi="Times New Roman" w:cs="Times New Roman"/>
          <w:b/>
          <w:bCs/>
          <w:sz w:val="26"/>
          <w:szCs w:val="26"/>
        </w:rPr>
        <w:t>framework Spring Boot</w:t>
      </w:r>
      <w:r w:rsidRPr="00F97C4A">
        <w:rPr>
          <w:rFonts w:ascii="Times New Roman" w:hAnsi="Times New Roman" w:cs="Times New Roman"/>
          <w:sz w:val="26"/>
          <w:szCs w:val="26"/>
        </w:rPr>
        <w:t>. Bien que disposant de bases en Java, la richesse de l’écosystème Spring et la complexité de sa configuration initiale ont nécessité un temps d’apprentissage important. La compréhension des mécanismes tels que l’injection de dépendances, la sécurisation des routes, et la structuration en microservices a demandé beaucoup d’efforts.</w:t>
      </w:r>
    </w:p>
    <w:p w14:paraId="0D958CAC" w14:textId="77777777" w:rsidR="00F97C4A" w:rsidRPr="00F97C4A"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Sur le plan relationnel, les premiers jours ont été marqués par une certaine appréhension dans notre communication avec les membres de l’équipe. Il nous a fallu du temps pour nous adapter à la culture d’entreprise, aux outils de travail collaboratif, et aux méthodes de suivi utilisées par nos encadreurs. Cependant, grâce à leur disponibilité et à l’ambiance professionnelle, nous avons progressivement gagné en confiance.</w:t>
      </w:r>
    </w:p>
    <w:p w14:paraId="3D424B3F" w14:textId="34ED04D8" w:rsidR="00F97C4A" w:rsidRPr="00811CAF"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Par ailleurs, la gestion simultanée de plusieurs activités telles que la rédaction du cahier des charges, le développement de l’application et la participation à d’autres projets internes a parfois constitué un défi en termes de </w:t>
      </w:r>
      <w:r w:rsidRPr="00811CAF">
        <w:rPr>
          <w:rFonts w:ascii="Times New Roman" w:hAnsi="Times New Roman" w:cs="Times New Roman"/>
          <w:sz w:val="26"/>
          <w:szCs w:val="26"/>
        </w:rPr>
        <w:t>gestion du temps et des priorités.</w:t>
      </w:r>
    </w:p>
    <w:p w14:paraId="7C0A83B0" w14:textId="77777777" w:rsidR="00914CD1" w:rsidRPr="00F97C4A" w:rsidRDefault="00914CD1" w:rsidP="0029280E">
      <w:pPr>
        <w:spacing w:line="360" w:lineRule="auto"/>
        <w:jc w:val="both"/>
        <w:rPr>
          <w:rFonts w:ascii="Times New Roman" w:hAnsi="Times New Roman" w:cs="Times New Roman"/>
          <w:b/>
          <w:bCs/>
          <w:sz w:val="26"/>
          <w:szCs w:val="26"/>
        </w:rPr>
      </w:pPr>
    </w:p>
    <w:p w14:paraId="45B73310" w14:textId="77777777" w:rsidR="003E4A03" w:rsidRPr="00ED5FDB" w:rsidRDefault="003E4A03" w:rsidP="0029280E">
      <w:pPr>
        <w:spacing w:line="360" w:lineRule="auto"/>
        <w:jc w:val="both"/>
        <w:rPr>
          <w:rFonts w:ascii="Times New Roman" w:hAnsi="Times New Roman" w:cs="Times New Roman"/>
          <w:sz w:val="26"/>
          <w:szCs w:val="26"/>
        </w:rPr>
      </w:pPr>
    </w:p>
    <w:p w14:paraId="467ADA53" w14:textId="21F48FB8" w:rsidR="00BE2185" w:rsidRDefault="00BE2185">
      <w:pPr>
        <w:rPr>
          <w:rFonts w:ascii="Times New Roman" w:hAnsi="Times New Roman" w:cs="Times New Roman"/>
          <w:b/>
          <w:bCs/>
          <w:sz w:val="26"/>
          <w:szCs w:val="26"/>
        </w:rPr>
      </w:pPr>
      <w:r>
        <w:rPr>
          <w:rFonts w:ascii="Times New Roman" w:hAnsi="Times New Roman" w:cs="Times New Roman"/>
          <w:b/>
          <w:bCs/>
          <w:sz w:val="26"/>
          <w:szCs w:val="26"/>
        </w:rPr>
        <w:br w:type="page"/>
      </w:r>
    </w:p>
    <w:p w14:paraId="3E3A4A41" w14:textId="77777777" w:rsidR="00E91011" w:rsidRPr="00ED5FDB" w:rsidRDefault="00E91011" w:rsidP="0029280E">
      <w:pPr>
        <w:spacing w:line="360" w:lineRule="auto"/>
        <w:jc w:val="both"/>
        <w:rPr>
          <w:rFonts w:ascii="Times New Roman" w:hAnsi="Times New Roman" w:cs="Times New Roman"/>
          <w:b/>
          <w:bCs/>
          <w:sz w:val="26"/>
          <w:szCs w:val="26"/>
        </w:rPr>
      </w:pPr>
    </w:p>
    <w:p w14:paraId="35510082" w14:textId="77777777" w:rsidR="00B86C46" w:rsidRPr="00ED5FDB" w:rsidRDefault="00B86C46" w:rsidP="0029280E">
      <w:pPr>
        <w:spacing w:line="360" w:lineRule="auto"/>
        <w:jc w:val="both"/>
        <w:rPr>
          <w:rFonts w:ascii="Times New Roman" w:hAnsi="Times New Roman" w:cs="Times New Roman"/>
          <w:b/>
          <w:bCs/>
          <w:sz w:val="26"/>
          <w:szCs w:val="26"/>
        </w:rPr>
      </w:pPr>
    </w:p>
    <w:p w14:paraId="648EF233" w14:textId="7218645E" w:rsidR="00EA37F8" w:rsidRPr="00ED5FDB" w:rsidRDefault="00EA37F8"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 </w:t>
      </w:r>
    </w:p>
    <w:p w14:paraId="47084D70" w14:textId="77777777" w:rsidR="00DE517A" w:rsidRPr="00ED5FDB" w:rsidRDefault="00DE517A" w:rsidP="0029280E">
      <w:pPr>
        <w:spacing w:line="360" w:lineRule="auto"/>
        <w:jc w:val="both"/>
        <w:rPr>
          <w:rFonts w:ascii="Times New Roman" w:hAnsi="Times New Roman" w:cs="Times New Roman"/>
          <w:sz w:val="26"/>
          <w:szCs w:val="26"/>
        </w:rPr>
      </w:pPr>
    </w:p>
    <w:p w14:paraId="1734F219" w14:textId="77777777" w:rsidR="00334C63" w:rsidRPr="00ED5FDB" w:rsidRDefault="00334C63" w:rsidP="0029280E">
      <w:pPr>
        <w:spacing w:line="360" w:lineRule="auto"/>
        <w:jc w:val="both"/>
        <w:rPr>
          <w:rFonts w:ascii="Times New Roman" w:hAnsi="Times New Roman" w:cs="Times New Roman"/>
          <w:sz w:val="26"/>
          <w:szCs w:val="26"/>
        </w:rPr>
      </w:pPr>
    </w:p>
    <w:p w14:paraId="1A649ACE" w14:textId="77777777" w:rsidR="0069271E" w:rsidRPr="00ED5FDB" w:rsidRDefault="0069271E" w:rsidP="0029280E">
      <w:pPr>
        <w:spacing w:line="360" w:lineRule="auto"/>
        <w:jc w:val="both"/>
        <w:rPr>
          <w:rFonts w:ascii="Times New Roman" w:hAnsi="Times New Roman" w:cs="Times New Roman"/>
          <w:sz w:val="26"/>
          <w:szCs w:val="26"/>
        </w:rPr>
      </w:pPr>
    </w:p>
    <w:p w14:paraId="2F34B798" w14:textId="7D458660" w:rsidR="001E7842" w:rsidRPr="00ED5FDB" w:rsidRDefault="001E7842" w:rsidP="0029280E">
      <w:pPr>
        <w:spacing w:line="360" w:lineRule="auto"/>
        <w:jc w:val="both"/>
        <w:rPr>
          <w:rFonts w:ascii="Times New Roman" w:hAnsi="Times New Roman" w:cs="Times New Roman"/>
          <w:sz w:val="26"/>
          <w:szCs w:val="26"/>
        </w:rPr>
      </w:pPr>
    </w:p>
    <w:p w14:paraId="494401A7" w14:textId="4E28B00E" w:rsidR="006410AE" w:rsidRPr="00781AD8" w:rsidRDefault="002A4E70" w:rsidP="00014C17">
      <w:r w:rsidRPr="00BE7C91">
        <w:rPr>
          <w:noProof/>
          <w:lang w:eastAsia="fr-FR"/>
        </w:rPr>
        <mc:AlternateContent>
          <mc:Choice Requires="wps">
            <w:drawing>
              <wp:anchor distT="0" distB="0" distL="114300" distR="114300" simplePos="0" relativeHeight="251658244" behindDoc="0" locked="0" layoutInCell="1" allowOverlap="1" wp14:anchorId="41D64870" wp14:editId="05554B41">
                <wp:simplePos x="0" y="0"/>
                <wp:positionH relativeFrom="margin">
                  <wp:align>left</wp:align>
                </wp:positionH>
                <wp:positionV relativeFrom="paragraph">
                  <wp:posOffset>501305</wp:posOffset>
                </wp:positionV>
                <wp:extent cx="5748296" cy="2000795"/>
                <wp:effectExtent l="0" t="0" r="5080" b="0"/>
                <wp:wrapNone/>
                <wp:docPr id="1509799257" name="Double vague 15"/>
                <wp:cNvGraphicFramePr/>
                <a:graphic xmlns:a="http://schemas.openxmlformats.org/drawingml/2006/main">
                  <a:graphicData uri="http://schemas.microsoft.com/office/word/2010/wordprocessingShape">
                    <wps:wsp>
                      <wps:cNvSpPr/>
                      <wps:spPr>
                        <a:xfrm>
                          <a:off x="0" y="0"/>
                          <a:ext cx="5748296" cy="2000795"/>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BECC8" w14:textId="74C447B0" w:rsidR="00020155" w:rsidRPr="00781AD8" w:rsidRDefault="00020155" w:rsidP="00A663F3">
                            <w:pPr>
                              <w:pStyle w:val="Style1"/>
                            </w:pPr>
                            <w:bookmarkStart w:id="18"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4870" id="_x0000_s1032" type="#_x0000_t188" style="position:absolute;margin-left:0;margin-top:39.45pt;width:452.6pt;height:157.5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" adj="1350" fillcolor="#5b9bd5 [3208]" stroked="f" strokeweight="1pt">
                <v:textbox>
                  <w:txbxContent>
                    <w:p w14:paraId="53CBECC8" w14:textId="74C447B0" w:rsidR="00020155" w:rsidRPr="00781AD8" w:rsidRDefault="00020155" w:rsidP="00A663F3">
                      <w:pPr>
                        <w:pStyle w:val="Style1"/>
                      </w:pPr>
                      <w:bookmarkStart w:id="19"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9"/>
                    </w:p>
                  </w:txbxContent>
                </v:textbox>
                <w10:wrap anchorx="margin"/>
              </v:shape>
            </w:pict>
          </mc:Fallback>
        </mc:AlternateContent>
      </w:r>
      <w:r w:rsidR="00237A99" w:rsidRPr="00BE7C91">
        <w:br w:type="page"/>
      </w:r>
    </w:p>
    <w:p w14:paraId="55D62D0A" w14:textId="510051BD" w:rsidR="00237A99" w:rsidRPr="00BE7C91" w:rsidRDefault="00237A99" w:rsidP="008C7768">
      <w:pPr>
        <w:pStyle w:val="Style3"/>
      </w:pPr>
      <w:bookmarkStart w:id="20" w:name="_Toc201154323"/>
      <w:r w:rsidRPr="00BE7C91">
        <w:lastRenderedPageBreak/>
        <w:t>II-1- Étude de l’existant</w:t>
      </w:r>
      <w:bookmarkEnd w:id="20"/>
    </w:p>
    <w:p w14:paraId="148AC236" w14:textId="77777777" w:rsidR="00237A99" w:rsidRPr="00BE7C91" w:rsidRDefault="00237A99" w:rsidP="008C7768">
      <w:pPr>
        <w:pStyle w:val="Style4"/>
      </w:pPr>
      <w:bookmarkStart w:id="21" w:name="_Toc201154324"/>
      <w:r w:rsidRPr="00BE7C91">
        <w:t>II-1-1 Présentation de l’existant</w:t>
      </w:r>
      <w:bookmarkEnd w:id="21"/>
    </w:p>
    <w:p w14:paraId="2A494279" w14:textId="77777777" w:rsidR="00237A99" w:rsidRPr="00ED5FDB" w:rsidRDefault="00237A99"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Face à l'évolution rapide et inexorable des technologies numériques, l'automatisation des processus est devenue une impérative stratégique pour toute organisation, quel que soit son secteur d'activité. Cette transformation permet non seulement une optimisation des opérations, mais assure également une adaptabilité cruciale dans un environnement en constante mutation.</w:t>
      </w:r>
    </w:p>
    <w:p w14:paraId="5787DFEA" w14:textId="067B7A6F" w:rsidR="00237A99" w:rsidRPr="00ED5FDB" w:rsidRDefault="00237A99"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Actuellement, au sein du Port Autonome de Cotonou (PAC), la gestion des Équipements de Protection Individuelle (EPI) demeure ancrée dans des pratiques traditionnelles, révélant des marges d'amélioration significatives. Concrètement, le suivi des stocks est laborieusement effectué dans des registres papier, une méthode sujette aux erreurs et difficilement consultable en temps réel. De même, le processus de demande d'EPI requiert des déplacements physiques, engendrant une perte de temps considérable pour le personnel. En cas d'indisponibilité de l'équipement sollicité, un nouve</w:t>
      </w:r>
      <w:r w:rsidR="00564A7A" w:rsidRPr="00ED5FDB">
        <w:rPr>
          <w:rFonts w:ascii="Times New Roman" w:hAnsi="Times New Roman" w:cs="Times New Roman"/>
          <w:sz w:val="26"/>
          <w:szCs w:val="26"/>
        </w:rPr>
        <w:t>au</w:t>
      </w:r>
      <w:r w:rsidRPr="00ED5FDB">
        <w:rPr>
          <w:rFonts w:ascii="Times New Roman" w:hAnsi="Times New Roman" w:cs="Times New Roman"/>
          <w:sz w:val="26"/>
          <w:szCs w:val="26"/>
        </w:rPr>
        <w:t xml:space="preserve"> déplacement s'avère nécessaire, prolongeant inutilement le délai d'obtention.</w:t>
      </w:r>
    </w:p>
    <w:p w14:paraId="2C089BA4" w14:textId="77777777"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Par ailleurs, le circuit de demande actuel impose une contrainte supplémentaire : tout employé du PAC, bien qu'ayant droit à des EPI, doit impérativement soumettre sa requête par l'intermédiaire de son chef de département. Cette centralisation du processus introduit un point de blocage potentiel. En cas d'indisponibilité ou d'oubli de la part du supérieur hiérarchique, l'employé se trouve dans l'obligation de patienter, ce qui peut impacter la fluidité des opérations et potentiellement compromettre la sécurité.</w:t>
      </w:r>
    </w:p>
    <w:p w14:paraId="70BDF2B9" w14:textId="48DB6F32"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aspect crucial qui complexifie davantage la situation est l'absence de suivi structuré de la livraison des EPI. Une fois la demande approuvée (et si l'équipement est disponible), la distribution des EPI aux employés ne fait pas l'objet d'un enregistrement systématique et centralisé. Il n'existe pas de mécanisme fiable pour confirmer la réception effective par l'employé, ni pour assurer la traçabilité des équipements distribués.</w:t>
      </w:r>
    </w:p>
    <w:p w14:paraId="0EFECD13" w14:textId="23A7CCE8" w:rsidR="00964B78" w:rsidRPr="00E236FA" w:rsidRDefault="00964B78" w:rsidP="008C7768">
      <w:pPr>
        <w:pStyle w:val="Style4"/>
      </w:pPr>
      <w:bookmarkStart w:id="22" w:name="_Toc201154325"/>
      <w:r w:rsidRPr="00E236FA">
        <w:lastRenderedPageBreak/>
        <w:t>II-1-</w:t>
      </w:r>
      <w:r w:rsidR="008F67C3" w:rsidRPr="00E236FA">
        <w:t>2</w:t>
      </w:r>
      <w:r w:rsidRPr="00E236FA">
        <w:t xml:space="preserve"> </w:t>
      </w:r>
      <w:r w:rsidR="005A5D4A" w:rsidRPr="00E236FA">
        <w:t>C</w:t>
      </w:r>
      <w:r w:rsidR="00C850F4" w:rsidRPr="00E236FA">
        <w:t>ritique de l’existant</w:t>
      </w:r>
      <w:bookmarkEnd w:id="22"/>
    </w:p>
    <w:p w14:paraId="37DA4AEC" w14:textId="77777777" w:rsidR="00FC1861" w:rsidRPr="00ED5FDB" w:rsidRDefault="00FC1861"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mode de fonctionnement traditionnel dans la gestion des Équipements de Protection Individuelle au niveau du Port Autonome de Cotonou présente plusieurs faiblesses majeures qui méritent d'être soulignées :</w:t>
      </w:r>
    </w:p>
    <w:p w14:paraId="4C790AAA"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Inefficacité et perte de temps :</w:t>
      </w:r>
      <w:r w:rsidRPr="00ED5FDB">
        <w:rPr>
          <w:rFonts w:ascii="Times New Roman" w:hAnsi="Times New Roman" w:cs="Times New Roman"/>
          <w:sz w:val="26"/>
          <w:szCs w:val="26"/>
        </w:rPr>
        <w:t xml:space="preserve"> Les déplacements physiques pour les demandes et la consultation manuelle des stocks sont chronophages et détournent le personnel de tâches à plus forte valeur ajoutée.</w:t>
      </w:r>
    </w:p>
    <w:p w14:paraId="5A9AE7CF" w14:textId="53F13419"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Manque de visibilité et de suivi en temps réel :</w:t>
      </w:r>
      <w:r w:rsidRPr="00ED5FDB">
        <w:rPr>
          <w:rFonts w:ascii="Times New Roman" w:hAnsi="Times New Roman" w:cs="Times New Roman"/>
          <w:sz w:val="26"/>
          <w:szCs w:val="26"/>
        </w:rPr>
        <w:t xml:space="preserve"> La tenue des registres papier ne permet pas d'avoir une vision claire et actualisée de l'état des stocks, rendant difficile l'anticipation des besoins</w:t>
      </w:r>
      <w:r w:rsidR="007E5A70" w:rsidRPr="00ED5FDB">
        <w:rPr>
          <w:rFonts w:ascii="Times New Roman" w:hAnsi="Times New Roman" w:cs="Times New Roman"/>
          <w:sz w:val="26"/>
          <w:szCs w:val="26"/>
        </w:rPr>
        <w:t xml:space="preserve">, </w:t>
      </w:r>
      <w:r w:rsidRPr="00ED5FDB">
        <w:rPr>
          <w:rFonts w:ascii="Times New Roman" w:hAnsi="Times New Roman" w:cs="Times New Roman"/>
          <w:sz w:val="26"/>
          <w:szCs w:val="26"/>
        </w:rPr>
        <w:t>la prévention des ruptures</w:t>
      </w:r>
      <w:r w:rsidR="00287022" w:rsidRPr="00ED5FDB">
        <w:rPr>
          <w:rFonts w:ascii="Times New Roman" w:hAnsi="Times New Roman" w:cs="Times New Roman"/>
          <w:sz w:val="26"/>
          <w:szCs w:val="26"/>
        </w:rPr>
        <w:t xml:space="preserve"> ainsi </w:t>
      </w:r>
      <w:r w:rsidR="00AD5D33" w:rsidRPr="00ED5FDB">
        <w:rPr>
          <w:rFonts w:ascii="Times New Roman" w:hAnsi="Times New Roman" w:cs="Times New Roman"/>
          <w:sz w:val="26"/>
          <w:szCs w:val="26"/>
        </w:rPr>
        <w:t xml:space="preserve">que </w:t>
      </w:r>
      <w:r w:rsidR="00A366CF" w:rsidRPr="00ED5FDB">
        <w:rPr>
          <w:rFonts w:ascii="Times New Roman" w:hAnsi="Times New Roman" w:cs="Times New Roman"/>
          <w:sz w:val="26"/>
          <w:szCs w:val="26"/>
        </w:rPr>
        <w:t xml:space="preserve">des alertes </w:t>
      </w:r>
      <w:r w:rsidR="007226B8" w:rsidRPr="00ED5FDB">
        <w:rPr>
          <w:rFonts w:ascii="Times New Roman" w:hAnsi="Times New Roman" w:cs="Times New Roman"/>
          <w:sz w:val="26"/>
          <w:szCs w:val="26"/>
        </w:rPr>
        <w:t>des dates de p</w:t>
      </w:r>
      <w:r w:rsidR="007E5A70" w:rsidRPr="00ED5FDB">
        <w:rPr>
          <w:rFonts w:ascii="Times New Roman" w:hAnsi="Times New Roman" w:cs="Times New Roman"/>
          <w:sz w:val="26"/>
          <w:szCs w:val="26"/>
        </w:rPr>
        <w:t>éremption</w:t>
      </w:r>
      <w:r w:rsidRPr="00ED5FDB">
        <w:rPr>
          <w:rFonts w:ascii="Times New Roman" w:hAnsi="Times New Roman" w:cs="Times New Roman"/>
          <w:sz w:val="26"/>
          <w:szCs w:val="26"/>
        </w:rPr>
        <w:t>.</w:t>
      </w:r>
    </w:p>
    <w:p w14:paraId="03BBD80E"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Risque d'erreurs et de pertes :</w:t>
      </w:r>
      <w:r w:rsidRPr="00ED5FDB">
        <w:rPr>
          <w:rFonts w:ascii="Times New Roman" w:hAnsi="Times New Roman" w:cs="Times New Roman"/>
          <w:sz w:val="26"/>
          <w:szCs w:val="26"/>
        </w:rPr>
        <w:t xml:space="preserve"> La gestion manuelle des informations est plus susceptible aux erreurs de saisie, aux oublis et aux difficultés de traçabilité des EPI distribués.</w:t>
      </w:r>
    </w:p>
    <w:p w14:paraId="585C3B1F"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Dépendance et points de blocage :</w:t>
      </w:r>
      <w:r w:rsidRPr="00ED5FDB">
        <w:rPr>
          <w:rFonts w:ascii="Times New Roman" w:hAnsi="Times New Roman" w:cs="Times New Roman"/>
          <w:sz w:val="26"/>
          <w:szCs w:val="26"/>
        </w:rPr>
        <w:t xml:space="preserve"> Le processus de demande centralisé sur les chefs de département introduit une dépendance qui peut entraîner des délais et des frustrations en cas d'indisponibilité ou de surcharge de travail de ces derniers.</w:t>
      </w:r>
    </w:p>
    <w:p w14:paraId="6554EA4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Difficulté d'accès et de transparence pour les employés :</w:t>
      </w:r>
      <w:r w:rsidRPr="00ED5FDB">
        <w:rPr>
          <w:rFonts w:ascii="Times New Roman" w:hAnsi="Times New Roman" w:cs="Times New Roman"/>
          <w:sz w:val="26"/>
          <w:szCs w:val="26"/>
        </w:rPr>
        <w:t xml:space="preserve"> Les employés n'ont pas un accès direct et transparent à l'état des stocks ou à l'historique de leurs propres dotations en EPI.</w:t>
      </w:r>
    </w:p>
    <w:p w14:paraId="05AC93B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Absence de suivi de la livraison :</w:t>
      </w:r>
      <w:r w:rsidRPr="00ED5FDB">
        <w:rPr>
          <w:rFonts w:ascii="Times New Roman" w:hAnsi="Times New Roman" w:cs="Times New Roman"/>
          <w:sz w:val="26"/>
          <w:szCs w:val="26"/>
        </w:rPr>
        <w:t xml:space="preserve"> Le manque de traçabilité dans la distribution des EPI rend difficile la confirmation de la réception par l'employé, augmente le risque de perte ou de non-distribution effective, et complique l'audit et la responsabilisation.</w:t>
      </w:r>
    </w:p>
    <w:p w14:paraId="48AB98DD"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Impact potentiel sur la sécurité :</w:t>
      </w:r>
      <w:r w:rsidRPr="00ED5FDB">
        <w:rPr>
          <w:rFonts w:ascii="Times New Roman" w:hAnsi="Times New Roman" w:cs="Times New Roman"/>
          <w:sz w:val="26"/>
          <w:szCs w:val="26"/>
        </w:rPr>
        <w:t xml:space="preserve"> Les délais dans l'obtention des EPI nécessaires, combinés à l'incertitude quant à leur livraison effective, peuvent potentiellement exposer les employés à des risques professionnels accrus.</w:t>
      </w:r>
    </w:p>
    <w:p w14:paraId="7A1437C3" w14:textId="77777777" w:rsidR="00FC1861"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Frein à l'adaptabilité et à l'optimisation :</w:t>
      </w:r>
      <w:r w:rsidRPr="00ED5FDB">
        <w:rPr>
          <w:rFonts w:ascii="Times New Roman" w:hAnsi="Times New Roman" w:cs="Times New Roman"/>
          <w:sz w:val="26"/>
          <w:szCs w:val="26"/>
        </w:rPr>
        <w:t xml:space="preserve"> L'absence d'outils numériques entrave la collecte de données fiables et l'analyse des tendances de consommation d'EPI, limitant ainsi les possibilités d'optimisation des coûts et de planification stratégique.</w:t>
      </w:r>
    </w:p>
    <w:p w14:paraId="7942FBDE" w14:textId="77777777" w:rsidR="00A16746" w:rsidRPr="00ED5FDB" w:rsidRDefault="00A16746" w:rsidP="00A16746">
      <w:pPr>
        <w:spacing w:line="360" w:lineRule="auto"/>
        <w:ind w:left="720"/>
        <w:jc w:val="both"/>
        <w:rPr>
          <w:rFonts w:ascii="Times New Roman" w:hAnsi="Times New Roman" w:cs="Times New Roman"/>
          <w:sz w:val="26"/>
          <w:szCs w:val="26"/>
        </w:rPr>
      </w:pPr>
    </w:p>
    <w:p w14:paraId="6821E32E" w14:textId="214E9E6D" w:rsidR="0087162B" w:rsidRPr="008147C0" w:rsidRDefault="0087162B" w:rsidP="008C7768">
      <w:pPr>
        <w:pStyle w:val="Style3"/>
      </w:pPr>
      <w:bookmarkStart w:id="23" w:name="_Toc201154326"/>
      <w:r w:rsidRPr="008147C0">
        <w:t xml:space="preserve">II-2- </w:t>
      </w:r>
      <w:r w:rsidR="00BF3D74" w:rsidRPr="008147C0">
        <w:t xml:space="preserve">Approche de </w:t>
      </w:r>
      <w:r w:rsidR="00485506" w:rsidRPr="008147C0">
        <w:t>s</w:t>
      </w:r>
      <w:r w:rsidR="00BF3D74" w:rsidRPr="008147C0">
        <w:t>olution</w:t>
      </w:r>
      <w:bookmarkEnd w:id="23"/>
    </w:p>
    <w:p w14:paraId="446EE9ED" w14:textId="0A2D885D" w:rsidR="009A7D30" w:rsidRPr="00ED5FDB" w:rsidRDefault="009A7D30" w:rsidP="008147C0">
      <w:pPr>
        <w:spacing w:line="360" w:lineRule="auto"/>
        <w:ind w:firstLine="720"/>
        <w:jc w:val="both"/>
        <w:rPr>
          <w:rFonts w:ascii="Times New Roman" w:hAnsi="Times New Roman" w:cs="Times New Roman"/>
          <w:sz w:val="26"/>
          <w:szCs w:val="26"/>
        </w:rPr>
      </w:pPr>
      <w:r w:rsidRPr="003B3E86">
        <w:rPr>
          <w:rFonts w:ascii="Times New Roman" w:hAnsi="Times New Roman" w:cs="Times New Roman"/>
          <w:sz w:val="26"/>
          <w:szCs w:val="26"/>
        </w:rPr>
        <w:t xml:space="preserve">Suite aux constats récurrents liés aux insuffisances de la gestion actuelle des Équipements de Protection Individuelle (EPI), le Port Autonome de Cotonou (PAC) nous a officiellement sollicités pour réfléchir à une solution informatique permettant d'améliorer ce système. </w:t>
      </w:r>
      <w:r w:rsidR="007D1CC0" w:rsidRPr="007D1CC0">
        <w:rPr>
          <w:rFonts w:ascii="Times New Roman" w:hAnsi="Times New Roman" w:cs="Times New Roman"/>
          <w:sz w:val="26"/>
          <w:szCs w:val="26"/>
        </w:rPr>
        <w:t xml:space="preserve">En réponse à cette demande, </w:t>
      </w:r>
      <w:r w:rsidR="00CD3306">
        <w:rPr>
          <w:rFonts w:ascii="Times New Roman" w:hAnsi="Times New Roman" w:cs="Times New Roman"/>
          <w:sz w:val="26"/>
          <w:szCs w:val="26"/>
        </w:rPr>
        <w:t>nous avons effectués</w:t>
      </w:r>
      <w:r w:rsidR="007D1CC0" w:rsidRPr="007D1CC0">
        <w:rPr>
          <w:rFonts w:ascii="Times New Roman" w:hAnsi="Times New Roman" w:cs="Times New Roman"/>
          <w:sz w:val="26"/>
          <w:szCs w:val="26"/>
        </w:rPr>
        <w:t xml:space="preserve"> </w:t>
      </w:r>
      <w:r w:rsidR="00CD3306">
        <w:rPr>
          <w:rFonts w:ascii="Times New Roman" w:hAnsi="Times New Roman" w:cs="Times New Roman"/>
          <w:sz w:val="26"/>
          <w:szCs w:val="26"/>
        </w:rPr>
        <w:t>des</w:t>
      </w:r>
      <w:r w:rsidR="007D1CC0" w:rsidRPr="007D1CC0">
        <w:rPr>
          <w:rFonts w:ascii="Times New Roman" w:hAnsi="Times New Roman" w:cs="Times New Roman"/>
          <w:sz w:val="26"/>
          <w:szCs w:val="26"/>
        </w:rPr>
        <w:t xml:space="preserve"> recherches approfondies,</w:t>
      </w:r>
      <w:r w:rsidR="00CD3306">
        <w:rPr>
          <w:rFonts w:ascii="Times New Roman" w:hAnsi="Times New Roman" w:cs="Times New Roman"/>
          <w:sz w:val="26"/>
          <w:szCs w:val="26"/>
        </w:rPr>
        <w:t xml:space="preserve"> et</w:t>
      </w:r>
      <w:r w:rsidR="007D1CC0" w:rsidRPr="007D1CC0">
        <w:rPr>
          <w:rFonts w:ascii="Times New Roman" w:hAnsi="Times New Roman" w:cs="Times New Roman"/>
          <w:sz w:val="26"/>
          <w:szCs w:val="26"/>
        </w:rPr>
        <w:t xml:space="preserve"> av</w:t>
      </w:r>
      <w:r w:rsidR="006F77CA">
        <w:rPr>
          <w:rFonts w:ascii="Times New Roman" w:hAnsi="Times New Roman" w:cs="Times New Roman"/>
          <w:sz w:val="26"/>
          <w:szCs w:val="26"/>
        </w:rPr>
        <w:t>i</w:t>
      </w:r>
      <w:r w:rsidR="007D1CC0" w:rsidRPr="007D1CC0">
        <w:rPr>
          <w:rFonts w:ascii="Times New Roman" w:hAnsi="Times New Roman" w:cs="Times New Roman"/>
          <w:sz w:val="26"/>
          <w:szCs w:val="26"/>
        </w:rPr>
        <w:t xml:space="preserve">ons </w:t>
      </w:r>
      <w:r w:rsidR="006F77CA">
        <w:rPr>
          <w:rFonts w:ascii="Times New Roman" w:hAnsi="Times New Roman" w:cs="Times New Roman"/>
          <w:sz w:val="26"/>
          <w:szCs w:val="26"/>
        </w:rPr>
        <w:t>fais le point</w:t>
      </w:r>
      <w:r w:rsidR="007D1CC0" w:rsidRPr="007D1CC0">
        <w:rPr>
          <w:rFonts w:ascii="Times New Roman" w:hAnsi="Times New Roman" w:cs="Times New Roman"/>
          <w:sz w:val="26"/>
          <w:szCs w:val="26"/>
        </w:rPr>
        <w:t xml:space="preserve"> </w:t>
      </w:r>
      <w:r w:rsidR="006F77CA">
        <w:rPr>
          <w:rFonts w:ascii="Times New Roman" w:hAnsi="Times New Roman" w:cs="Times New Roman"/>
          <w:sz w:val="26"/>
          <w:szCs w:val="26"/>
        </w:rPr>
        <w:t>des</w:t>
      </w:r>
      <w:r w:rsidR="007D1CC0" w:rsidRPr="007D1CC0">
        <w:rPr>
          <w:rFonts w:ascii="Times New Roman" w:hAnsi="Times New Roman" w:cs="Times New Roman"/>
          <w:sz w:val="26"/>
          <w:szCs w:val="26"/>
        </w:rPr>
        <w:t xml:space="preserve"> solutions existantes sur le marché.</w:t>
      </w:r>
    </w:p>
    <w:p w14:paraId="72479BD7" w14:textId="3B327879" w:rsidR="008F67C3" w:rsidRPr="004E418D" w:rsidRDefault="008F67C3" w:rsidP="008C7768">
      <w:pPr>
        <w:pStyle w:val="Style4"/>
      </w:pPr>
      <w:bookmarkStart w:id="24" w:name="_Toc201154327"/>
      <w:r w:rsidRPr="004E418D">
        <w:t>II-</w:t>
      </w:r>
      <w:r w:rsidR="00BF3D74" w:rsidRPr="004E418D">
        <w:t>2</w:t>
      </w:r>
      <w:r w:rsidRPr="004E418D">
        <w:t>-</w:t>
      </w:r>
      <w:r w:rsidR="00BF3D74" w:rsidRPr="004E418D">
        <w:t>1</w:t>
      </w:r>
      <w:r w:rsidRPr="004E418D">
        <w:t xml:space="preserve"> </w:t>
      </w:r>
      <w:r w:rsidR="00D77EAE" w:rsidRPr="004E418D">
        <w:t>État de l’art</w:t>
      </w:r>
      <w:bookmarkEnd w:id="24"/>
    </w:p>
    <w:p w14:paraId="11AD6760" w14:textId="45018E36" w:rsidR="00AB004C" w:rsidRPr="00AB004C" w:rsidRDefault="003D341D" w:rsidP="00F91CBC">
      <w:pPr>
        <w:spacing w:line="360" w:lineRule="auto"/>
        <w:ind w:firstLine="720"/>
        <w:jc w:val="both"/>
        <w:rPr>
          <w:rFonts w:ascii="Times New Roman" w:hAnsi="Times New Roman" w:cs="Times New Roman"/>
          <w:color w:val="000000" w:themeColor="text1"/>
          <w:sz w:val="26"/>
          <w:szCs w:val="26"/>
        </w:rPr>
      </w:pPr>
      <w:r w:rsidRPr="00152AFD">
        <w:rPr>
          <w:rFonts w:ascii="Times New Roman" w:hAnsi="Times New Roman" w:cs="Times New Roman"/>
          <w:color w:val="000000" w:themeColor="text1"/>
          <w:sz w:val="26"/>
          <w:szCs w:val="26"/>
        </w:rPr>
        <w:t>Parmi les applications existantes</w:t>
      </w:r>
      <w:r w:rsidR="00152AFD" w:rsidRPr="00152AFD">
        <w:rPr>
          <w:rFonts w:ascii="Times New Roman" w:hAnsi="Times New Roman" w:cs="Times New Roman"/>
          <w:color w:val="000000" w:themeColor="text1"/>
          <w:sz w:val="26"/>
          <w:szCs w:val="26"/>
        </w:rPr>
        <w:t>,</w:t>
      </w:r>
      <w:r w:rsidR="00152AFD">
        <w:rPr>
          <w:rFonts w:ascii="Times New Roman" w:hAnsi="Times New Roman" w:cs="Times New Roman"/>
          <w:b/>
          <w:bCs/>
          <w:color w:val="000000" w:themeColor="text1"/>
          <w:sz w:val="26"/>
          <w:szCs w:val="26"/>
        </w:rPr>
        <w:t xml:space="preserve"> </w:t>
      </w:r>
      <w:r w:rsidR="00AB004C" w:rsidRPr="00AB004C">
        <w:rPr>
          <w:rFonts w:ascii="Times New Roman" w:hAnsi="Times New Roman" w:cs="Times New Roman"/>
          <w:b/>
          <w:bCs/>
          <w:color w:val="000000" w:themeColor="text1"/>
          <w:sz w:val="26"/>
          <w:szCs w:val="26"/>
        </w:rPr>
        <w:t>OpenSafe</w:t>
      </w:r>
      <w:r w:rsidR="00AB004C" w:rsidRPr="00AB004C">
        <w:rPr>
          <w:rFonts w:ascii="Times New Roman" w:hAnsi="Times New Roman" w:cs="Times New Roman"/>
          <w:color w:val="000000" w:themeColor="text1"/>
          <w:sz w:val="26"/>
          <w:szCs w:val="26"/>
        </w:rPr>
        <w:t xml:space="preserve"> est une plateforme collaborative dédiée à la gestion QHSE, incluant un module spécifique pour la gestion des EPI. Elle propose une centralisation des données, un suivi en temps réel des dotations, ainsi qu’une gestion fine des alertes liées aux renouvellements et contrôles.</w:t>
      </w:r>
      <w:r w:rsidR="00836D1D">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Registre-EPI</w:t>
      </w:r>
      <w:r w:rsidR="00AB004C" w:rsidRPr="00AB004C">
        <w:rPr>
          <w:rFonts w:ascii="Times New Roman" w:hAnsi="Times New Roman" w:cs="Times New Roman"/>
          <w:color w:val="000000" w:themeColor="text1"/>
          <w:sz w:val="26"/>
          <w:szCs w:val="26"/>
        </w:rPr>
        <w:t xml:space="preserve"> se concentre sur la digitalisation du registre des EPI avec une interface intuitive. Il facilite la traçabilité des équipements depuis leur attribution jusqu’à leur retour ou renouvellement. </w:t>
      </w:r>
      <w:r w:rsidR="00AB004C" w:rsidRPr="00AB004C">
        <w:rPr>
          <w:rFonts w:ascii="Times New Roman" w:hAnsi="Times New Roman" w:cs="Times New Roman"/>
          <w:b/>
          <w:bCs/>
          <w:color w:val="000000" w:themeColor="text1"/>
          <w:sz w:val="26"/>
          <w:szCs w:val="26"/>
        </w:rPr>
        <w:t>BluKanGo</w:t>
      </w:r>
      <w:r w:rsidR="00AB004C" w:rsidRPr="00AB004C">
        <w:rPr>
          <w:rFonts w:ascii="Times New Roman" w:hAnsi="Times New Roman" w:cs="Times New Roman"/>
          <w:color w:val="000000" w:themeColor="text1"/>
          <w:sz w:val="26"/>
          <w:szCs w:val="26"/>
        </w:rPr>
        <w:t xml:space="preserve"> est une solution complète de gestion QHSE et RSE, offrant un suivi des EPI intégré à une gestion globale des risques. Elle se distingue par ses fonctionnalités de workflow automatisés, sa capacité à gérer plusieurs sites et utilisateurs, ainsi que par ses outils d’analyse et de reporting avancés.</w:t>
      </w:r>
      <w:r w:rsidR="00F91CBC">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Blubthings</w:t>
      </w:r>
      <w:r w:rsidR="00AB004C" w:rsidRPr="00AB004C">
        <w:rPr>
          <w:rFonts w:ascii="Times New Roman" w:hAnsi="Times New Roman" w:cs="Times New Roman"/>
          <w:color w:val="000000" w:themeColor="text1"/>
          <w:sz w:val="26"/>
          <w:szCs w:val="26"/>
        </w:rPr>
        <w:t xml:space="preserve"> est une plateforme innovante qui mise sur la mobilité et la connectivité des objets. Elle permet notamment un suivi des EPI via des dispositifs connectés (IoT), offrant une traçabilité en temps réel et une gestion automatisée des stocks et des alertes. Cette approche technologique est particulièrement pertinente pour les environnements industriels modernes</w:t>
      </w:r>
      <w:r w:rsidR="005429D4">
        <w:rPr>
          <w:rFonts w:ascii="Times New Roman" w:hAnsi="Times New Roman" w:cs="Times New Roman"/>
          <w:color w:val="000000" w:themeColor="text1"/>
          <w:sz w:val="26"/>
          <w:szCs w:val="26"/>
        </w:rPr>
        <w:t>.</w:t>
      </w:r>
    </w:p>
    <w:p w14:paraId="51DA34F4" w14:textId="09C565A8" w:rsidR="004F6CB8" w:rsidRPr="00E93832" w:rsidRDefault="006D5F4B" w:rsidP="0029280E">
      <w:pPr>
        <w:spacing w:line="360" w:lineRule="auto"/>
        <w:ind w:firstLine="720"/>
        <w:jc w:val="both"/>
        <w:rPr>
          <w:rFonts w:ascii="Times New Roman" w:hAnsi="Times New Roman" w:cs="Times New Roman"/>
          <w:color w:val="000000" w:themeColor="text1"/>
          <w:sz w:val="26"/>
          <w:szCs w:val="26"/>
        </w:rPr>
      </w:pPr>
      <w:r w:rsidRPr="00E93832">
        <w:rPr>
          <w:rFonts w:ascii="Times New Roman" w:hAnsi="Times New Roman" w:cs="Times New Roman"/>
          <w:color w:val="000000" w:themeColor="text1"/>
          <w:sz w:val="26"/>
          <w:szCs w:val="26"/>
        </w:rPr>
        <w:t xml:space="preserve">Ces solutions présentent toutes des atouts indéniables pour la gestion précise des équipements, leur attribution, leur état et leur renouvellement. Elles proposent </w:t>
      </w:r>
      <w:r w:rsidRPr="00E93832">
        <w:rPr>
          <w:rFonts w:ascii="Times New Roman" w:hAnsi="Times New Roman" w:cs="Times New Roman"/>
          <w:color w:val="000000" w:themeColor="text1"/>
          <w:sz w:val="26"/>
          <w:szCs w:val="26"/>
        </w:rPr>
        <w:lastRenderedPageBreak/>
        <w:t>également des fonctionnalités complémentaires telles que la gestion des utilisateurs, la centralisation des données et l’interfaçage avec d’autres modules QHSE</w:t>
      </w:r>
      <w:r w:rsidR="004F6CB8" w:rsidRPr="00E93832">
        <w:rPr>
          <w:rFonts w:ascii="Times New Roman" w:hAnsi="Times New Roman" w:cs="Times New Roman"/>
          <w:color w:val="000000" w:themeColor="text1"/>
          <w:sz w:val="26"/>
          <w:szCs w:val="26"/>
        </w:rPr>
        <w:t>.</w:t>
      </w:r>
      <w:r w:rsidR="00DE6D01" w:rsidRPr="00E93832">
        <w:rPr>
          <w:rFonts w:ascii="Times New Roman" w:hAnsi="Times New Roman" w:cs="Times New Roman"/>
          <w:color w:val="000000" w:themeColor="text1"/>
          <w:sz w:val="26"/>
          <w:szCs w:val="26"/>
        </w:rPr>
        <w:t xml:space="preserve"> Malgré leurs atouts, ces solutions présentent certaines limites dans le contexte spécifique d’une organisation publique ou portuaire comme le Port Autonome de Cotonou (PAC) :</w:t>
      </w:r>
    </w:p>
    <w:p w14:paraId="2D6E8195" w14:textId="3927D3A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OpenSafe</w:t>
      </w:r>
      <w:r w:rsidRPr="00870590">
        <w:rPr>
          <w:rFonts w:ascii="Times New Roman" w:hAnsi="Times New Roman" w:cs="Times New Roman"/>
          <w:color w:val="000000" w:themeColor="text1"/>
          <w:sz w:val="26"/>
          <w:szCs w:val="26"/>
        </w:rPr>
        <w:t xml:space="preserve"> offre une bonne modularité mais peut demander une adaptation importante pour les spécificités portuaires.</w:t>
      </w:r>
    </w:p>
    <w:p w14:paraId="036E08FD" w14:textId="4B5C9C39"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Registre-EPI</w:t>
      </w:r>
      <w:r w:rsidRPr="00870590">
        <w:rPr>
          <w:rFonts w:ascii="Times New Roman" w:hAnsi="Times New Roman" w:cs="Times New Roman"/>
          <w:color w:val="000000" w:themeColor="text1"/>
          <w:sz w:val="26"/>
          <w:szCs w:val="26"/>
        </w:rPr>
        <w:t xml:space="preserve"> est facile à prendre en main mais manque de fonctionnalités avancées de gestion proactive.</w:t>
      </w:r>
    </w:p>
    <w:p w14:paraId="2F5B7132" w14:textId="1D7A42B2"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BluKanGo</w:t>
      </w:r>
      <w:r w:rsidRPr="00870590">
        <w:rPr>
          <w:rFonts w:ascii="Times New Roman" w:hAnsi="Times New Roman" w:cs="Times New Roman"/>
          <w:color w:val="000000" w:themeColor="text1"/>
          <w:sz w:val="26"/>
          <w:szCs w:val="26"/>
        </w:rPr>
        <w:t xml:space="preserve"> est très complet mais plus adapté aux grandes structures et nécessite un accompagnement pour la personnalisation.</w:t>
      </w:r>
    </w:p>
    <w:p w14:paraId="62124B7D" w14:textId="2B7BCD8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Blubthings</w:t>
      </w:r>
      <w:r w:rsidRPr="00870590">
        <w:rPr>
          <w:rFonts w:ascii="Times New Roman" w:hAnsi="Times New Roman" w:cs="Times New Roman"/>
          <w:color w:val="000000" w:themeColor="text1"/>
          <w:sz w:val="26"/>
          <w:szCs w:val="26"/>
        </w:rPr>
        <w:t xml:space="preserve"> innove par l’IoT mais engendre un coût et une complexité technique non négligeables.</w:t>
      </w:r>
    </w:p>
    <w:p w14:paraId="0488271B" w14:textId="77777777" w:rsidR="00870590" w:rsidRPr="00870590" w:rsidRDefault="00870590" w:rsidP="0029280E">
      <w:pPr>
        <w:spacing w:line="360" w:lineRule="auto"/>
        <w:ind w:firstLine="720"/>
        <w:jc w:val="both"/>
        <w:rPr>
          <w:rFonts w:ascii="Times New Roman" w:hAnsi="Times New Roman" w:cs="Times New Roman"/>
          <w:color w:val="EE0000"/>
          <w:sz w:val="26"/>
          <w:szCs w:val="26"/>
        </w:rPr>
      </w:pPr>
    </w:p>
    <w:p w14:paraId="46C3EF75" w14:textId="34CF6C1C" w:rsidR="00D77EAE" w:rsidRDefault="00D77EAE" w:rsidP="008C7768">
      <w:pPr>
        <w:pStyle w:val="Style4"/>
      </w:pPr>
      <w:bookmarkStart w:id="25" w:name="_Toc201154328"/>
      <w:r w:rsidRPr="00250D5C">
        <w:t>II-</w:t>
      </w:r>
      <w:r w:rsidR="00485506" w:rsidRPr="00250D5C">
        <w:t>2</w:t>
      </w:r>
      <w:r w:rsidRPr="00250D5C">
        <w:t>-</w:t>
      </w:r>
      <w:r w:rsidR="00485506" w:rsidRPr="00250D5C">
        <w:t>2</w:t>
      </w:r>
      <w:r w:rsidRPr="00250D5C">
        <w:t xml:space="preserve"> Proposition </w:t>
      </w:r>
      <w:r w:rsidR="00485506" w:rsidRPr="00250D5C">
        <w:t xml:space="preserve">d’approche </w:t>
      </w:r>
      <w:r w:rsidRPr="00250D5C">
        <w:t>de solution</w:t>
      </w:r>
      <w:bookmarkEnd w:id="25"/>
    </w:p>
    <w:p w14:paraId="4AAE5FA5" w14:textId="36BD24F9" w:rsidR="00702FCA" w:rsidRPr="00D667DD" w:rsidRDefault="0052788A" w:rsidP="00702FCA">
      <w:pPr>
        <w:pStyle w:val="Style10"/>
      </w:pPr>
      <w:r w:rsidRPr="0052788A">
        <w:t>Fa</w:t>
      </w:r>
      <w:r>
        <w:t xml:space="preserve">ce aux limites </w:t>
      </w:r>
      <w:proofErr w:type="gramStart"/>
      <w:r>
        <w:t>des solutions existants</w:t>
      </w:r>
      <w:proofErr w:type="gramEnd"/>
      <w:r>
        <w:t xml:space="preserve"> et dans le souci</w:t>
      </w:r>
      <w:r w:rsidR="00394189">
        <w:t xml:space="preserve"> de disposer d’un outil pleinement adapté aux spécificités organisationnelles, nous proposons de développ</w:t>
      </w:r>
      <w:r w:rsidR="003A1B57">
        <w:t xml:space="preserve">ement d’une </w:t>
      </w:r>
      <w:r w:rsidR="003A1B57" w:rsidRPr="00D667DD">
        <w:t>plateforme numérique intégrée dédiée à la gestion des Équipements de Protection Individuelle (EPI). Cette solution offrira un contrôle total sur les accès, l’infrastructure et la sécurité des données</w:t>
      </w:r>
      <w:r w:rsidR="003A1B57">
        <w:t xml:space="preserve"> </w:t>
      </w:r>
      <w:r w:rsidR="003A1B57" w:rsidRPr="00D667DD">
        <w:t>tout en étant alignée sur les processus métier</w:t>
      </w:r>
      <w:r w:rsidR="00256603">
        <w:t xml:space="preserve"> du</w:t>
      </w:r>
      <w:r w:rsidR="003A1B57">
        <w:t xml:space="preserve"> </w:t>
      </w:r>
      <w:r w:rsidR="00256603">
        <w:t>Port Autonome de Cotonou (PAC)</w:t>
      </w:r>
      <w:r w:rsidR="00702FCA">
        <w:t xml:space="preserve">. </w:t>
      </w:r>
      <w:r w:rsidR="00702FCA" w:rsidRPr="00D667DD">
        <w:t>Elle visera à centraliser et automatiser l’ensemble du cycle de gestion des EPI : de la demande à l’attribution, en passant par le suivi et la gestion des stocks. Par ailleurs, elle renforcera la traçabilité, la conformité réglementaire ainsi que la sécurité du personnel.</w:t>
      </w:r>
      <w:r w:rsidR="00702FCA" w:rsidRPr="00D667DD">
        <w:br/>
        <w:t>Conçue pour être intuitive et contextualisée, cette plateforme contribuera à améliorer significativement l’efficacité opérationnelle des actions liées à la sécurité au sein du PAC.</w:t>
      </w:r>
    </w:p>
    <w:p w14:paraId="6AC0FFCB" w14:textId="1E981C07" w:rsidR="0052788A" w:rsidRPr="0052788A" w:rsidRDefault="0052788A" w:rsidP="0052788A">
      <w:pPr>
        <w:pStyle w:val="Style10"/>
      </w:pPr>
    </w:p>
    <w:p w14:paraId="1DECDA86" w14:textId="59F6183E" w:rsidR="001649FF" w:rsidRPr="001B4F57" w:rsidRDefault="00980A37" w:rsidP="008C7768">
      <w:pPr>
        <w:pStyle w:val="Style3"/>
      </w:pPr>
      <w:bookmarkStart w:id="26" w:name="_Toc201154329"/>
      <w:r w:rsidRPr="001B4F57">
        <w:lastRenderedPageBreak/>
        <w:t>II-</w:t>
      </w:r>
      <w:r w:rsidR="00671A7D" w:rsidRPr="001B4F57">
        <w:t>3</w:t>
      </w:r>
      <w:r w:rsidRPr="001B4F57">
        <w:t xml:space="preserve"> </w:t>
      </w:r>
      <w:r w:rsidRPr="008C7768">
        <w:t>Cahier</w:t>
      </w:r>
      <w:r w:rsidRPr="001B4F57">
        <w:t xml:space="preserve"> des charges fonctionnel</w:t>
      </w:r>
      <w:bookmarkEnd w:id="26"/>
    </w:p>
    <w:p w14:paraId="2D31022A" w14:textId="658DA6D1" w:rsidR="0057041E" w:rsidRPr="001B4F57" w:rsidRDefault="0057041E" w:rsidP="008C7768">
      <w:pPr>
        <w:pStyle w:val="Style4"/>
      </w:pPr>
      <w:bookmarkStart w:id="27" w:name="_Toc201154330"/>
      <w:r w:rsidRPr="001B4F57">
        <w:t xml:space="preserve">II-3-1 Cahier des </w:t>
      </w:r>
      <w:r w:rsidRPr="008C7768">
        <w:t>charges</w:t>
      </w:r>
      <w:r w:rsidRPr="001B4F57">
        <w:t xml:space="preserve"> fonctionnel</w:t>
      </w:r>
      <w:bookmarkEnd w:id="27"/>
    </w:p>
    <w:p w14:paraId="38180A0C" w14:textId="77777777" w:rsidR="001E13D6" w:rsidRPr="00ED5FDB" w:rsidRDefault="001E13D6" w:rsidP="00816E0D">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présent cahier des charges fonctionnel décrit les objectifs spécifiques et les principales fonctionnalités attendues du système numérique de gestion des Équipements de Protection Individuelle (EPI) au Port Autonome de Cotonou. Il s’agit de mettre en place une application web intuitive, sécurisée et accessible, permettant d’automatiser, tracer et optimiser l’ensemble du processus de gestion des EPI.</w:t>
      </w:r>
    </w:p>
    <w:p w14:paraId="41F2D8C2" w14:textId="3A3CCFB8" w:rsidR="0009240E" w:rsidRPr="00ED5FDB" w:rsidRDefault="0076669E" w:rsidP="00207E6A">
      <w:pPr>
        <w:pStyle w:val="Paragraphedeliste"/>
        <w:numPr>
          <w:ilvl w:val="0"/>
          <w:numId w:val="2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Objectifs spécifiques</w:t>
      </w:r>
    </w:p>
    <w:p w14:paraId="375EC43B" w14:textId="77777777" w:rsidR="0035477A" w:rsidRPr="00ED5FDB" w:rsidRDefault="0035477A" w:rsidP="00E51BFB">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Pour répondre aux limites de la gestion actuelle (papier, Excel, lenteurs, oublis, manque de traçabilité), la solution visée devra permettre de :</w:t>
      </w:r>
    </w:p>
    <w:p w14:paraId="499AD3AA"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Numériser le processus de demande et d’attribution des EPI pour gagner en rapidité et en clarté ;</w:t>
      </w:r>
    </w:p>
    <w:p w14:paraId="53B6FE7E"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Améliorer le suivi des stocks et des dotations grâce à une base de données centralisée et mise à jour en temps réel ;</w:t>
      </w:r>
    </w:p>
    <w:p w14:paraId="2E4E0A88"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Automatiser les notifications et rappels pour éviter les ruptures de stock, les péremptions et les oublis de renouvellement ;</w:t>
      </w:r>
    </w:p>
    <w:p w14:paraId="02F6C652"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Garantir une traçabilité complète des opérations pour répondre aux exigences de conformité et de sécurité ;</w:t>
      </w:r>
    </w:p>
    <w:p w14:paraId="5F094140" w14:textId="4011D124" w:rsidR="0035477A" w:rsidRPr="00B9279A"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Renforcer la sécurité d’accès grâce à un système d’authentification adapté aux différents profils utilisateurs.</w:t>
      </w:r>
    </w:p>
    <w:p w14:paraId="71C9438B" w14:textId="3BE1CEB7" w:rsidR="001A68B9" w:rsidRPr="00ED5FDB" w:rsidRDefault="0035477A" w:rsidP="00207E6A">
      <w:pPr>
        <w:pStyle w:val="Paragraphedeliste"/>
        <w:numPr>
          <w:ilvl w:val="0"/>
          <w:numId w:val="21"/>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Fonctionnalités principales attendues</w:t>
      </w:r>
    </w:p>
    <w:p w14:paraId="16F29372" w14:textId="58F079E8" w:rsidR="004468C4" w:rsidRPr="00EC4267"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EC4267">
        <w:rPr>
          <w:rFonts w:ascii="Times New Roman" w:hAnsi="Times New Roman" w:cs="Times New Roman"/>
          <w:b/>
          <w:bCs/>
          <w:sz w:val="26"/>
          <w:szCs w:val="26"/>
        </w:rPr>
        <w:t>Gestion des demandes d’EPI</w:t>
      </w:r>
      <w:r w:rsidR="00EC4267" w:rsidRPr="00EC4267">
        <w:rPr>
          <w:rFonts w:ascii="Times New Roman" w:hAnsi="Times New Roman" w:cs="Times New Roman"/>
          <w:b/>
          <w:bCs/>
          <w:sz w:val="26"/>
          <w:szCs w:val="26"/>
        </w:rPr>
        <w:t xml:space="preserve"> :</w:t>
      </w:r>
    </w:p>
    <w:p w14:paraId="730F35E2"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employé doit pouvoir soumettre une demande d’EPI en ligne à partir de son compte personnel.</w:t>
      </w:r>
    </w:p>
    <w:p w14:paraId="29930528"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formulaires doivent être simples à remplir, avec choix du type d’EPI, justification, et possibilité de suivre l’état d’avancement de la demande.</w:t>
      </w:r>
    </w:p>
    <w:p w14:paraId="23AE1B05" w14:textId="69A9CF41"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 système de suivi en temps réel permet à l’agent de savoir si sa demande est en attente, validée</w:t>
      </w:r>
      <w:r w:rsidR="003A4B20">
        <w:rPr>
          <w:rFonts w:ascii="Times New Roman" w:hAnsi="Times New Roman" w:cs="Times New Roman"/>
          <w:sz w:val="26"/>
          <w:szCs w:val="26"/>
        </w:rPr>
        <w:t xml:space="preserve"> ou</w:t>
      </w:r>
      <w:r w:rsidRPr="00ED5FDB">
        <w:rPr>
          <w:rFonts w:ascii="Times New Roman" w:hAnsi="Times New Roman" w:cs="Times New Roman"/>
          <w:sz w:val="26"/>
          <w:szCs w:val="26"/>
        </w:rPr>
        <w:t xml:space="preserve"> rejetée</w:t>
      </w:r>
      <w:r w:rsidR="00B72A5D" w:rsidRPr="00ED5FDB">
        <w:rPr>
          <w:rFonts w:ascii="Times New Roman" w:hAnsi="Times New Roman" w:cs="Times New Roman"/>
          <w:sz w:val="26"/>
          <w:szCs w:val="26"/>
        </w:rPr>
        <w:t xml:space="preserve">, </w:t>
      </w:r>
      <w:r w:rsidR="00F60DC3">
        <w:rPr>
          <w:rFonts w:ascii="Times New Roman" w:hAnsi="Times New Roman" w:cs="Times New Roman"/>
          <w:sz w:val="26"/>
          <w:szCs w:val="26"/>
        </w:rPr>
        <w:t xml:space="preserve">livraison en attente ou </w:t>
      </w:r>
      <w:r w:rsidR="00331444" w:rsidRPr="00ED5FDB">
        <w:rPr>
          <w:rFonts w:ascii="Times New Roman" w:hAnsi="Times New Roman" w:cs="Times New Roman"/>
          <w:sz w:val="26"/>
          <w:szCs w:val="26"/>
        </w:rPr>
        <w:t>livrée</w:t>
      </w:r>
      <w:r w:rsidRPr="00ED5FDB">
        <w:rPr>
          <w:rFonts w:ascii="Times New Roman" w:hAnsi="Times New Roman" w:cs="Times New Roman"/>
          <w:sz w:val="26"/>
          <w:szCs w:val="26"/>
        </w:rPr>
        <w:t>.</w:t>
      </w:r>
    </w:p>
    <w:p w14:paraId="694F4523" w14:textId="35CA11D6"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Traitement des demandes par le DQHSE</w:t>
      </w:r>
      <w:r w:rsidR="00EC4267" w:rsidRPr="005E4DBC">
        <w:rPr>
          <w:rFonts w:ascii="Times New Roman" w:hAnsi="Times New Roman" w:cs="Times New Roman"/>
          <w:b/>
          <w:bCs/>
          <w:sz w:val="26"/>
          <w:szCs w:val="26"/>
        </w:rPr>
        <w:t xml:space="preserve"> :</w:t>
      </w:r>
    </w:p>
    <w:p w14:paraId="211C4401"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gestionnaire (DQHSE) accède à une interface dédiée pour consulter, analyser et traiter les demandes reçues.</w:t>
      </w:r>
    </w:p>
    <w:p w14:paraId="5469B09B"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peut approuver ou rejeter une demande avec ajout de commentaires si nécessaire.</w:t>
      </w:r>
    </w:p>
    <w:p w14:paraId="707592F3" w14:textId="70E10481"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En cas de validation, l’attribution de l’EPI est automatiquement enregistrée dans le système, avec la date, le type d’équipement et le nom du bénéficiaire.</w:t>
      </w:r>
    </w:p>
    <w:p w14:paraId="699356F5" w14:textId="499F9667"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Suivi des stocks et gestion logistique</w:t>
      </w:r>
    </w:p>
    <w:p w14:paraId="547BD762"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L’application doit permettre une visualisation en temps réel des niveaux de stock par type d’EPI.</w:t>
      </w:r>
    </w:p>
    <w:p w14:paraId="2E02B766"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mouvement de stock (entrée, sortie, retour) est enregistré automatiquement avec la date, le responsable et le motif.</w:t>
      </w:r>
    </w:p>
    <w:p w14:paraId="4A34BCEF" w14:textId="70EB7460"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Des alertes automatiques sont générées lorsque le stock devient faible</w:t>
      </w:r>
      <w:r w:rsidR="00AB736C" w:rsidRPr="00ED5FDB">
        <w:rPr>
          <w:rFonts w:ascii="Times New Roman" w:hAnsi="Times New Roman" w:cs="Times New Roman"/>
          <w:sz w:val="26"/>
          <w:szCs w:val="26"/>
        </w:rPr>
        <w:t xml:space="preserve"> et </w:t>
      </w:r>
      <w:r w:rsidR="006576F4" w:rsidRPr="00ED5FDB">
        <w:rPr>
          <w:rFonts w:ascii="Times New Roman" w:hAnsi="Times New Roman" w:cs="Times New Roman"/>
          <w:sz w:val="26"/>
          <w:szCs w:val="26"/>
        </w:rPr>
        <w:t>les dates de péremption</w:t>
      </w:r>
      <w:r w:rsidR="00A47D76" w:rsidRPr="00ED5FDB">
        <w:rPr>
          <w:rFonts w:ascii="Times New Roman" w:hAnsi="Times New Roman" w:cs="Times New Roman"/>
          <w:sz w:val="26"/>
          <w:szCs w:val="26"/>
        </w:rPr>
        <w:t xml:space="preserve"> EPI sont </w:t>
      </w:r>
      <w:r w:rsidR="006576F4" w:rsidRPr="00ED5FDB">
        <w:rPr>
          <w:rFonts w:ascii="Times New Roman" w:hAnsi="Times New Roman" w:cs="Times New Roman"/>
          <w:sz w:val="26"/>
          <w:szCs w:val="26"/>
        </w:rPr>
        <w:t>proches</w:t>
      </w:r>
      <w:r w:rsidRPr="00ED5FDB">
        <w:rPr>
          <w:rFonts w:ascii="Times New Roman" w:hAnsi="Times New Roman" w:cs="Times New Roman"/>
          <w:sz w:val="26"/>
          <w:szCs w:val="26"/>
        </w:rPr>
        <w:t>.</w:t>
      </w:r>
    </w:p>
    <w:p w14:paraId="6440FD1B" w14:textId="391282D3"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Notifications intelligentes et rappels</w:t>
      </w:r>
    </w:p>
    <w:p w14:paraId="2C3ADE4F" w14:textId="77777777" w:rsidR="004468C4" w:rsidRPr="00ED5FDB" w:rsidRDefault="004468C4"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générer des notifications pour prévenir :</w:t>
      </w:r>
    </w:p>
    <w:p w14:paraId="696F4CF2" w14:textId="550107EF"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Les utilisateurs </w:t>
      </w:r>
      <w:r w:rsidR="00040852" w:rsidRPr="00ED5FDB">
        <w:rPr>
          <w:rFonts w:ascii="Times New Roman" w:hAnsi="Times New Roman" w:cs="Times New Roman"/>
          <w:sz w:val="26"/>
          <w:szCs w:val="26"/>
        </w:rPr>
        <w:t>lorsqu’une EPI</w:t>
      </w:r>
      <w:r w:rsidRPr="00ED5FDB">
        <w:rPr>
          <w:rFonts w:ascii="Times New Roman" w:hAnsi="Times New Roman" w:cs="Times New Roman"/>
          <w:sz w:val="26"/>
          <w:szCs w:val="26"/>
        </w:rPr>
        <w:t xml:space="preserve"> arrive à péremption ;</w:t>
      </w:r>
    </w:p>
    <w:p w14:paraId="6DE7CE5B" w14:textId="77777777"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gestionnaires lorsqu’un stock est presque épuisé ;</w:t>
      </w:r>
    </w:p>
    <w:p w14:paraId="068BA26C" w14:textId="6A7264D0" w:rsidR="004468C4" w:rsidRPr="00ED5FDB" w:rsidRDefault="004468C4" w:rsidP="00207E6A">
      <w:pPr>
        <w:numPr>
          <w:ilvl w:val="0"/>
          <w:numId w:val="16"/>
        </w:numPr>
        <w:spacing w:line="360" w:lineRule="auto"/>
        <w:rPr>
          <w:rFonts w:ascii="Times New Roman" w:hAnsi="Times New Roman" w:cs="Times New Roman"/>
          <w:sz w:val="26"/>
          <w:szCs w:val="26"/>
        </w:rPr>
      </w:pPr>
      <w:r w:rsidRPr="00ED5FDB">
        <w:rPr>
          <w:rFonts w:ascii="Times New Roman" w:hAnsi="Times New Roman" w:cs="Times New Roman"/>
          <w:sz w:val="26"/>
          <w:szCs w:val="26"/>
        </w:rPr>
        <w:t>Le personnel concerné lorsqu’un renouvellement est requis selon la durée d’utilisation définie.</w:t>
      </w:r>
      <w:r w:rsidRPr="00ED5FDB">
        <w:rPr>
          <w:rFonts w:ascii="Times New Roman" w:hAnsi="Times New Roman" w:cs="Times New Roman"/>
          <w:sz w:val="26"/>
          <w:szCs w:val="26"/>
        </w:rPr>
        <w:br/>
        <w:t>Ces alertes peuvent être envoyées par e-mail ou directement via l’application.</w:t>
      </w:r>
    </w:p>
    <w:p w14:paraId="35E2AC14" w14:textId="18073A8E" w:rsidR="004468C4" w:rsidRPr="0021780A"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21780A">
        <w:rPr>
          <w:rFonts w:ascii="Times New Roman" w:hAnsi="Times New Roman" w:cs="Times New Roman"/>
          <w:b/>
          <w:bCs/>
          <w:sz w:val="26"/>
          <w:szCs w:val="26"/>
        </w:rPr>
        <w:lastRenderedPageBreak/>
        <w:t>Historique et traçabilité des dotations</w:t>
      </w:r>
    </w:p>
    <w:p w14:paraId="53F04080" w14:textId="77777777"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dotation d’EPI est enregistrée avec les informations suivantes : nom de l’utilisateur, type d’équipement, date de remise, durée d’utilisation, état initial.</w:t>
      </w:r>
    </w:p>
    <w:p w14:paraId="3CDD8E24" w14:textId="6E0AB236"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doit être possible de consulter l’historique complet des EPI attribués à chaque agent.</w:t>
      </w:r>
    </w:p>
    <w:p w14:paraId="1AA2D55F" w14:textId="60E8DC9E" w:rsidR="004468C4" w:rsidRPr="00E95030" w:rsidRDefault="004468C4" w:rsidP="00207E6A">
      <w:pPr>
        <w:pStyle w:val="Paragraphedeliste"/>
        <w:numPr>
          <w:ilvl w:val="0"/>
          <w:numId w:val="38"/>
        </w:numPr>
        <w:spacing w:line="360" w:lineRule="auto"/>
        <w:jc w:val="both"/>
        <w:rPr>
          <w:rFonts w:ascii="Times New Roman" w:hAnsi="Times New Roman" w:cs="Times New Roman"/>
          <w:b/>
          <w:bCs/>
          <w:sz w:val="26"/>
          <w:szCs w:val="26"/>
        </w:rPr>
      </w:pPr>
      <w:r w:rsidRPr="00E95030">
        <w:rPr>
          <w:rFonts w:ascii="Times New Roman" w:hAnsi="Times New Roman" w:cs="Times New Roman"/>
          <w:b/>
          <w:bCs/>
          <w:sz w:val="26"/>
          <w:szCs w:val="26"/>
        </w:rPr>
        <w:t>Gestion des comptes et des rôles utilisateurs</w:t>
      </w:r>
    </w:p>
    <w:p w14:paraId="73E04C44"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permettre la création de profils avec des rôles définis : employé, gestionnaire stock, DQHSE, administrateur.</w:t>
      </w:r>
    </w:p>
    <w:p w14:paraId="7EDAB3BA"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rôle a des droits d’accès spécifiques aux fonctionnalités de l’application.</w:t>
      </w:r>
    </w:p>
    <w:p w14:paraId="442107DF" w14:textId="383929C9" w:rsidR="00980A37"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Une double authentification est prévue pour renforcer la sécurité des connexions.</w:t>
      </w:r>
    </w:p>
    <w:p w14:paraId="17BD701A" w14:textId="77777777" w:rsidR="00A16746" w:rsidRPr="006F3804" w:rsidRDefault="00A16746" w:rsidP="00A16746">
      <w:pPr>
        <w:spacing w:line="360" w:lineRule="auto"/>
        <w:ind w:left="1080"/>
        <w:jc w:val="both"/>
        <w:rPr>
          <w:rFonts w:ascii="Times New Roman" w:hAnsi="Times New Roman" w:cs="Times New Roman"/>
          <w:sz w:val="26"/>
          <w:szCs w:val="26"/>
        </w:rPr>
      </w:pPr>
    </w:p>
    <w:p w14:paraId="4237D698" w14:textId="67388CCB" w:rsidR="00980A37" w:rsidRPr="001B4F57" w:rsidRDefault="00980A37" w:rsidP="008C7768">
      <w:pPr>
        <w:pStyle w:val="Style4"/>
      </w:pPr>
      <w:bookmarkStart w:id="28" w:name="_Toc201154331"/>
      <w:r w:rsidRPr="001B4F57">
        <w:t>II-</w:t>
      </w:r>
      <w:r w:rsidR="0057041E" w:rsidRPr="001B4F57">
        <w:t>3-</w:t>
      </w:r>
      <w:r w:rsidR="000C65BE" w:rsidRPr="001B4F57">
        <w:t>2</w:t>
      </w:r>
      <w:r w:rsidRPr="001B4F57">
        <w:t xml:space="preserve"> Clarification conceptuelle</w:t>
      </w:r>
      <w:bookmarkEnd w:id="28"/>
    </w:p>
    <w:p w14:paraId="1C93910D" w14:textId="6917245E" w:rsidR="00BD07EC" w:rsidRPr="00ED5FDB" w:rsidRDefault="00BD07EC" w:rsidP="006F3804">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Plateforme numérique intégrée</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Une plateforme numérique intégrée est une application centrale qui regroupe plusieurs fonctionnalités en un seul outil. Elle permet aux utilisateurs de gérer facilement leurs activités sans passer d’un logiciel à un autre. Dans notre projet, cette plateforme permet de suivre la demande, la distribution, le stock et le renouvellement des EPI. Grâce à cette intégration, les services concernés (logistique, sécurité, gestion du personnel, etc.) peuvent travailler ensemble de manière plus fluide, ce qui évite les oublis, les retards ou les erreurs, et améliore la gestion globale des équipements.</w:t>
      </w:r>
    </w:p>
    <w:p w14:paraId="64307238" w14:textId="5A1EC3FA" w:rsidR="00BD07EC" w:rsidRPr="00ED5FDB" w:rsidRDefault="00BD07EC" w:rsidP="00627D58">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Gestion centralisée des demandes et des stocks</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La gestion centralisée </w:t>
      </w:r>
      <w:r w:rsidR="00DF687B" w:rsidRPr="00ED5FDB">
        <w:rPr>
          <w:rFonts w:ascii="Times New Roman" w:hAnsi="Times New Roman" w:cs="Times New Roman"/>
          <w:sz w:val="26"/>
          <w:szCs w:val="26"/>
        </w:rPr>
        <w:t>signifie</w:t>
      </w:r>
      <w:r w:rsidRPr="00ED5FDB">
        <w:rPr>
          <w:rFonts w:ascii="Times New Roman" w:hAnsi="Times New Roman" w:cs="Times New Roman"/>
          <w:sz w:val="26"/>
          <w:szCs w:val="26"/>
        </w:rPr>
        <w:t xml:space="preserve"> que toutes les informations liées aux EPI (demandes, affectations, quantités disponibles, dates de péremption, etc.) sont réunies au même endroit</w:t>
      </w:r>
      <w:r w:rsidR="00087F75" w:rsidRPr="00ED5FDB">
        <w:rPr>
          <w:rFonts w:ascii="Times New Roman" w:hAnsi="Times New Roman" w:cs="Times New Roman"/>
          <w:sz w:val="26"/>
          <w:szCs w:val="26"/>
        </w:rPr>
        <w:t xml:space="preserve"> </w:t>
      </w:r>
      <w:r w:rsidR="00792169" w:rsidRPr="00ED5FDB">
        <w:rPr>
          <w:rFonts w:ascii="Times New Roman" w:hAnsi="Times New Roman" w:cs="Times New Roman"/>
          <w:sz w:val="26"/>
          <w:szCs w:val="26"/>
        </w:rPr>
        <w:t>(dans un seul</w:t>
      </w:r>
      <w:r w:rsidR="003233FF" w:rsidRPr="00ED5FDB">
        <w:rPr>
          <w:rFonts w:ascii="Times New Roman" w:hAnsi="Times New Roman" w:cs="Times New Roman"/>
          <w:sz w:val="26"/>
          <w:szCs w:val="26"/>
        </w:rPr>
        <w:t xml:space="preserve"> système)</w:t>
      </w:r>
      <w:r w:rsidRPr="00ED5FDB">
        <w:rPr>
          <w:rFonts w:ascii="Times New Roman" w:hAnsi="Times New Roman" w:cs="Times New Roman"/>
          <w:sz w:val="26"/>
          <w:szCs w:val="26"/>
        </w:rPr>
        <w:t xml:space="preserve">. Cela </w:t>
      </w:r>
      <w:r w:rsidRPr="00ED5FDB">
        <w:rPr>
          <w:rFonts w:ascii="Times New Roman" w:hAnsi="Times New Roman" w:cs="Times New Roman"/>
          <w:sz w:val="26"/>
          <w:szCs w:val="26"/>
        </w:rPr>
        <w:lastRenderedPageBreak/>
        <w:t>facilite le suivi en temps réel, évite les pertes de données (comme c’est souvent le cas avec les documents papier ou Excel), et permet une meilleure prise de décision. Le responsable peut par exemple voir en un coup d'œil les équipements manquants ou ceux à renouveler prochainement.</w:t>
      </w:r>
    </w:p>
    <w:p w14:paraId="714A731A" w14:textId="0C880B1B" w:rsidR="00087F75" w:rsidRPr="00ED5FDB" w:rsidRDefault="00087F75" w:rsidP="00F94382">
      <w:pPr>
        <w:spacing w:line="360" w:lineRule="auto"/>
        <w:ind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 xml:space="preserve">Traçabilité des opérations : </w:t>
      </w:r>
      <w:r w:rsidRPr="00ED5FDB">
        <w:rPr>
          <w:rFonts w:ascii="Times New Roman" w:hAnsi="Times New Roman" w:cs="Times New Roman"/>
          <w:sz w:val="26"/>
          <w:szCs w:val="26"/>
        </w:rPr>
        <w:t>La traçabilité est un aspect fondamental de la gestion des EPI. La plateforme permet de suivre chaque mouvement ou action : qui a demandé quoi, quand, quel équipement a été attribué, dans quel état, et avec quelle date de péremption. En cas d’incident ou de vérification, il est facile d’accéder à l’historique complet des opérations, ce qui garantit une transparence totale. Cette traçabilité renforce la responsabilité des utilisateurs, sécurise la gestion des équipements, et facilite les audits externes ou internes.</w:t>
      </w:r>
    </w:p>
    <w:p w14:paraId="319AA7A9" w14:textId="196B2FD9" w:rsidR="00BD07EC" w:rsidRPr="00ED5FDB"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Interface utilisateur (UI) et expérience utilisateur (UX)</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L'interface utilisateur (UI), c’est ce que l’on voit et utilise sur l'application (boutons, menus, tableaux, formulaires, etc.). L’expérience utilisateur (UX), c’est la manière dont l’utilisateur ressent l’utilisation de l’application : est-ce simple, rapide, logique ? Dans notre projet, l’objectif est de proposer une interface claire, facile à utiliser même pour les personnes peu à l’aise avec l’informatique, afin que les demandes et les suivis d’EPI puissent se faire rapidement, sans confusion.</w:t>
      </w:r>
    </w:p>
    <w:p w14:paraId="151EC5A7" w14:textId="4C0FB0F1" w:rsidR="00BD07EC"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Systèmes de notification et de suivi</w:t>
      </w:r>
      <w:r w:rsidR="00166ED0"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Ces systèmes servent à informer les utilisateurs automatiquement à différents moments : par exemple lorsqu’un stock est presque vide, quand un équipement approche de sa date de péremption, ou quand une demande a été validée. Ces notifications permettent </w:t>
      </w:r>
      <w:r w:rsidR="00E00DD0" w:rsidRPr="00ED5FDB">
        <w:rPr>
          <w:rFonts w:ascii="Times New Roman" w:hAnsi="Times New Roman" w:cs="Times New Roman"/>
          <w:sz w:val="26"/>
          <w:szCs w:val="26"/>
        </w:rPr>
        <w:t>d’agir à temps et d’éviter les oublis</w:t>
      </w:r>
      <w:r w:rsidR="00CB3797" w:rsidRPr="00ED5FDB">
        <w:rPr>
          <w:rFonts w:ascii="Times New Roman" w:hAnsi="Times New Roman" w:cs="Times New Roman"/>
          <w:sz w:val="26"/>
          <w:szCs w:val="26"/>
        </w:rPr>
        <w:t xml:space="preserve">, </w:t>
      </w:r>
      <w:r w:rsidRPr="00ED5FDB">
        <w:rPr>
          <w:rFonts w:ascii="Times New Roman" w:hAnsi="Times New Roman" w:cs="Times New Roman"/>
          <w:sz w:val="26"/>
          <w:szCs w:val="26"/>
        </w:rPr>
        <w:t>ce qui améliore la réactivité et la sécurité sur le terrain.</w:t>
      </w:r>
    </w:p>
    <w:p w14:paraId="3970D0BA" w14:textId="77777777" w:rsidR="00A16746" w:rsidRPr="00ED5FDB" w:rsidRDefault="00A16746" w:rsidP="00F94382">
      <w:pPr>
        <w:spacing w:line="360" w:lineRule="auto"/>
        <w:ind w:firstLine="720"/>
        <w:jc w:val="both"/>
        <w:rPr>
          <w:rFonts w:ascii="Times New Roman" w:hAnsi="Times New Roman" w:cs="Times New Roman"/>
          <w:sz w:val="26"/>
          <w:szCs w:val="26"/>
        </w:rPr>
      </w:pPr>
    </w:p>
    <w:p w14:paraId="4D093732" w14:textId="66DB58D7" w:rsidR="0019060E" w:rsidRPr="002A7819" w:rsidRDefault="000C65BE" w:rsidP="008C7768">
      <w:pPr>
        <w:pStyle w:val="Style4"/>
      </w:pPr>
      <w:bookmarkStart w:id="29" w:name="_Toc201154332"/>
      <w:r w:rsidRPr="002A7819">
        <w:t>II-3-</w:t>
      </w:r>
      <w:r w:rsidR="002A7819">
        <w:t>3</w:t>
      </w:r>
      <w:r w:rsidRPr="002A7819">
        <w:t xml:space="preserve"> Démarche méthodologique</w:t>
      </w:r>
      <w:bookmarkEnd w:id="29"/>
    </w:p>
    <w:p w14:paraId="2826E591" w14:textId="77777777" w:rsidR="00B97553" w:rsidRPr="00ED5FDB" w:rsidRDefault="00B97553" w:rsidP="00771C76">
      <w:pPr>
        <w:pStyle w:val="NormalWeb"/>
        <w:spacing w:line="360" w:lineRule="auto"/>
        <w:ind w:firstLine="360"/>
        <w:jc w:val="both"/>
        <w:rPr>
          <w:sz w:val="26"/>
          <w:szCs w:val="26"/>
        </w:rPr>
      </w:pPr>
      <w:r w:rsidRPr="00ED5FDB">
        <w:rPr>
          <w:sz w:val="26"/>
          <w:szCs w:val="26"/>
        </w:rPr>
        <w:t>Dans le cadre de notre stage au sein du Département des Systèmes d’Information (DSI) du Port Autonome de Cotonou, nous avons adopté une démarche méthodologique structurée pour assurer la réussite de notre projet.</w:t>
      </w:r>
    </w:p>
    <w:p w14:paraId="7741B6D3" w14:textId="19625A47" w:rsidR="00B97553" w:rsidRPr="001318FA" w:rsidRDefault="00B97553" w:rsidP="00207E6A">
      <w:pPr>
        <w:pStyle w:val="NormalWeb"/>
        <w:numPr>
          <w:ilvl w:val="0"/>
          <w:numId w:val="34"/>
        </w:numPr>
        <w:spacing w:line="360" w:lineRule="auto"/>
        <w:jc w:val="both"/>
        <w:rPr>
          <w:color w:val="EE0000"/>
          <w:sz w:val="26"/>
          <w:szCs w:val="26"/>
        </w:rPr>
      </w:pPr>
      <w:r w:rsidRPr="00433E1D">
        <w:rPr>
          <w:rStyle w:val="lev"/>
          <w:rFonts w:eastAsiaTheme="majorEastAsia"/>
          <w:color w:val="000000" w:themeColor="text1"/>
          <w:sz w:val="26"/>
          <w:szCs w:val="26"/>
        </w:rPr>
        <w:lastRenderedPageBreak/>
        <w:t xml:space="preserve">Analyse et compréhension du </w:t>
      </w:r>
      <w:r w:rsidR="003E4CEF" w:rsidRPr="00433E1D">
        <w:rPr>
          <w:rStyle w:val="lev"/>
          <w:rFonts w:eastAsiaTheme="majorEastAsia"/>
          <w:color w:val="000000" w:themeColor="text1"/>
          <w:sz w:val="26"/>
          <w:szCs w:val="26"/>
        </w:rPr>
        <w:t>besoin</w:t>
      </w:r>
      <w:r w:rsidR="00433E1D" w:rsidRPr="00433E1D">
        <w:rPr>
          <w:rStyle w:val="lev"/>
          <w:rFonts w:eastAsiaTheme="majorEastAsia"/>
          <w:color w:val="000000" w:themeColor="text1"/>
          <w:sz w:val="26"/>
          <w:szCs w:val="26"/>
        </w:rPr>
        <w:t> </w:t>
      </w:r>
      <w:r w:rsidR="00433E1D" w:rsidRPr="00433E1D">
        <w:rPr>
          <w:b/>
          <w:bCs/>
          <w:color w:val="000000" w:themeColor="text1"/>
          <w:sz w:val="26"/>
          <w:szCs w:val="26"/>
        </w:rPr>
        <w:t>:</w:t>
      </w:r>
      <w:r w:rsidR="00433E1D" w:rsidRPr="00433E1D">
        <w:rPr>
          <w:color w:val="000000" w:themeColor="text1"/>
          <w:sz w:val="26"/>
          <w:szCs w:val="26"/>
        </w:rPr>
        <w:t xml:space="preserve"> </w:t>
      </w:r>
      <w:r w:rsidRPr="001318FA">
        <w:rPr>
          <w:sz w:val="26"/>
          <w:szCs w:val="26"/>
        </w:rPr>
        <w:t>Nous avons débuté par une phase d’analyse approfondie, au cours de laquelle nous avons collecté les exigences auprès des utilisateurs et des responsables. Cette étape a impliqué des réunions, des entretiens et l’étude des documents existants afin de bien cerner les attentes et les contraintes du projet.</w:t>
      </w:r>
    </w:p>
    <w:p w14:paraId="2F0FC3F9" w14:textId="0F45444F"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Conception de la solution</w:t>
      </w:r>
      <w:r w:rsidR="00433E1D" w:rsidRPr="003D77EE">
        <w:rPr>
          <w:rStyle w:val="lev"/>
          <w:rFonts w:eastAsiaTheme="majorEastAsia"/>
          <w:sz w:val="26"/>
          <w:szCs w:val="26"/>
        </w:rPr>
        <w:t> :</w:t>
      </w:r>
      <w:r w:rsidR="003D77EE" w:rsidRPr="003D77EE">
        <w:rPr>
          <w:rStyle w:val="lev"/>
          <w:rFonts w:eastAsiaTheme="majorEastAsia"/>
          <w:sz w:val="26"/>
          <w:szCs w:val="26"/>
        </w:rPr>
        <w:t xml:space="preserve"> </w:t>
      </w:r>
      <w:r w:rsidRPr="003D77EE">
        <w:rPr>
          <w:sz w:val="26"/>
          <w:szCs w:val="26"/>
        </w:rPr>
        <w:t>Suite à cette analyse, nous avons procédé à la conception de la solution. Nous avons modélisé le système à l’aide de diagrammes UML (cas d’utilisation, classes, séquence) pour structurer le projet. Par ailleurs, nous avons conçu la base de données en utilisant MySQL, en veillant à respecter les règles d’intégrité et d’optimisation.</w:t>
      </w:r>
    </w:p>
    <w:p w14:paraId="027F5287" w14:textId="7229829F" w:rsidR="00D06BBA"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Développement et mise en œuvre</w:t>
      </w:r>
      <w:r w:rsidR="003D77EE" w:rsidRPr="003D77EE">
        <w:rPr>
          <w:rStyle w:val="lev"/>
          <w:rFonts w:eastAsiaTheme="majorEastAsia"/>
          <w:sz w:val="26"/>
          <w:szCs w:val="26"/>
        </w:rPr>
        <w:t xml:space="preserve"> : </w:t>
      </w:r>
      <w:r w:rsidRPr="003D77EE">
        <w:rPr>
          <w:sz w:val="26"/>
          <w:szCs w:val="26"/>
        </w:rPr>
        <w:t>Le développement a été réalisé en utilisant le langage Java avec le framework Spring Boot pour créer une API REST sécurisée et performante. La base de données MySQL a été mise en place pour assurer la gestion des données. Nous avons utilisé des environnements de développement modernes, notamment Visual Studio Code et IntelliJ IDEA, facilitant l’écriture et le débogage du code.</w:t>
      </w:r>
    </w:p>
    <w:p w14:paraId="02298F2E" w14:textId="0D403E20"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Tests et validation</w:t>
      </w:r>
      <w:r w:rsidR="003D77EE" w:rsidRPr="003D77EE">
        <w:rPr>
          <w:rStyle w:val="lev"/>
          <w:rFonts w:eastAsiaTheme="majorEastAsia"/>
          <w:sz w:val="26"/>
          <w:szCs w:val="26"/>
        </w:rPr>
        <w:t xml:space="preserve"> : </w:t>
      </w:r>
      <w:r w:rsidRPr="003D77EE">
        <w:rPr>
          <w:sz w:val="26"/>
          <w:szCs w:val="26"/>
        </w:rPr>
        <w:t>Pour garantir la qualité et la fiabilité de notre application, nous avons effectué plusieurs tests fonctionnels et techniques. Nous avons notamment utilisé Postman pour tester les différentes requêtes HTTP de notre API (GET, POST, PUT, DELETE), ce qui nous a permis de valider la conformité des fonctionnalités aux besoins exprimés.</w:t>
      </w:r>
    </w:p>
    <w:p w14:paraId="0F669AED" w14:textId="3A23A6EC" w:rsidR="00560D1E"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Documentation et suivi</w:t>
      </w:r>
      <w:r w:rsidR="003D77EE" w:rsidRPr="003D77EE">
        <w:rPr>
          <w:rStyle w:val="lev"/>
          <w:rFonts w:eastAsiaTheme="majorEastAsia"/>
          <w:sz w:val="26"/>
          <w:szCs w:val="26"/>
        </w:rPr>
        <w:t xml:space="preserve"> : </w:t>
      </w:r>
      <w:r w:rsidRPr="003D77EE">
        <w:rPr>
          <w:sz w:val="26"/>
          <w:szCs w:val="26"/>
        </w:rPr>
        <w:t>Enfin, nous avons rédigé une documentation technique complète afin de faciliter la maintenance et l’évolution du système. Cette documentation inclut la description des fonctionnalités, l’architecture du système, les modèles de données, ainsi que les procédures d’installation et d’utilisation.</w:t>
      </w:r>
    </w:p>
    <w:p w14:paraId="10469A24" w14:textId="77777777" w:rsidR="00560D1E" w:rsidRDefault="00560D1E">
      <w:pPr>
        <w:rPr>
          <w:rFonts w:ascii="Times New Roman" w:eastAsia="Times New Roman" w:hAnsi="Times New Roman" w:cs="Times New Roman"/>
          <w:sz w:val="26"/>
          <w:szCs w:val="26"/>
          <w:lang w:eastAsia="fr-FR"/>
        </w:rPr>
      </w:pPr>
      <w:r>
        <w:rPr>
          <w:sz w:val="26"/>
          <w:szCs w:val="26"/>
        </w:rPr>
        <w:br w:type="page"/>
      </w:r>
    </w:p>
    <w:p w14:paraId="4A539621" w14:textId="77777777" w:rsidR="00B97553" w:rsidRPr="00ED5FDB" w:rsidRDefault="00B97553" w:rsidP="00771C76">
      <w:pPr>
        <w:pStyle w:val="NormalWeb"/>
        <w:spacing w:line="360" w:lineRule="auto"/>
        <w:jc w:val="both"/>
        <w:rPr>
          <w:sz w:val="26"/>
          <w:szCs w:val="26"/>
        </w:rPr>
      </w:pPr>
    </w:p>
    <w:p w14:paraId="27FD7BBA" w14:textId="77777777" w:rsidR="00247B13" w:rsidRPr="00ED5FDB" w:rsidRDefault="00247B13" w:rsidP="0029280E">
      <w:pPr>
        <w:spacing w:line="360" w:lineRule="auto"/>
        <w:jc w:val="both"/>
        <w:rPr>
          <w:rFonts w:ascii="Times New Roman" w:hAnsi="Times New Roman" w:cs="Times New Roman"/>
          <w:sz w:val="26"/>
          <w:szCs w:val="26"/>
        </w:rPr>
      </w:pPr>
    </w:p>
    <w:p w14:paraId="641C1132" w14:textId="77777777" w:rsidR="00FF1B91" w:rsidRPr="00ED5FDB" w:rsidRDefault="00FF1B91" w:rsidP="0029280E">
      <w:pPr>
        <w:spacing w:line="360" w:lineRule="auto"/>
        <w:jc w:val="both"/>
        <w:rPr>
          <w:rFonts w:ascii="Times New Roman" w:hAnsi="Times New Roman" w:cs="Times New Roman"/>
          <w:sz w:val="26"/>
          <w:szCs w:val="26"/>
        </w:rPr>
      </w:pPr>
    </w:p>
    <w:p w14:paraId="6468AA33" w14:textId="142DD0E3" w:rsidR="008632E9" w:rsidRPr="00ED5FDB" w:rsidRDefault="0007379A" w:rsidP="00506A0F">
      <w:pPr>
        <w:tabs>
          <w:tab w:val="left" w:pos="1766"/>
        </w:tabs>
        <w:spacing w:line="360" w:lineRule="auto"/>
        <w:jc w:val="both"/>
        <w:rPr>
          <w:rFonts w:ascii="Times New Roman" w:hAnsi="Times New Roman" w:cs="Times New Roman"/>
          <w:b/>
          <w:bCs/>
          <w:sz w:val="26"/>
          <w:szCs w:val="26"/>
        </w:rPr>
      </w:pPr>
      <w:r w:rsidRPr="00ED5FDB">
        <w:rPr>
          <w:rFonts w:ascii="Times New Roman" w:hAnsi="Times New Roman" w:cs="Times New Roman"/>
          <w:sz w:val="26"/>
          <w:szCs w:val="26"/>
        </w:rPr>
        <w:tab/>
      </w:r>
    </w:p>
    <w:p w14:paraId="65E9A3B4" w14:textId="79A87F39" w:rsidR="008632E9" w:rsidRPr="00ED5FDB" w:rsidRDefault="008632E9" w:rsidP="0029280E">
      <w:pPr>
        <w:spacing w:line="360" w:lineRule="auto"/>
        <w:ind w:firstLine="720"/>
        <w:jc w:val="both"/>
        <w:rPr>
          <w:rFonts w:ascii="Times New Roman" w:hAnsi="Times New Roman" w:cs="Times New Roman"/>
          <w:b/>
          <w:bCs/>
          <w:sz w:val="26"/>
          <w:szCs w:val="26"/>
        </w:rPr>
      </w:pPr>
    </w:p>
    <w:p w14:paraId="68F5F231" w14:textId="047B2827" w:rsidR="008632E9" w:rsidRPr="00ED5FDB" w:rsidRDefault="008632E9" w:rsidP="0029280E">
      <w:pPr>
        <w:spacing w:line="360" w:lineRule="auto"/>
        <w:ind w:firstLine="720"/>
        <w:jc w:val="both"/>
        <w:rPr>
          <w:rFonts w:ascii="Times New Roman" w:hAnsi="Times New Roman" w:cs="Times New Roman"/>
          <w:b/>
          <w:bCs/>
          <w:sz w:val="26"/>
          <w:szCs w:val="26"/>
        </w:rPr>
      </w:pPr>
    </w:p>
    <w:p w14:paraId="32F4CACF" w14:textId="368598ED" w:rsidR="00FA4937" w:rsidRPr="00781AD8" w:rsidRDefault="000A2640" w:rsidP="00A663F3">
      <w:r w:rsidRPr="001B4F57">
        <w:rPr>
          <w:noProof/>
          <w:lang w:eastAsia="fr-FR"/>
        </w:rPr>
        <mc:AlternateContent>
          <mc:Choice Requires="wps">
            <w:drawing>
              <wp:anchor distT="0" distB="0" distL="114300" distR="114300" simplePos="0" relativeHeight="251658245" behindDoc="0" locked="0" layoutInCell="1" allowOverlap="1" wp14:anchorId="0614DAF3" wp14:editId="7598E218">
                <wp:simplePos x="0" y="0"/>
                <wp:positionH relativeFrom="margin">
                  <wp:align>right</wp:align>
                </wp:positionH>
                <wp:positionV relativeFrom="paragraph">
                  <wp:posOffset>840385</wp:posOffset>
                </wp:positionV>
                <wp:extent cx="5748296" cy="2027410"/>
                <wp:effectExtent l="0" t="0" r="5080" b="0"/>
                <wp:wrapNone/>
                <wp:docPr id="1315456400" name="Double vague 15"/>
                <wp:cNvGraphicFramePr/>
                <a:graphic xmlns:a="http://schemas.openxmlformats.org/drawingml/2006/main">
                  <a:graphicData uri="http://schemas.microsoft.com/office/word/2010/wordprocessingShape">
                    <wps:wsp>
                      <wps:cNvSpPr/>
                      <wps:spPr>
                        <a:xfrm>
                          <a:off x="0" y="0"/>
                          <a:ext cx="5748296" cy="202741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EFB97" w14:textId="2C2D8C53" w:rsidR="00020155" w:rsidRPr="00781AD8" w:rsidRDefault="00020155" w:rsidP="00A663F3">
                            <w:pPr>
                              <w:pStyle w:val="Style1"/>
                            </w:pPr>
                            <w:bookmarkStart w:id="30" w:name="_Toc201154333"/>
                            <w:r w:rsidRPr="00781AD8">
                              <w:t>CHAPITRE I</w:t>
                            </w:r>
                            <w:r>
                              <w:t>II</w:t>
                            </w:r>
                            <w:r w:rsidRPr="00781AD8">
                              <w:t xml:space="preserve"> : </w:t>
                            </w:r>
                            <w:r>
                              <w:t xml:space="preserve">MISE EN ŒUVRE DE LA SOLUTION ET </w:t>
                            </w:r>
                            <w:r w:rsidRPr="00FD2D18">
                              <w:t>TESTS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DAF3" id="_x0000_s1033" type="#_x0000_t188" style="position:absolute;margin-left:401.4pt;margin-top:66.15pt;width:452.6pt;height:15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" adj="1350" fillcolor="#5b9bd5 [3208]" stroked="f" strokeweight="1pt">
                <v:textbox>
                  <w:txbxContent>
                    <w:p w14:paraId="0A3EFB97" w14:textId="2C2D8C53" w:rsidR="00020155" w:rsidRPr="00781AD8" w:rsidRDefault="00020155" w:rsidP="00A663F3">
                      <w:pPr>
                        <w:pStyle w:val="Style1"/>
                      </w:pPr>
                      <w:bookmarkStart w:id="31" w:name="_Toc201154333"/>
                      <w:r w:rsidRPr="00781AD8">
                        <w:t>CHAPITRE I</w:t>
                      </w:r>
                      <w:r>
                        <w:t>II</w:t>
                      </w:r>
                      <w:r w:rsidRPr="00781AD8">
                        <w:t xml:space="preserve"> : </w:t>
                      </w:r>
                      <w:r>
                        <w:t xml:space="preserve">MISE EN ŒUVRE DE LA SOLUTION ET </w:t>
                      </w:r>
                      <w:r w:rsidRPr="00FD2D18">
                        <w:t>TESTS</w:t>
                      </w:r>
                      <w:bookmarkEnd w:id="31"/>
                    </w:p>
                  </w:txbxContent>
                </v:textbox>
                <w10:wrap anchorx="margin"/>
              </v:shape>
            </w:pict>
          </mc:Fallback>
        </mc:AlternateContent>
      </w:r>
      <w:r w:rsidR="008632E9" w:rsidRPr="001B4F57">
        <w:br w:type="page"/>
      </w:r>
    </w:p>
    <w:p w14:paraId="027CABE2" w14:textId="368598ED" w:rsidR="007258ED" w:rsidRPr="001B4F57" w:rsidRDefault="007258ED" w:rsidP="00A53B78">
      <w:pPr>
        <w:pStyle w:val="Style3"/>
      </w:pPr>
      <w:bookmarkStart w:id="32" w:name="_Toc201154334"/>
      <w:r w:rsidRPr="001B4F57">
        <w:lastRenderedPageBreak/>
        <w:t>I</w:t>
      </w:r>
      <w:r w:rsidR="0092668A" w:rsidRPr="001B4F57">
        <w:t>I</w:t>
      </w:r>
      <w:r w:rsidRPr="001B4F57">
        <w:t>I-</w:t>
      </w:r>
      <w:r w:rsidR="0092668A" w:rsidRPr="001B4F57">
        <w:t>1</w:t>
      </w:r>
      <w:r w:rsidRPr="001B4F57">
        <w:t xml:space="preserve"> </w:t>
      </w:r>
      <w:r w:rsidR="00B668B6" w:rsidRPr="00AB0E81">
        <w:t>Étude</w:t>
      </w:r>
      <w:r w:rsidR="00B668B6" w:rsidRPr="001B4F57">
        <w:t xml:space="preserve"> Comparative ou Analyse I</w:t>
      </w:r>
      <w:r w:rsidR="00EF16A3" w:rsidRPr="001B4F57">
        <w:t>nformatique</w:t>
      </w:r>
      <w:bookmarkEnd w:id="32"/>
    </w:p>
    <w:p w14:paraId="76AF5B35" w14:textId="4D03C3AC" w:rsidR="007258ED" w:rsidRPr="002A7819" w:rsidRDefault="007258ED" w:rsidP="00A53B78">
      <w:pPr>
        <w:pStyle w:val="Style4"/>
      </w:pPr>
      <w:bookmarkStart w:id="33" w:name="_Toc201154335"/>
      <w:r w:rsidRPr="002A7819">
        <w:t>II</w:t>
      </w:r>
      <w:r w:rsidR="00C601DF" w:rsidRPr="002A7819">
        <w:t>I</w:t>
      </w:r>
      <w:r w:rsidRPr="002A7819">
        <w:t>-1</w:t>
      </w:r>
      <w:r w:rsidR="00C601DF" w:rsidRPr="002A7819">
        <w:t>-1</w:t>
      </w:r>
      <w:r w:rsidRPr="002A7819">
        <w:t xml:space="preserve"> </w:t>
      </w:r>
      <w:r w:rsidR="00C601DF" w:rsidRPr="002A7819">
        <w:t>Choix de l’</w:t>
      </w:r>
      <w:r w:rsidR="003010F8" w:rsidRPr="002A7819">
        <w:t>a</w:t>
      </w:r>
      <w:r w:rsidR="00C601DF" w:rsidRPr="002A7819">
        <w:t>pproche d’</w:t>
      </w:r>
      <w:r w:rsidR="003010F8" w:rsidRPr="002A7819">
        <w:t>a</w:t>
      </w:r>
      <w:r w:rsidRPr="002A7819">
        <w:t>nalyse informatique</w:t>
      </w:r>
      <w:bookmarkEnd w:id="33"/>
    </w:p>
    <w:p w14:paraId="32C7AE24" w14:textId="77777777" w:rsidR="00B51A8A" w:rsidRPr="00ED5FDB" w:rsidRDefault="00B51A8A" w:rsidP="00771C76">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Cette section est dédiée à la conception détaillée de notre application web, une étape primordiale pour garantir la qualité et la robustesse de la solution finale. Notre objectif est de présenter une analyse fonctionnelle, structurelle et dynamique claire de l'application, en justifiant nos choix conceptuels à travers l'utilisation du Langage de Modélisation Unifié (UML).</w:t>
      </w:r>
    </w:p>
    <w:p w14:paraId="317060EA"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Conformément aux exigences du processus unifié, notre modélisation s'appuiera sur les diagrammes UML. L'UML, sigle de "Unified Modeling Language", est un langage de modélisation graphique standardisé, largement utilisé en développement logiciel et en conception orientée objet. Il offre une méthode normalisée pour visualiser la conception d'un système et permet d'élaborer des modèles indépendamment de tout langage de programmation.</w:t>
      </w:r>
    </w:p>
    <w:p w14:paraId="3F42AF93"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L'adoption de la modélisation UML présente des avantages significatifs. Elle facilite la compréhension des aspects de conception et d'architecture du logiciel par toutes les parties prenantes, y compris les clients, grâce à sa représentation visuelle et standardisée. De plus, elle optimise la maintenance et la prise en main du logiciel par d'autres développeurs, en fournissant une documentation claire et structurée de la solution.</w:t>
      </w:r>
    </w:p>
    <w:p w14:paraId="6D4DB01B" w14:textId="395ECC2C"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 xml:space="preserve">L'UML propose une variété de diagrammes, classés en deux familles principales </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structure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illustrent l'organisation des modules et composants de l'application, ainsi que leurs interactions internes</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comportement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décrivent les différents états et les scénarios d'utilisation de la solution</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p>
    <w:p w14:paraId="5869DE6A" w14:textId="77777777" w:rsidR="00B51A8A" w:rsidRDefault="00B51A8A" w:rsidP="0029280E">
      <w:pPr>
        <w:spacing w:line="360" w:lineRule="auto"/>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Pour modéliser notre application, nous avons spécifiquement utilisé les diagrammes UML suivants :</w:t>
      </w:r>
    </w:p>
    <w:p w14:paraId="4F5311A6"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p w14:paraId="5C9B42F0"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1555"/>
        <w:gridCol w:w="5670"/>
        <w:gridCol w:w="1835"/>
      </w:tblGrid>
      <w:tr w:rsidR="0012297F" w14:paraId="3E299411" w14:textId="77777777" w:rsidTr="00B76843">
        <w:tc>
          <w:tcPr>
            <w:tcW w:w="1555" w:type="dxa"/>
            <w:vAlign w:val="center"/>
          </w:tcPr>
          <w:p w14:paraId="40D9FAC4" w14:textId="0AEE5A64" w:rsidR="0012297F" w:rsidRDefault="00E64D0F"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lastRenderedPageBreak/>
              <w:t>Diagrammes</w:t>
            </w:r>
          </w:p>
        </w:tc>
        <w:tc>
          <w:tcPr>
            <w:tcW w:w="5670" w:type="dxa"/>
          </w:tcPr>
          <w:p w14:paraId="0575FCF6" w14:textId="13D86EA7" w:rsidR="0012297F" w:rsidRDefault="00E64D0F" w:rsidP="00362146">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Objectifs</w:t>
            </w:r>
          </w:p>
        </w:tc>
        <w:tc>
          <w:tcPr>
            <w:tcW w:w="1835" w:type="dxa"/>
            <w:vAlign w:val="center"/>
          </w:tcPr>
          <w:p w14:paraId="1A760EFC" w14:textId="15157D43" w:rsidR="0012297F" w:rsidRDefault="00E64D0F" w:rsidP="00B76843">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Types</w:t>
            </w:r>
          </w:p>
        </w:tc>
      </w:tr>
      <w:tr w:rsidR="0012297F" w14:paraId="3ACCEF48" w14:textId="77777777" w:rsidTr="00B76843">
        <w:tc>
          <w:tcPr>
            <w:tcW w:w="1555" w:type="dxa"/>
            <w:vAlign w:val="center"/>
          </w:tcPr>
          <w:p w14:paraId="5C2224B2" w14:textId="7F350226" w:rsidR="0012297F" w:rsidRDefault="00E64D0F" w:rsidP="00362146">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Diagramme de classes</w:t>
            </w:r>
          </w:p>
        </w:tc>
        <w:tc>
          <w:tcPr>
            <w:tcW w:w="5670" w:type="dxa"/>
          </w:tcPr>
          <w:p w14:paraId="24E6964F" w14:textId="1A55FC0B" w:rsidR="0012297F" w:rsidRDefault="00C079D0" w:rsidP="00362146">
            <w:pPr>
              <w:spacing w:before="100" w:beforeAutospacing="1" w:after="100" w:afterAutospacing="1" w:line="360" w:lineRule="auto"/>
              <w:rPr>
                <w:rFonts w:ascii="Times New Roman" w:eastAsia="Times New Roman" w:hAnsi="Times New Roman" w:cs="Times New Roman"/>
                <w:sz w:val="26"/>
                <w:szCs w:val="26"/>
                <w:lang w:eastAsia="fr-FR"/>
              </w:rPr>
            </w:pPr>
            <w:r w:rsidRPr="00C079D0">
              <w:rPr>
                <w:rFonts w:ascii="Times New Roman" w:eastAsia="Times New Roman" w:hAnsi="Times New Roman" w:cs="Times New Roman"/>
                <w:bCs/>
                <w:sz w:val="26"/>
                <w:szCs w:val="26"/>
                <w:lang w:eastAsia="fr-FR"/>
              </w:rPr>
              <w:t>La modélisation du système vise à représenter de manière claire et structurée l’ensemble des éléments qui composent le système ainsi que leurs interactions</w:t>
            </w:r>
            <w:r w:rsidR="00914D9C" w:rsidRPr="00914D9C">
              <w:rPr>
                <w:rFonts w:ascii="Times New Roman" w:eastAsia="Times New Roman" w:hAnsi="Times New Roman" w:cs="Times New Roman"/>
                <w:bCs/>
                <w:sz w:val="26"/>
                <w:szCs w:val="26"/>
                <w:lang w:eastAsia="fr-FR"/>
              </w:rPr>
              <w:t>. Cette vue d’ensemble permet de comprendre le rôle global du système</w:t>
            </w:r>
            <w:r w:rsidR="00735BD8">
              <w:rPr>
                <w:rFonts w:ascii="Times New Roman" w:eastAsia="Times New Roman" w:hAnsi="Times New Roman" w:cs="Times New Roman"/>
                <w:bCs/>
                <w:sz w:val="26"/>
                <w:szCs w:val="26"/>
                <w:lang w:eastAsia="fr-FR"/>
              </w:rPr>
              <w:t>,</w:t>
            </w:r>
            <w:r w:rsidR="00914D9C" w:rsidRPr="00914D9C">
              <w:rPr>
                <w:rFonts w:ascii="Times New Roman" w:eastAsia="Times New Roman" w:hAnsi="Times New Roman" w:cs="Times New Roman"/>
                <w:bCs/>
                <w:sz w:val="26"/>
                <w:szCs w:val="26"/>
                <w:lang w:eastAsia="fr-FR"/>
              </w:rPr>
              <w:t xml:space="preserve"> les besoins auxquels il doit répondre</w:t>
            </w:r>
            <w:r w:rsidR="00735BD8">
              <w:rPr>
                <w:rFonts w:ascii="Times New Roman" w:eastAsia="Times New Roman" w:hAnsi="Times New Roman" w:cs="Times New Roman"/>
                <w:bCs/>
                <w:sz w:val="26"/>
                <w:szCs w:val="26"/>
                <w:lang w:eastAsia="fr-FR"/>
              </w:rPr>
              <w:t xml:space="preserve"> </w:t>
            </w:r>
            <w:r w:rsidR="00735BD8" w:rsidRPr="00C079D0">
              <w:rPr>
                <w:rFonts w:ascii="Times New Roman" w:eastAsia="Times New Roman" w:hAnsi="Times New Roman" w:cs="Times New Roman"/>
                <w:bCs/>
                <w:sz w:val="26"/>
                <w:szCs w:val="26"/>
                <w:lang w:eastAsia="fr-FR"/>
              </w:rPr>
              <w:t>et ser</w:t>
            </w:r>
            <w:r w:rsidR="00735BD8">
              <w:rPr>
                <w:rFonts w:ascii="Times New Roman" w:eastAsia="Times New Roman" w:hAnsi="Times New Roman" w:cs="Times New Roman"/>
                <w:bCs/>
                <w:sz w:val="26"/>
                <w:szCs w:val="26"/>
                <w:lang w:eastAsia="fr-FR"/>
              </w:rPr>
              <w:t>t</w:t>
            </w:r>
            <w:r w:rsidR="00735BD8" w:rsidRPr="00C079D0">
              <w:rPr>
                <w:rFonts w:ascii="Times New Roman" w:eastAsia="Times New Roman" w:hAnsi="Times New Roman" w:cs="Times New Roman"/>
                <w:bCs/>
                <w:sz w:val="26"/>
                <w:szCs w:val="26"/>
                <w:lang w:eastAsia="fr-FR"/>
              </w:rPr>
              <w:t xml:space="preserve"> de base à sa conception technique</w:t>
            </w:r>
            <w:r w:rsidR="00914D9C" w:rsidRPr="00914D9C">
              <w:rPr>
                <w:rFonts w:ascii="Times New Roman" w:eastAsia="Times New Roman" w:hAnsi="Times New Roman" w:cs="Times New Roman"/>
                <w:bCs/>
                <w:sz w:val="26"/>
                <w:szCs w:val="26"/>
                <w:lang w:eastAsia="fr-FR"/>
              </w:rPr>
              <w:t xml:space="preserve">. </w:t>
            </w:r>
          </w:p>
        </w:tc>
        <w:tc>
          <w:tcPr>
            <w:tcW w:w="1835" w:type="dxa"/>
            <w:vAlign w:val="center"/>
          </w:tcPr>
          <w:p w14:paraId="3D211FC7" w14:textId="27D12954"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Statique</w:t>
            </w:r>
          </w:p>
        </w:tc>
      </w:tr>
      <w:tr w:rsidR="0012297F" w14:paraId="485BE632" w14:textId="77777777" w:rsidTr="00B76843">
        <w:tc>
          <w:tcPr>
            <w:tcW w:w="1555" w:type="dxa"/>
            <w:vAlign w:val="center"/>
          </w:tcPr>
          <w:p w14:paraId="63047CC3" w14:textId="639A8C27" w:rsidR="0012297F" w:rsidRDefault="00101E74"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de cas d’utilisation</w:t>
            </w:r>
          </w:p>
        </w:tc>
        <w:tc>
          <w:tcPr>
            <w:tcW w:w="5670" w:type="dxa"/>
          </w:tcPr>
          <w:p w14:paraId="3E333C5A" w14:textId="0C5B3FDD" w:rsidR="0012297F" w:rsidRPr="006F75E8" w:rsidRDefault="00647CCF" w:rsidP="00362146">
            <w:pPr>
              <w:spacing w:line="360" w:lineRule="auto"/>
              <w:rPr>
                <w:rFonts w:ascii="Times New Roman" w:eastAsia="Times New Roman" w:hAnsi="Times New Roman" w:cs="Times New Roman"/>
                <w:sz w:val="26"/>
                <w:szCs w:val="26"/>
                <w:lang w:eastAsia="fr-FR"/>
              </w:rPr>
            </w:pPr>
            <w:r w:rsidRPr="00647CCF">
              <w:rPr>
                <w:rFonts w:ascii="Times New Roman" w:eastAsiaTheme="majorEastAsia" w:hAnsi="Times New Roman" w:cs="Times New Roman"/>
                <w:bCs/>
                <w:sz w:val="26"/>
                <w:szCs w:val="26"/>
                <w:lang w:eastAsia="fr-FR"/>
              </w:rPr>
              <w:t>Le diagramme de cas d’utilisation représente le comportement du système en illustrant comment celui-ci réagit et évolue en fonction des actions ou événements qui surviennent. Il regroupe les différentes fonctionnalités du système et met en évidence les interactions entre le système et ses utilisateurs ou d’autres systèmes, en précisant les actions réalisées pour déclencher ces fonctionnalités.</w:t>
            </w:r>
          </w:p>
        </w:tc>
        <w:tc>
          <w:tcPr>
            <w:tcW w:w="1835" w:type="dxa"/>
            <w:vAlign w:val="center"/>
          </w:tcPr>
          <w:p w14:paraId="4E9F17AB" w14:textId="63BF178F"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Statique</w:t>
            </w:r>
          </w:p>
        </w:tc>
      </w:tr>
      <w:tr w:rsidR="00907F90" w14:paraId="476B825C" w14:textId="77777777" w:rsidTr="00B76843">
        <w:tc>
          <w:tcPr>
            <w:tcW w:w="1555" w:type="dxa"/>
            <w:vAlign w:val="center"/>
          </w:tcPr>
          <w:p w14:paraId="27A33721" w14:textId="4C90AD94" w:rsidR="00907F90" w:rsidRDefault="00907F90"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d’activité</w:t>
            </w:r>
          </w:p>
        </w:tc>
        <w:tc>
          <w:tcPr>
            <w:tcW w:w="5670" w:type="dxa"/>
          </w:tcPr>
          <w:p w14:paraId="3B86AC14" w14:textId="27C5BED6" w:rsidR="00907F90" w:rsidRPr="00907F90" w:rsidRDefault="007F29FE" w:rsidP="00362146">
            <w:pPr>
              <w:spacing w:before="100" w:beforeAutospacing="1" w:after="100" w:afterAutospacing="1" w:line="360" w:lineRule="auto"/>
              <w:rPr>
                <w:rStyle w:val="lev"/>
                <w:rFonts w:ascii="Times New Roman" w:eastAsia="Times New Roman" w:hAnsi="Times New Roman" w:cs="Times New Roman"/>
                <w:b w:val="0"/>
                <w:bCs w:val="0"/>
                <w:sz w:val="26"/>
                <w:szCs w:val="26"/>
                <w:lang w:eastAsia="fr-FR"/>
              </w:rPr>
            </w:pPr>
            <w:r w:rsidRPr="007F29FE">
              <w:rPr>
                <w:rFonts w:ascii="Times New Roman" w:eastAsia="Times New Roman" w:hAnsi="Times New Roman" w:cs="Times New Roman"/>
                <w:bCs/>
                <w:sz w:val="26"/>
                <w:szCs w:val="26"/>
                <w:lang w:eastAsia="fr-FR"/>
              </w:rPr>
              <w:t>Le diagramme d’activité montre l’enchaînement des différentes actions ou tâches dans le système, en décrivant comment elles se succèdent pour assurer son bon fonctionnement. Il présente de manière claire les processus métier en illustrant les étapes du travail à accomplir, les décisions à prendre ainsi que les règles qui régissent ces enchaînements, offrant ainsi une vue précise du déroulement des opérations dans le système.</w:t>
            </w:r>
          </w:p>
        </w:tc>
        <w:tc>
          <w:tcPr>
            <w:tcW w:w="1835" w:type="dxa"/>
            <w:vAlign w:val="center"/>
          </w:tcPr>
          <w:p w14:paraId="388452DC" w14:textId="14C50F61" w:rsidR="00907F90"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dynamique</w:t>
            </w:r>
          </w:p>
        </w:tc>
      </w:tr>
    </w:tbl>
    <w:p w14:paraId="6C805745" w14:textId="77777777" w:rsidR="000466EB" w:rsidRDefault="000466EB" w:rsidP="000466EB">
      <w:pPr>
        <w:spacing w:line="360" w:lineRule="auto"/>
        <w:ind w:firstLine="720"/>
        <w:rPr>
          <w:rFonts w:ascii="Times New Roman" w:eastAsia="Times New Roman" w:hAnsi="Times New Roman" w:cs="Times New Roman"/>
          <w:i/>
          <w:iCs/>
          <w:sz w:val="26"/>
          <w:szCs w:val="26"/>
          <w:lang w:eastAsia="fr-FR"/>
        </w:rPr>
      </w:pPr>
    </w:p>
    <w:p w14:paraId="6BE8116D" w14:textId="0F91EEBC" w:rsidR="009717B4" w:rsidRPr="00ED5FDB" w:rsidRDefault="006B3752" w:rsidP="000466EB">
      <w:pPr>
        <w:spacing w:line="360" w:lineRule="auto"/>
        <w:ind w:firstLine="720"/>
        <w:jc w:val="center"/>
        <w:rPr>
          <w:rFonts w:ascii="Times New Roman" w:eastAsia="Times New Roman" w:hAnsi="Times New Roman" w:cs="Times New Roman"/>
          <w:sz w:val="26"/>
          <w:szCs w:val="26"/>
          <w:lang w:eastAsia="fr-FR"/>
        </w:rPr>
      </w:pPr>
      <w:r w:rsidRPr="00ED5FDB">
        <w:rPr>
          <w:rFonts w:ascii="Times New Roman" w:eastAsia="Times New Roman" w:hAnsi="Times New Roman" w:cs="Times New Roman"/>
          <w:i/>
          <w:iCs/>
          <w:sz w:val="26"/>
          <w:szCs w:val="26"/>
          <w:lang w:eastAsia="fr-FR"/>
        </w:rPr>
        <w:t>Tableau 1 : Diagrammes UML utilisés</w:t>
      </w:r>
    </w:p>
    <w:p w14:paraId="60752755" w14:textId="77777777" w:rsidR="00A92BCD" w:rsidRPr="00ED5FDB" w:rsidRDefault="00A92BCD" w:rsidP="00A92BCD">
      <w:pPr>
        <w:spacing w:line="360" w:lineRule="auto"/>
        <w:jc w:val="both"/>
        <w:rPr>
          <w:rFonts w:ascii="Times New Roman" w:hAnsi="Times New Roman" w:cs="Times New Roman"/>
          <w:b/>
          <w:bCs/>
          <w:sz w:val="26"/>
          <w:szCs w:val="26"/>
        </w:rPr>
      </w:pPr>
    </w:p>
    <w:p w14:paraId="0972E3AA" w14:textId="6FD1ED96" w:rsidR="00A92BCD" w:rsidRPr="002A7819" w:rsidRDefault="00A92BCD" w:rsidP="00960928">
      <w:pPr>
        <w:pStyle w:val="Style4"/>
      </w:pPr>
      <w:bookmarkStart w:id="34" w:name="_Toc201154336"/>
      <w:r w:rsidRPr="002A7819">
        <w:lastRenderedPageBreak/>
        <w:t>III-1-2 Diagramme UML</w:t>
      </w:r>
      <w:bookmarkEnd w:id="34"/>
    </w:p>
    <w:p w14:paraId="12BF3E09" w14:textId="1D225E1D" w:rsidR="00196123" w:rsidRPr="001969F7" w:rsidRDefault="00A92BCD" w:rsidP="00A8083E">
      <w:pPr>
        <w:pStyle w:val="Style5"/>
      </w:pPr>
      <w:bookmarkStart w:id="35" w:name="_Toc201154337"/>
      <w:r w:rsidRPr="001969F7">
        <w:t xml:space="preserve">III-1-2-1 </w:t>
      </w:r>
      <w:r w:rsidRPr="00A8083E">
        <w:t>Diagramme</w:t>
      </w:r>
      <w:r w:rsidRPr="001969F7">
        <w:t xml:space="preserve"> de cas d’utilisation</w:t>
      </w:r>
      <w:bookmarkEnd w:id="35"/>
    </w:p>
    <w:p w14:paraId="5004F8F5" w14:textId="0E29D0EF" w:rsidR="003010FC" w:rsidRDefault="003010FC" w:rsidP="00207E6A">
      <w:pPr>
        <w:pStyle w:val="Paragraphedeliste"/>
        <w:numPr>
          <w:ilvl w:val="0"/>
          <w:numId w:val="2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Identification des acteurs du système</w:t>
      </w:r>
    </w:p>
    <w:p w14:paraId="0F9B1D90" w14:textId="77777777" w:rsidR="00CC611B"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acteur est une entité qui définit le rôle joué par un utilisateur ou par un système qui interagit avec le système modélisé. Il joue un rôle déterminant en initiant des actions ou en sollicitant des services auprès du système. En réponse, ce dernier exécute les traitements nécessaires, qu’il s’agisse de fournir des informations, de modifier des données ou de déclencher un processus particulier.</w:t>
      </w:r>
    </w:p>
    <w:p w14:paraId="06218B43" w14:textId="71B7EAFF" w:rsidR="00F1603F"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Ainsi, les acteurs constituent les points d’entrée des fonctionnalités du système et déclenchent les interactions qui donnent vie à l’application, créant un lien dynamique entre l’utilisateur et la solution numérique.</w:t>
      </w:r>
      <w:r w:rsidR="003C5C5D">
        <w:rPr>
          <w:rFonts w:ascii="Times New Roman" w:hAnsi="Times New Roman" w:cs="Times New Roman"/>
          <w:sz w:val="26"/>
          <w:szCs w:val="26"/>
        </w:rPr>
        <w:t xml:space="preserve"> </w:t>
      </w:r>
      <w:r w:rsidRPr="00ED5FDB">
        <w:rPr>
          <w:rFonts w:ascii="Times New Roman" w:hAnsi="Times New Roman" w:cs="Times New Roman"/>
          <w:sz w:val="26"/>
          <w:szCs w:val="26"/>
        </w:rPr>
        <w:t>L’étude préliminaire nous a permis d’identifier les principaux acteurs intervenant dans le système. Ils sont présentés dans le tableau suivant :</w:t>
      </w:r>
    </w:p>
    <w:tbl>
      <w:tblPr>
        <w:tblStyle w:val="Grilledutableau"/>
        <w:tblW w:w="9209" w:type="dxa"/>
        <w:tblLook w:val="04A0" w:firstRow="1" w:lastRow="0" w:firstColumn="1" w:lastColumn="0" w:noHBand="0" w:noVBand="1"/>
      </w:tblPr>
      <w:tblGrid>
        <w:gridCol w:w="3256"/>
        <w:gridCol w:w="5953"/>
      </w:tblGrid>
      <w:tr w:rsidR="00CC611B" w:rsidRPr="00ED5FDB" w14:paraId="57D47BE7" w14:textId="77777777" w:rsidTr="00487179">
        <w:tc>
          <w:tcPr>
            <w:tcW w:w="3256" w:type="dxa"/>
            <w:vAlign w:val="center"/>
          </w:tcPr>
          <w:p w14:paraId="5840D83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Acteurs</w:t>
            </w:r>
          </w:p>
        </w:tc>
        <w:tc>
          <w:tcPr>
            <w:tcW w:w="5953" w:type="dxa"/>
            <w:vAlign w:val="center"/>
          </w:tcPr>
          <w:p w14:paraId="4AB333BB"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Utilisation du système</w:t>
            </w:r>
          </w:p>
        </w:tc>
      </w:tr>
      <w:tr w:rsidR="00CC611B" w:rsidRPr="00ED5FDB" w14:paraId="09B235EE" w14:textId="77777777" w:rsidTr="00487179">
        <w:trPr>
          <w:trHeight w:val="1946"/>
        </w:trPr>
        <w:tc>
          <w:tcPr>
            <w:tcW w:w="3256" w:type="dxa"/>
            <w:vAlign w:val="center"/>
          </w:tcPr>
          <w:p w14:paraId="0DA22723" w14:textId="77777777" w:rsidR="00CC611B" w:rsidRPr="00ED5FDB" w:rsidRDefault="00CC611B" w:rsidP="00824879">
            <w:pPr>
              <w:spacing w:line="360" w:lineRule="auto"/>
              <w:rPr>
                <w:rFonts w:ascii="Times New Roman" w:hAnsi="Times New Roman" w:cs="Times New Roman"/>
                <w:b/>
                <w:bCs/>
                <w:sz w:val="26"/>
                <w:szCs w:val="26"/>
              </w:rPr>
            </w:pPr>
            <w:r w:rsidRPr="00ED5FDB">
              <w:rPr>
                <w:rFonts w:ascii="Times New Roman" w:hAnsi="Times New Roman" w:cs="Times New Roman"/>
                <w:b/>
                <w:bCs/>
                <w:sz w:val="26"/>
                <w:szCs w:val="26"/>
              </w:rPr>
              <w:t>Demandeur (Utilisateurs : Employés)</w:t>
            </w:r>
          </w:p>
        </w:tc>
        <w:tc>
          <w:tcPr>
            <w:tcW w:w="5953" w:type="dxa"/>
          </w:tcPr>
          <w:p w14:paraId="20C41181"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1CE046A6"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Soumettre une demande d’EPI</w:t>
            </w:r>
          </w:p>
          <w:p w14:paraId="673EC3B5"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Consulter l’état de ses demandes</w:t>
            </w:r>
            <w:r w:rsidRPr="00ED5FDB">
              <w:rPr>
                <w:rFonts w:ascii="Times New Roman" w:hAnsi="Times New Roman" w:cs="Times New Roman"/>
                <w:sz w:val="26"/>
                <w:szCs w:val="26"/>
              </w:rPr>
              <w:br/>
              <w:t>- Accuser réception des EPI remis</w:t>
            </w:r>
          </w:p>
          <w:p w14:paraId="63031E67" w14:textId="0780E701" w:rsidR="00B81252" w:rsidRPr="00ED5FDB" w:rsidRDefault="00B8125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xml:space="preserve">- Recevoir des notifications </w:t>
            </w:r>
            <w:r w:rsidR="007568E9" w:rsidRPr="00ED5FDB">
              <w:rPr>
                <w:rFonts w:ascii="Times New Roman" w:hAnsi="Times New Roman" w:cs="Times New Roman"/>
                <w:sz w:val="26"/>
                <w:szCs w:val="26"/>
              </w:rPr>
              <w:t>de demande prête pour livraison</w:t>
            </w:r>
          </w:p>
        </w:tc>
      </w:tr>
      <w:tr w:rsidR="00CC611B" w:rsidRPr="00ED5FDB" w14:paraId="6C8199EF" w14:textId="77777777" w:rsidTr="00487179">
        <w:trPr>
          <w:trHeight w:val="1373"/>
        </w:trPr>
        <w:tc>
          <w:tcPr>
            <w:tcW w:w="3256" w:type="dxa"/>
            <w:vAlign w:val="center"/>
          </w:tcPr>
          <w:p w14:paraId="14CB9D2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Directeur QHSE</w:t>
            </w:r>
          </w:p>
        </w:tc>
        <w:tc>
          <w:tcPr>
            <w:tcW w:w="5953" w:type="dxa"/>
          </w:tcPr>
          <w:p w14:paraId="1F1BAF59" w14:textId="7F43744E"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625831F6" w14:textId="6D3B82F4"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Vérifier et valider (ou rejeter) les demandes d’EPI</w:t>
            </w:r>
            <w:r w:rsidRPr="00ED5FDB">
              <w:rPr>
                <w:rFonts w:ascii="Times New Roman" w:hAnsi="Times New Roman" w:cs="Times New Roman"/>
                <w:sz w:val="26"/>
                <w:szCs w:val="26"/>
              </w:rPr>
              <w:br/>
              <w:t xml:space="preserve">- </w:t>
            </w:r>
            <w:r w:rsidR="00373BE7" w:rsidRPr="00ED5FDB">
              <w:rPr>
                <w:rFonts w:ascii="Times New Roman" w:hAnsi="Times New Roman" w:cs="Times New Roman"/>
                <w:sz w:val="26"/>
                <w:szCs w:val="26"/>
              </w:rPr>
              <w:t>Consulte</w:t>
            </w:r>
            <w:r w:rsidR="00FF1479">
              <w:rPr>
                <w:rFonts w:ascii="Times New Roman" w:hAnsi="Times New Roman" w:cs="Times New Roman"/>
                <w:sz w:val="26"/>
                <w:szCs w:val="26"/>
              </w:rPr>
              <w:t>r</w:t>
            </w:r>
            <w:r w:rsidR="00373BE7" w:rsidRPr="00ED5FDB">
              <w:rPr>
                <w:rFonts w:ascii="Times New Roman" w:hAnsi="Times New Roman" w:cs="Times New Roman"/>
                <w:sz w:val="26"/>
                <w:szCs w:val="26"/>
              </w:rPr>
              <w:t xml:space="preserve"> les rapports d’attribution et de gestion du stock</w:t>
            </w:r>
          </w:p>
        </w:tc>
      </w:tr>
      <w:tr w:rsidR="00CC611B" w:rsidRPr="00ED5FDB" w14:paraId="6D9689F9" w14:textId="77777777" w:rsidTr="00487179">
        <w:trPr>
          <w:trHeight w:val="983"/>
        </w:trPr>
        <w:tc>
          <w:tcPr>
            <w:tcW w:w="3256" w:type="dxa"/>
            <w:vAlign w:val="center"/>
          </w:tcPr>
          <w:p w14:paraId="42FB516C"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Gestionnaire d’EPI</w:t>
            </w:r>
          </w:p>
        </w:tc>
        <w:tc>
          <w:tcPr>
            <w:tcW w:w="5953" w:type="dxa"/>
          </w:tcPr>
          <w:p w14:paraId="6357927E" w14:textId="4A70C463"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0152370E" w14:textId="59D1DEA7" w:rsidR="008345A2"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Enregistrer les livraisons d’EPI</w:t>
            </w:r>
          </w:p>
          <w:p w14:paraId="3E6F6FC8" w14:textId="10D9318B" w:rsidR="00CC611B" w:rsidRPr="00ED5FDB" w:rsidRDefault="008345A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w:t>
            </w:r>
            <w:r w:rsidR="000926FA" w:rsidRPr="00ED5FDB">
              <w:rPr>
                <w:rFonts w:ascii="Times New Roman" w:hAnsi="Times New Roman" w:cs="Times New Roman"/>
                <w:sz w:val="26"/>
                <w:szCs w:val="26"/>
              </w:rPr>
              <w:t xml:space="preserve"> </w:t>
            </w:r>
            <w:r w:rsidRPr="00ED5FDB">
              <w:rPr>
                <w:rFonts w:ascii="Times New Roman" w:hAnsi="Times New Roman" w:cs="Times New Roman"/>
                <w:sz w:val="26"/>
                <w:szCs w:val="26"/>
              </w:rPr>
              <w:t>Enregistre les entrées/sorties</w:t>
            </w:r>
            <w:r w:rsidR="00CC611B" w:rsidRPr="00ED5FDB">
              <w:rPr>
                <w:rFonts w:ascii="Times New Roman" w:hAnsi="Times New Roman" w:cs="Times New Roman"/>
                <w:sz w:val="26"/>
                <w:szCs w:val="26"/>
              </w:rPr>
              <w:br/>
              <w:t>- Gérer le stock d’EPI (</w:t>
            </w:r>
          </w:p>
          <w:p w14:paraId="54201370" w14:textId="0B2EA866" w:rsidR="007463F8" w:rsidRPr="007463F8" w:rsidRDefault="00487179" w:rsidP="00301D5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C611B" w:rsidRPr="00ED5FDB">
              <w:rPr>
                <w:rFonts w:ascii="Times New Roman" w:hAnsi="Times New Roman" w:cs="Times New Roman"/>
                <w:sz w:val="26"/>
                <w:szCs w:val="26"/>
              </w:rPr>
              <w:t>- Consulter les niveaux de stock</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Déclencher les commandes en cas de seuil critique</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Gérer les alertes de péremption ou de renouvellement)</w:t>
            </w:r>
          </w:p>
        </w:tc>
      </w:tr>
      <w:tr w:rsidR="00CC611B" w:rsidRPr="00ED5FDB" w14:paraId="579E4474" w14:textId="77777777" w:rsidTr="00487179">
        <w:trPr>
          <w:trHeight w:val="1128"/>
        </w:trPr>
        <w:tc>
          <w:tcPr>
            <w:tcW w:w="3256" w:type="dxa"/>
            <w:vAlign w:val="center"/>
          </w:tcPr>
          <w:p w14:paraId="433810F0"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Administrateur</w:t>
            </w:r>
          </w:p>
        </w:tc>
        <w:tc>
          <w:tcPr>
            <w:tcW w:w="5953" w:type="dxa"/>
          </w:tcPr>
          <w:p w14:paraId="7F6C67C3" w14:textId="3189E14C"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58EEAE36" w14:textId="632AE3A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Gérer les comptes utilisateurs</w:t>
            </w:r>
            <w:r w:rsidRPr="00ED5FDB">
              <w:rPr>
                <w:rFonts w:ascii="Times New Roman" w:hAnsi="Times New Roman" w:cs="Times New Roman"/>
                <w:sz w:val="26"/>
                <w:szCs w:val="26"/>
              </w:rPr>
              <w:br/>
              <w:t>- Définir les droits d’accès</w:t>
            </w:r>
            <w:r w:rsidRPr="00ED5FDB">
              <w:rPr>
                <w:rFonts w:ascii="Times New Roman" w:hAnsi="Times New Roman" w:cs="Times New Roman"/>
                <w:sz w:val="26"/>
                <w:szCs w:val="26"/>
              </w:rPr>
              <w:br/>
              <w:t>- Assurer la maintenance de la plateforme</w:t>
            </w:r>
          </w:p>
        </w:tc>
      </w:tr>
    </w:tbl>
    <w:p w14:paraId="503D3C58" w14:textId="77777777" w:rsidR="00CC611B" w:rsidRPr="00ED5FDB" w:rsidRDefault="00CC611B" w:rsidP="0029280E">
      <w:pPr>
        <w:spacing w:line="360" w:lineRule="auto"/>
        <w:jc w:val="both"/>
        <w:rPr>
          <w:rFonts w:ascii="Times New Roman" w:hAnsi="Times New Roman" w:cs="Times New Roman"/>
          <w:sz w:val="26"/>
          <w:szCs w:val="26"/>
        </w:rPr>
      </w:pPr>
    </w:p>
    <w:p w14:paraId="5D2502D9" w14:textId="1607EAC8" w:rsidR="00EC5B67" w:rsidRDefault="00CC611B" w:rsidP="00D04ECA">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Tableau 2 : Acteurs du système</w:t>
      </w:r>
    </w:p>
    <w:p w14:paraId="5CA5A6D7" w14:textId="77777777" w:rsidR="00A16746" w:rsidRPr="00602A5A" w:rsidRDefault="00A16746" w:rsidP="00D04ECA">
      <w:pPr>
        <w:spacing w:line="360" w:lineRule="auto"/>
        <w:jc w:val="center"/>
        <w:rPr>
          <w:rFonts w:ascii="Times New Roman" w:hAnsi="Times New Roman" w:cs="Times New Roman"/>
          <w:i/>
          <w:iCs/>
          <w:sz w:val="26"/>
          <w:szCs w:val="26"/>
        </w:rPr>
      </w:pPr>
    </w:p>
    <w:p w14:paraId="41D329C2" w14:textId="0B960ACD" w:rsidR="0025175B" w:rsidRDefault="0025175B" w:rsidP="0025175B">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sz w:val="26"/>
          <w:szCs w:val="26"/>
        </w:rPr>
        <w:t xml:space="preserve"> présente le diagramme des cas d’utilisation d</w:t>
      </w:r>
      <w:r>
        <w:rPr>
          <w:rFonts w:ascii="Times New Roman" w:hAnsi="Times New Roman" w:cs="Times New Roman"/>
          <w:sz w:val="26"/>
          <w:szCs w:val="26"/>
        </w:rPr>
        <w:t>e notre</w:t>
      </w:r>
      <w:r w:rsidRPr="00ED5FDB">
        <w:rPr>
          <w:rFonts w:ascii="Times New Roman" w:hAnsi="Times New Roman" w:cs="Times New Roman"/>
          <w:sz w:val="26"/>
          <w:szCs w:val="26"/>
        </w:rPr>
        <w:t xml:space="preserve"> système :</w:t>
      </w:r>
    </w:p>
    <w:p w14:paraId="267E92DF" w14:textId="0A2C4A73" w:rsidR="004A247B" w:rsidRPr="00ED5FDB" w:rsidRDefault="00336638" w:rsidP="0025175B">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6030C257" wp14:editId="5DA53AEF">
            <wp:extent cx="6188765" cy="5285105"/>
            <wp:effectExtent l="0" t="0" r="2540" b="0"/>
            <wp:docPr id="9302399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9929" name="Image 930239929"/>
                    <pic:cNvPicPr/>
                  </pic:nvPicPr>
                  <pic:blipFill>
                    <a:blip r:embed="rId18">
                      <a:extLst>
                        <a:ext uri="{28A0092B-C50C-407E-A947-70E740481C1C}">
                          <a14:useLocalDpi xmlns:a14="http://schemas.microsoft.com/office/drawing/2010/main" val="0"/>
                        </a:ext>
                      </a:extLst>
                    </a:blip>
                    <a:stretch>
                      <a:fillRect/>
                    </a:stretch>
                  </pic:blipFill>
                  <pic:spPr>
                    <a:xfrm>
                      <a:off x="0" y="0"/>
                      <a:ext cx="6193600" cy="5289234"/>
                    </a:xfrm>
                    <a:prstGeom prst="rect">
                      <a:avLst/>
                    </a:prstGeom>
                  </pic:spPr>
                </pic:pic>
              </a:graphicData>
            </a:graphic>
          </wp:inline>
        </w:drawing>
      </w:r>
    </w:p>
    <w:p w14:paraId="2FCF574A" w14:textId="6CB0AE27" w:rsidR="00097302" w:rsidRDefault="00E07AAF" w:rsidP="00602A5A">
      <w:pPr>
        <w:spacing w:line="360" w:lineRule="auto"/>
        <w:jc w:val="center"/>
        <w:rPr>
          <w:rFonts w:ascii="Times New Roman" w:hAnsi="Times New Roman" w:cs="Times New Roman"/>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i/>
          <w:iCs/>
          <w:sz w:val="26"/>
          <w:szCs w:val="26"/>
        </w:rPr>
        <w:t xml:space="preserve"> : Diagramme de cas d’Utilisation</w:t>
      </w:r>
      <w:r w:rsidR="00097302">
        <w:rPr>
          <w:rFonts w:ascii="Times New Roman" w:hAnsi="Times New Roman" w:cs="Times New Roman"/>
          <w:i/>
          <w:iCs/>
          <w:sz w:val="26"/>
          <w:szCs w:val="26"/>
        </w:rPr>
        <w:t xml:space="preserve"> </w:t>
      </w:r>
    </w:p>
    <w:p w14:paraId="5A1CB710" w14:textId="01340867" w:rsidR="00D82E97" w:rsidRPr="005C6EAE" w:rsidRDefault="005C6EAE" w:rsidP="005C6EAE">
      <w:pPr>
        <w:pStyle w:val="Style10"/>
      </w:pPr>
      <w:r w:rsidRPr="005C6EAE">
        <w:t xml:space="preserve">Ce diagramme de cas d’utilisation représente les principales interactions entre les différents acteurs du système de gestion des Équipements de Protection Individuelle (EPI) au Port Autonome de Cotonou. Il met en lumière les fonctionnalités clés de l’application, réparties selon les rôles : employés, DQHSE, gestionnaire d’EPI et administrateur. Le processus débute par l’authentification de l’utilisateur, suivie de la soumission d’une demande d’EPI. Celle-ci est ensuite traitée par le DQHSE, qui décide de sa validation. En cas d’approbation, la demande est prise en charge pour la livraison par le gestionnaire. Le système inclut également des fonctionnalités de gestion du stock, de réapprovisionnement, ainsi que de création et d’administration des comptes utilisateurs. Les relations d’inclusion et d’extension permettent de structurer les cas </w:t>
      </w:r>
      <w:r w:rsidRPr="005C6EAE">
        <w:lastRenderedPageBreak/>
        <w:t>d’utilisation en soulignant les dépendances fonctionnelles, renforçant ainsi la cohérence et la sécurité du processus global.</w:t>
      </w:r>
    </w:p>
    <w:p w14:paraId="2E9ACAD6" w14:textId="0D5AE956" w:rsidR="00196123" w:rsidRPr="00602A5A" w:rsidRDefault="00D82E97" w:rsidP="00207E6A">
      <w:pPr>
        <w:pStyle w:val="Paragraphedeliste"/>
        <w:numPr>
          <w:ilvl w:val="0"/>
          <w:numId w:val="25"/>
        </w:numPr>
        <w:spacing w:line="360" w:lineRule="auto"/>
        <w:jc w:val="both"/>
        <w:rPr>
          <w:rFonts w:ascii="Times New Roman" w:hAnsi="Times New Roman" w:cs="Times New Roman"/>
          <w:b/>
          <w:bCs/>
          <w:sz w:val="26"/>
          <w:szCs w:val="26"/>
        </w:rPr>
      </w:pPr>
      <w:r w:rsidRPr="0043663F">
        <w:rPr>
          <w:rFonts w:ascii="Times New Roman" w:hAnsi="Times New Roman" w:cs="Times New Roman"/>
          <w:b/>
          <w:bCs/>
          <w:sz w:val="26"/>
          <w:szCs w:val="26"/>
        </w:rPr>
        <w:t xml:space="preserve"> </w:t>
      </w:r>
      <w:r w:rsidR="000F0030" w:rsidRPr="0043663F">
        <w:rPr>
          <w:rFonts w:ascii="Times New Roman" w:hAnsi="Times New Roman" w:cs="Times New Roman"/>
          <w:b/>
          <w:bCs/>
          <w:sz w:val="26"/>
          <w:szCs w:val="26"/>
        </w:rPr>
        <w:t>Identification des cas d’utilisation</w:t>
      </w:r>
    </w:p>
    <w:p w14:paraId="128DB71B" w14:textId="0437ABA8"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Un cas d'utilisation </w:t>
      </w:r>
      <w:r w:rsidR="00D432C4" w:rsidRPr="00ED5FDB">
        <w:rPr>
          <w:rFonts w:ascii="Times New Roman" w:hAnsi="Times New Roman" w:cs="Times New Roman"/>
          <w:sz w:val="26"/>
          <w:szCs w:val="26"/>
        </w:rPr>
        <w:t>correspond à</w:t>
      </w:r>
      <w:r w:rsidRPr="00ED5FDB">
        <w:rPr>
          <w:rFonts w:ascii="Times New Roman" w:hAnsi="Times New Roman" w:cs="Times New Roman"/>
          <w:sz w:val="26"/>
          <w:szCs w:val="26"/>
        </w:rPr>
        <w:t xml:space="preserve"> un </w:t>
      </w:r>
      <w:r w:rsidR="00D432C4" w:rsidRPr="00ED5FDB">
        <w:rPr>
          <w:rFonts w:ascii="Times New Roman" w:hAnsi="Times New Roman" w:cs="Times New Roman"/>
          <w:sz w:val="26"/>
          <w:szCs w:val="26"/>
        </w:rPr>
        <w:t>ensemble</w:t>
      </w:r>
      <w:r w:rsidRPr="00ED5FDB">
        <w:rPr>
          <w:rFonts w:ascii="Times New Roman" w:hAnsi="Times New Roman" w:cs="Times New Roman"/>
          <w:sz w:val="26"/>
          <w:szCs w:val="26"/>
        </w:rPr>
        <w:t xml:space="preserve"> d'actions réalisées par le système en réponse à une demande spécifique d'un acteur. Il représente les différentes interactions entre l'acteur et le système, aboutissant à un résultat observable. On l’identifie en recherchant les différentes interactions avec lesquelles un acteur utilise le système. </w:t>
      </w:r>
    </w:p>
    <w:p w14:paraId="491D04D9" w14:textId="504EA199"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Dans notre cas d’étude, nous distinguons de plusieurs cas d’utilisation comme évoqués dans les descriptions fonctionnelles.</w:t>
      </w:r>
      <w:r w:rsidR="000F7C76" w:rsidRPr="00ED5FDB">
        <w:rPr>
          <w:rFonts w:ascii="Times New Roman" w:hAnsi="Times New Roman" w:cs="Times New Roman"/>
          <w:sz w:val="26"/>
          <w:szCs w:val="26"/>
        </w:rPr>
        <w:t xml:space="preserve"> En voici quelques exemples significatifs</w:t>
      </w:r>
      <w:r w:rsidR="00A6197A" w:rsidRPr="00ED5FDB">
        <w:rPr>
          <w:rFonts w:ascii="Times New Roman" w:hAnsi="Times New Roman" w:cs="Times New Roman"/>
          <w:sz w:val="26"/>
          <w:szCs w:val="26"/>
        </w:rPr>
        <w:t xml:space="preserve"> :</w:t>
      </w:r>
    </w:p>
    <w:p w14:paraId="4C133675" w14:textId="77777777" w:rsidR="001253A9" w:rsidRPr="00ED5FDB" w:rsidRDefault="001253A9" w:rsidP="0029280E">
      <w:pPr>
        <w:spacing w:line="360" w:lineRule="auto"/>
        <w:jc w:val="both"/>
        <w:rPr>
          <w:rFonts w:ascii="Times New Roman" w:hAnsi="Times New Roman" w:cs="Times New Roman"/>
          <w:sz w:val="26"/>
          <w:szCs w:val="26"/>
        </w:rPr>
      </w:pPr>
    </w:p>
    <w:p w14:paraId="7FB1592B" w14:textId="6E05C0AB" w:rsidR="001253A9" w:rsidRPr="00ED5FDB" w:rsidRDefault="001253A9"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u w:val="single"/>
        </w:rPr>
        <w:t>Cas</w:t>
      </w:r>
      <w:r w:rsidR="00D815E4" w:rsidRPr="00ED5FDB">
        <w:rPr>
          <w:rFonts w:ascii="Times New Roman" w:hAnsi="Times New Roman" w:cs="Times New Roman"/>
          <w:b/>
          <w:bCs/>
          <w:sz w:val="26"/>
          <w:szCs w:val="26"/>
          <w:u w:val="single"/>
        </w:rPr>
        <w:t xml:space="preserve"> 1</w:t>
      </w:r>
      <w:r w:rsidRPr="00ED5FDB">
        <w:rPr>
          <w:rFonts w:ascii="Times New Roman" w:hAnsi="Times New Roman" w:cs="Times New Roman"/>
          <w:b/>
          <w:bCs/>
          <w:sz w:val="26"/>
          <w:szCs w:val="26"/>
        </w:rPr>
        <w:t xml:space="preserve"> : </w:t>
      </w:r>
      <w:r w:rsidR="00635D78" w:rsidRPr="00ED5FDB">
        <w:rPr>
          <w:rFonts w:ascii="Times New Roman" w:hAnsi="Times New Roman" w:cs="Times New Roman"/>
          <w:b/>
          <w:bCs/>
          <w:sz w:val="26"/>
          <w:szCs w:val="26"/>
        </w:rPr>
        <w:t>S</w:t>
      </w:r>
      <w:r w:rsidR="009D77E6">
        <w:rPr>
          <w:rFonts w:ascii="Times New Roman" w:hAnsi="Times New Roman" w:cs="Times New Roman"/>
          <w:b/>
          <w:bCs/>
          <w:sz w:val="26"/>
          <w:szCs w:val="26"/>
        </w:rPr>
        <w:t>’authentifier</w:t>
      </w:r>
    </w:p>
    <w:p w14:paraId="697B1B0E" w14:textId="56886F6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Acteurs : </w:t>
      </w:r>
      <w:r w:rsidR="0026657F" w:rsidRPr="00ED5FDB">
        <w:rPr>
          <w:rFonts w:ascii="Times New Roman" w:hAnsi="Times New Roman" w:cs="Times New Roman"/>
          <w:sz w:val="26"/>
          <w:szCs w:val="26"/>
        </w:rPr>
        <w:t>Tous les utilisateurs</w:t>
      </w:r>
    </w:p>
    <w:p w14:paraId="32C9C573" w14:textId="74D81170"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Description :</w:t>
      </w:r>
      <w:r w:rsidR="00F20663" w:rsidRPr="00F20663">
        <w:t xml:space="preserve"> </w:t>
      </w:r>
      <w:r w:rsidR="00A974BF" w:rsidRPr="00A974BF">
        <w:rPr>
          <w:rFonts w:ascii="Times New Roman" w:hAnsi="Times New Roman" w:cs="Times New Roman"/>
          <w:sz w:val="26"/>
          <w:szCs w:val="26"/>
        </w:rPr>
        <w:t>Permet à l'utilisateur de se connecter à la plateforme en créant une session de navigation sécurisée</w:t>
      </w:r>
      <w:r w:rsidR="00102DBB">
        <w:rPr>
          <w:rFonts w:ascii="Times New Roman" w:hAnsi="Times New Roman" w:cs="Times New Roman"/>
          <w:sz w:val="26"/>
          <w:szCs w:val="26"/>
        </w:rPr>
        <w:t>.</w:t>
      </w:r>
      <w:r w:rsidRPr="00ED5FDB">
        <w:rPr>
          <w:rFonts w:ascii="Times New Roman" w:hAnsi="Times New Roman" w:cs="Times New Roman"/>
          <w:sz w:val="26"/>
          <w:szCs w:val="26"/>
        </w:rPr>
        <w:t xml:space="preserve"> </w:t>
      </w:r>
    </w:p>
    <w:p w14:paraId="3F08A19F" w14:textId="49B91A1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Précondition : </w:t>
      </w:r>
      <w:r w:rsidR="00677B86" w:rsidRPr="00677B86">
        <w:rPr>
          <w:rFonts w:ascii="Times New Roman" w:hAnsi="Times New Roman" w:cs="Times New Roman"/>
          <w:sz w:val="26"/>
          <w:szCs w:val="26"/>
        </w:rPr>
        <w:t>L’utilisateur dispose d’un compte valide (identifiants corrects, compte actif)</w:t>
      </w:r>
    </w:p>
    <w:p w14:paraId="109CDDAE" w14:textId="77777777" w:rsidR="00584FD9" w:rsidRPr="00ED5FDB" w:rsidRDefault="00584FD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nominal : </w:t>
      </w:r>
    </w:p>
    <w:p w14:paraId="750B640F" w14:textId="1E6A029C" w:rsidR="00E56C91" w:rsidRDefault="00E56C91" w:rsidP="00207E6A">
      <w:pPr>
        <w:numPr>
          <w:ilvl w:val="0"/>
          <w:numId w:val="27"/>
        </w:numPr>
        <w:spacing w:line="240" w:lineRule="auto"/>
        <w:jc w:val="both"/>
        <w:rPr>
          <w:rFonts w:ascii="Times New Roman" w:hAnsi="Times New Roman" w:cs="Times New Roman"/>
          <w:sz w:val="26"/>
          <w:szCs w:val="26"/>
        </w:rPr>
      </w:pPr>
      <w:r w:rsidRPr="00E56C91">
        <w:rPr>
          <w:rFonts w:ascii="Times New Roman" w:hAnsi="Times New Roman" w:cs="Times New Roman"/>
          <w:sz w:val="26"/>
          <w:szCs w:val="26"/>
        </w:rPr>
        <w:t>L’utilisateur accède à la plateforme web</w:t>
      </w:r>
      <w:r w:rsidR="00AE08C4">
        <w:rPr>
          <w:rFonts w:ascii="Times New Roman" w:hAnsi="Times New Roman" w:cs="Times New Roman"/>
          <w:sz w:val="26"/>
          <w:szCs w:val="26"/>
        </w:rPr>
        <w:t xml:space="preserve"> </w:t>
      </w:r>
      <w:r w:rsidRPr="00E56C91">
        <w:rPr>
          <w:rFonts w:ascii="Times New Roman" w:hAnsi="Times New Roman" w:cs="Times New Roman"/>
          <w:sz w:val="26"/>
          <w:szCs w:val="26"/>
        </w:rPr>
        <w:t>;</w:t>
      </w:r>
    </w:p>
    <w:p w14:paraId="3337DDF5" w14:textId="3D6D1FCE" w:rsidR="00AE08C4" w:rsidRDefault="00AE08C4" w:rsidP="00207E6A">
      <w:pPr>
        <w:numPr>
          <w:ilvl w:val="0"/>
          <w:numId w:val="27"/>
        </w:numPr>
        <w:spacing w:line="240" w:lineRule="auto"/>
        <w:jc w:val="both"/>
        <w:rPr>
          <w:rFonts w:ascii="Times New Roman" w:hAnsi="Times New Roman" w:cs="Times New Roman"/>
          <w:sz w:val="26"/>
          <w:szCs w:val="26"/>
        </w:rPr>
      </w:pPr>
      <w:r w:rsidRPr="00AE08C4">
        <w:rPr>
          <w:rFonts w:ascii="Times New Roman" w:hAnsi="Times New Roman" w:cs="Times New Roman"/>
          <w:sz w:val="26"/>
          <w:szCs w:val="26"/>
        </w:rPr>
        <w:t>Le système affiche le formulaire de connexion ;</w:t>
      </w:r>
    </w:p>
    <w:p w14:paraId="454EF11D" w14:textId="2C662C68" w:rsidR="00110939" w:rsidRDefault="00110939" w:rsidP="00207E6A">
      <w:pPr>
        <w:numPr>
          <w:ilvl w:val="0"/>
          <w:numId w:val="27"/>
        </w:numPr>
        <w:spacing w:line="240" w:lineRule="auto"/>
        <w:jc w:val="both"/>
        <w:rPr>
          <w:rFonts w:ascii="Times New Roman" w:hAnsi="Times New Roman" w:cs="Times New Roman"/>
          <w:sz w:val="26"/>
          <w:szCs w:val="26"/>
        </w:rPr>
      </w:pPr>
      <w:r w:rsidRPr="00110939">
        <w:rPr>
          <w:rFonts w:ascii="Times New Roman" w:hAnsi="Times New Roman" w:cs="Times New Roman"/>
          <w:sz w:val="26"/>
          <w:szCs w:val="26"/>
        </w:rPr>
        <w:t xml:space="preserve">L’utilisateur saisit son </w:t>
      </w:r>
      <w:r w:rsidR="003578CA">
        <w:rPr>
          <w:rFonts w:ascii="Times New Roman" w:hAnsi="Times New Roman" w:cs="Times New Roman"/>
          <w:sz w:val="26"/>
          <w:szCs w:val="26"/>
        </w:rPr>
        <w:t>NOM</w:t>
      </w:r>
      <w:r w:rsidR="005241F2">
        <w:rPr>
          <w:rFonts w:ascii="Times New Roman" w:hAnsi="Times New Roman" w:cs="Times New Roman"/>
          <w:sz w:val="26"/>
          <w:szCs w:val="26"/>
        </w:rPr>
        <w:t xml:space="preserve"> d’UTILISATEUR</w:t>
      </w:r>
      <w:r w:rsidRPr="00110939">
        <w:rPr>
          <w:rFonts w:ascii="Times New Roman" w:hAnsi="Times New Roman" w:cs="Times New Roman"/>
          <w:sz w:val="26"/>
          <w:szCs w:val="26"/>
        </w:rPr>
        <w:t xml:space="preserve"> et son MOT DE PASSE</w:t>
      </w:r>
      <w:r>
        <w:rPr>
          <w:rFonts w:ascii="Times New Roman" w:hAnsi="Times New Roman" w:cs="Times New Roman"/>
          <w:sz w:val="26"/>
          <w:szCs w:val="26"/>
        </w:rPr>
        <w:t xml:space="preserve"> </w:t>
      </w:r>
      <w:r w:rsidRPr="00110939">
        <w:rPr>
          <w:rFonts w:ascii="Times New Roman" w:hAnsi="Times New Roman" w:cs="Times New Roman"/>
          <w:sz w:val="26"/>
          <w:szCs w:val="26"/>
        </w:rPr>
        <w:t>;</w:t>
      </w:r>
    </w:p>
    <w:p w14:paraId="0BF7F870" w14:textId="1CF1F13E" w:rsidR="00F4195E" w:rsidRPr="00ED5FDB" w:rsidRDefault="00F4195E" w:rsidP="00207E6A">
      <w:pPr>
        <w:numPr>
          <w:ilvl w:val="0"/>
          <w:numId w:val="27"/>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Le système vérifie l'authenticité de</w:t>
      </w:r>
      <w:r w:rsidR="00B11702">
        <w:rPr>
          <w:rFonts w:ascii="Times New Roman" w:hAnsi="Times New Roman" w:cs="Times New Roman"/>
          <w:sz w:val="26"/>
          <w:szCs w:val="26"/>
        </w:rPr>
        <w:t xml:space="preserve">s identifiants </w:t>
      </w:r>
      <w:r w:rsidR="000A539D" w:rsidRPr="00ED5FDB">
        <w:rPr>
          <w:rFonts w:ascii="Times New Roman" w:hAnsi="Times New Roman" w:cs="Times New Roman"/>
          <w:sz w:val="26"/>
          <w:szCs w:val="26"/>
        </w:rPr>
        <w:t>;</w:t>
      </w:r>
    </w:p>
    <w:p w14:paraId="17544ACC" w14:textId="3C669341" w:rsidR="00490BFA" w:rsidRPr="00757F45" w:rsidRDefault="006D78E1" w:rsidP="00207E6A">
      <w:pPr>
        <w:numPr>
          <w:ilvl w:val="0"/>
          <w:numId w:val="27"/>
        </w:numPr>
        <w:spacing w:line="240" w:lineRule="auto"/>
        <w:jc w:val="both"/>
        <w:rPr>
          <w:rFonts w:ascii="Times New Roman" w:hAnsi="Times New Roman" w:cs="Times New Roman"/>
          <w:sz w:val="26"/>
          <w:szCs w:val="26"/>
        </w:rPr>
      </w:pPr>
      <w:r w:rsidRPr="006D78E1">
        <w:rPr>
          <w:rFonts w:ascii="Times New Roman" w:hAnsi="Times New Roman" w:cs="Times New Roman"/>
          <w:sz w:val="26"/>
          <w:szCs w:val="26"/>
        </w:rPr>
        <w:t>Si l’utilisateur est reconnu, le système le redirige vers son tableau de bord</w:t>
      </w:r>
      <w:r>
        <w:rPr>
          <w:rFonts w:ascii="Times New Roman" w:hAnsi="Times New Roman" w:cs="Times New Roman"/>
          <w:sz w:val="26"/>
          <w:szCs w:val="26"/>
        </w:rPr>
        <w:t xml:space="preserve"> </w:t>
      </w:r>
      <w:r w:rsidR="000A539D" w:rsidRPr="00ED5FDB">
        <w:rPr>
          <w:rFonts w:ascii="Times New Roman" w:hAnsi="Times New Roman" w:cs="Times New Roman"/>
          <w:sz w:val="26"/>
          <w:szCs w:val="26"/>
        </w:rPr>
        <w:t>;</w:t>
      </w:r>
    </w:p>
    <w:p w14:paraId="5C075172" w14:textId="6B2CC22C" w:rsidR="00F97B8E" w:rsidRPr="00ED5FDB" w:rsidRDefault="00F97B8E"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alternatif : </w:t>
      </w:r>
    </w:p>
    <w:p w14:paraId="4E3F0521" w14:textId="62B4A897" w:rsidR="00BD129C" w:rsidRDefault="006F552D" w:rsidP="00207E6A">
      <w:pPr>
        <w:pStyle w:val="Paragraphedeliste"/>
        <w:numPr>
          <w:ilvl w:val="0"/>
          <w:numId w:val="41"/>
        </w:numPr>
        <w:spacing w:line="360" w:lineRule="auto"/>
        <w:jc w:val="both"/>
        <w:rPr>
          <w:rFonts w:ascii="Times New Roman" w:hAnsi="Times New Roman" w:cs="Times New Roman"/>
          <w:sz w:val="26"/>
          <w:szCs w:val="26"/>
        </w:rPr>
      </w:pPr>
      <w:r w:rsidRPr="006F552D">
        <w:rPr>
          <w:rFonts w:ascii="Times New Roman" w:hAnsi="Times New Roman" w:cs="Times New Roman"/>
          <w:sz w:val="26"/>
          <w:szCs w:val="26"/>
        </w:rPr>
        <w:t>L’utilisateur informe l’administrateur de la situation</w:t>
      </w:r>
      <w:r w:rsidR="00BD129C">
        <w:rPr>
          <w:rFonts w:ascii="Times New Roman" w:hAnsi="Times New Roman" w:cs="Times New Roman"/>
          <w:sz w:val="26"/>
          <w:szCs w:val="26"/>
        </w:rPr>
        <w:t xml:space="preserve"> ;</w:t>
      </w:r>
    </w:p>
    <w:p w14:paraId="515BDB82" w14:textId="77777777" w:rsidR="00490BFA" w:rsidRPr="00ED5FDB" w:rsidRDefault="00490BFA" w:rsidP="00490BFA">
      <w:pPr>
        <w:pStyle w:val="Paragraphedeliste"/>
        <w:spacing w:line="360" w:lineRule="auto"/>
        <w:ind w:left="1440"/>
        <w:jc w:val="both"/>
        <w:rPr>
          <w:rFonts w:ascii="Times New Roman" w:hAnsi="Times New Roman" w:cs="Times New Roman"/>
          <w:sz w:val="26"/>
          <w:szCs w:val="26"/>
        </w:rPr>
      </w:pPr>
    </w:p>
    <w:p w14:paraId="0D966877" w14:textId="15D8C091" w:rsidR="00CC0793" w:rsidRPr="00ED5FDB"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 xml:space="preserve">Scénario d’Exception </w:t>
      </w:r>
      <w:r w:rsidR="009C07AB">
        <w:rPr>
          <w:rFonts w:ascii="Times New Roman" w:hAnsi="Times New Roman" w:cs="Times New Roman"/>
          <w:b/>
          <w:bCs/>
          <w:sz w:val="26"/>
          <w:szCs w:val="26"/>
        </w:rPr>
        <w:t>1</w:t>
      </w:r>
      <w:r w:rsidR="000141FC">
        <w:rPr>
          <w:rFonts w:ascii="Times New Roman" w:hAnsi="Times New Roman" w:cs="Times New Roman"/>
          <w:b/>
          <w:bCs/>
          <w:sz w:val="26"/>
          <w:szCs w:val="26"/>
        </w:rPr>
        <w:t xml:space="preserve"> </w:t>
      </w:r>
      <w:r w:rsidRPr="00ED5FDB">
        <w:rPr>
          <w:rFonts w:ascii="Times New Roman" w:hAnsi="Times New Roman" w:cs="Times New Roman"/>
          <w:b/>
          <w:bCs/>
          <w:sz w:val="26"/>
          <w:szCs w:val="26"/>
        </w:rPr>
        <w:t xml:space="preserve">: </w:t>
      </w:r>
      <w:r w:rsidR="009C07AB">
        <w:rPr>
          <w:rFonts w:ascii="Times New Roman" w:hAnsi="Times New Roman" w:cs="Times New Roman"/>
          <w:b/>
          <w:bCs/>
          <w:sz w:val="26"/>
          <w:szCs w:val="26"/>
        </w:rPr>
        <w:t>Identifiants incorrectes</w:t>
      </w:r>
    </w:p>
    <w:p w14:paraId="0356197F" w14:textId="77777777" w:rsidR="00587EB9" w:rsidRDefault="00587EB9" w:rsidP="00207E6A">
      <w:pPr>
        <w:pStyle w:val="Paragraphedeliste"/>
        <w:numPr>
          <w:ilvl w:val="0"/>
          <w:numId w:val="28"/>
        </w:numPr>
        <w:spacing w:line="360" w:lineRule="auto"/>
        <w:jc w:val="both"/>
        <w:rPr>
          <w:rFonts w:ascii="Times New Roman" w:hAnsi="Times New Roman" w:cs="Times New Roman"/>
          <w:sz w:val="26"/>
          <w:szCs w:val="26"/>
        </w:rPr>
      </w:pPr>
      <w:r w:rsidRPr="00587EB9">
        <w:rPr>
          <w:rFonts w:ascii="Times New Roman" w:hAnsi="Times New Roman" w:cs="Times New Roman"/>
          <w:sz w:val="26"/>
          <w:szCs w:val="26"/>
        </w:rPr>
        <w:t>Le système affiche un message d’erreur invitant l’utilisateur à corriger et réessayer ;</w:t>
      </w:r>
    </w:p>
    <w:p w14:paraId="5726C863" w14:textId="77777777" w:rsidR="00F17321" w:rsidRDefault="00513771" w:rsidP="00207E6A">
      <w:pPr>
        <w:pStyle w:val="Paragraphedeliste"/>
        <w:numPr>
          <w:ilvl w:val="0"/>
          <w:numId w:val="28"/>
        </w:numPr>
        <w:spacing w:line="360" w:lineRule="auto"/>
        <w:jc w:val="both"/>
        <w:rPr>
          <w:rFonts w:ascii="Times New Roman" w:hAnsi="Times New Roman" w:cs="Times New Roman"/>
          <w:sz w:val="26"/>
          <w:szCs w:val="26"/>
        </w:rPr>
      </w:pPr>
      <w:r w:rsidRPr="00513771">
        <w:rPr>
          <w:rFonts w:ascii="Times New Roman" w:hAnsi="Times New Roman" w:cs="Times New Roman"/>
          <w:sz w:val="26"/>
          <w:szCs w:val="26"/>
        </w:rPr>
        <w:t>Après 3 tentatives échouées, le système bloque temporairement le compte pour 1 heure ;</w:t>
      </w:r>
    </w:p>
    <w:p w14:paraId="58F018C1" w14:textId="513DD49B" w:rsidR="00F17321" w:rsidRDefault="00500E3E" w:rsidP="00207E6A">
      <w:pPr>
        <w:pStyle w:val="Paragraphedeliste"/>
        <w:numPr>
          <w:ilvl w:val="0"/>
          <w:numId w:val="28"/>
        </w:numPr>
        <w:spacing w:line="360" w:lineRule="auto"/>
        <w:jc w:val="both"/>
        <w:rPr>
          <w:rFonts w:ascii="Times New Roman" w:hAnsi="Times New Roman" w:cs="Times New Roman"/>
          <w:sz w:val="26"/>
          <w:szCs w:val="26"/>
        </w:rPr>
      </w:pPr>
      <w:r w:rsidRPr="00F17321">
        <w:rPr>
          <w:rFonts w:ascii="Times New Roman" w:hAnsi="Times New Roman" w:cs="Times New Roman"/>
          <w:sz w:val="26"/>
          <w:szCs w:val="26"/>
        </w:rPr>
        <w:t>Après 3 blocages temporaires successifs, le système désactive définitivement le compte</w:t>
      </w:r>
      <w:r w:rsidR="004F4A10" w:rsidRPr="00F17321">
        <w:rPr>
          <w:rFonts w:ascii="Times New Roman" w:hAnsi="Times New Roman" w:cs="Times New Roman"/>
          <w:sz w:val="26"/>
          <w:szCs w:val="26"/>
        </w:rPr>
        <w:t xml:space="preserve">, </w:t>
      </w:r>
      <w:r w:rsidR="00F17321">
        <w:rPr>
          <w:rFonts w:ascii="Times New Roman" w:hAnsi="Times New Roman" w:cs="Times New Roman"/>
          <w:sz w:val="26"/>
          <w:szCs w:val="26"/>
        </w:rPr>
        <w:t xml:space="preserve">et affiche un message </w:t>
      </w:r>
      <w:r w:rsidR="007850B7">
        <w:rPr>
          <w:rFonts w:ascii="Times New Roman" w:hAnsi="Times New Roman" w:cs="Times New Roman"/>
          <w:sz w:val="26"/>
          <w:szCs w:val="26"/>
        </w:rPr>
        <w:t>indiquant à l’utilisateur de contacter l’administrateur ;</w:t>
      </w:r>
    </w:p>
    <w:p w14:paraId="4C1211C7" w14:textId="7034ADC7" w:rsidR="001E66C3" w:rsidRPr="001E66C3" w:rsidRDefault="001E66C3" w:rsidP="00207E6A">
      <w:pPr>
        <w:pStyle w:val="Paragraphedeliste"/>
        <w:numPr>
          <w:ilvl w:val="0"/>
          <w:numId w:val="49"/>
        </w:numPr>
        <w:spacing w:line="360" w:lineRule="auto"/>
        <w:jc w:val="both"/>
        <w:rPr>
          <w:rFonts w:ascii="Times New Roman" w:hAnsi="Times New Roman" w:cs="Times New Roman"/>
          <w:sz w:val="26"/>
          <w:szCs w:val="26"/>
        </w:rPr>
      </w:pPr>
      <w:r w:rsidRPr="001E66C3">
        <w:rPr>
          <w:rFonts w:ascii="Times New Roman" w:hAnsi="Times New Roman" w:cs="Times New Roman"/>
          <w:b/>
          <w:bCs/>
          <w:sz w:val="26"/>
          <w:szCs w:val="26"/>
        </w:rPr>
        <w:t xml:space="preserve">Scénario d’Exception </w:t>
      </w:r>
      <w:r>
        <w:rPr>
          <w:rFonts w:ascii="Times New Roman" w:hAnsi="Times New Roman" w:cs="Times New Roman"/>
          <w:b/>
          <w:bCs/>
          <w:sz w:val="26"/>
          <w:szCs w:val="26"/>
        </w:rPr>
        <w:t>2</w:t>
      </w:r>
      <w:r w:rsidRPr="001E66C3">
        <w:rPr>
          <w:rFonts w:ascii="Times New Roman" w:hAnsi="Times New Roman" w:cs="Times New Roman"/>
          <w:b/>
          <w:bCs/>
          <w:sz w:val="26"/>
          <w:szCs w:val="26"/>
        </w:rPr>
        <w:t xml:space="preserve"> : service temporairement indisponible</w:t>
      </w:r>
    </w:p>
    <w:p w14:paraId="53AE30F9" w14:textId="5D079CD6" w:rsidR="0083096E" w:rsidRPr="001E66C3" w:rsidRDefault="00F35CA8" w:rsidP="00207E6A">
      <w:pPr>
        <w:pStyle w:val="Paragraphedeliste"/>
        <w:numPr>
          <w:ilvl w:val="0"/>
          <w:numId w:val="50"/>
        </w:numPr>
        <w:spacing w:line="360" w:lineRule="auto"/>
        <w:jc w:val="both"/>
        <w:rPr>
          <w:rFonts w:ascii="Times New Roman" w:hAnsi="Times New Roman" w:cs="Times New Roman"/>
          <w:sz w:val="26"/>
          <w:szCs w:val="26"/>
        </w:rPr>
      </w:pPr>
      <w:r w:rsidRPr="001E66C3">
        <w:rPr>
          <w:rFonts w:ascii="Times New Roman" w:hAnsi="Times New Roman" w:cs="Times New Roman"/>
          <w:sz w:val="26"/>
          <w:szCs w:val="26"/>
        </w:rPr>
        <w:t>L’utilisateur reçoit un message d’erreur indiquant que le service indiquant que le service est temporairement indisponible.</w:t>
      </w:r>
    </w:p>
    <w:p w14:paraId="2BE3AE76" w14:textId="73DB9E59" w:rsidR="00E802E8"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Postcondition : </w:t>
      </w:r>
      <w:r w:rsidRPr="00ED5FDB">
        <w:rPr>
          <w:rFonts w:ascii="Times New Roman" w:hAnsi="Times New Roman" w:cs="Times New Roman"/>
          <w:sz w:val="26"/>
          <w:szCs w:val="26"/>
        </w:rPr>
        <w:t>l'utilisateur est authentifié et a accès</w:t>
      </w:r>
      <w:r w:rsidR="002558EE" w:rsidRPr="00ED5FDB">
        <w:rPr>
          <w:rFonts w:ascii="Times New Roman" w:hAnsi="Times New Roman" w:cs="Times New Roman"/>
          <w:sz w:val="26"/>
          <w:szCs w:val="26"/>
        </w:rPr>
        <w:t xml:space="preserve"> à son </w:t>
      </w:r>
      <w:r w:rsidR="00635D78" w:rsidRPr="00ED5FDB">
        <w:rPr>
          <w:rFonts w:ascii="Times New Roman" w:hAnsi="Times New Roman" w:cs="Times New Roman"/>
          <w:sz w:val="26"/>
          <w:szCs w:val="26"/>
        </w:rPr>
        <w:t>D</w:t>
      </w:r>
      <w:r w:rsidR="002558EE" w:rsidRPr="00ED5FDB">
        <w:rPr>
          <w:rFonts w:ascii="Times New Roman" w:hAnsi="Times New Roman" w:cs="Times New Roman"/>
          <w:sz w:val="26"/>
          <w:szCs w:val="26"/>
        </w:rPr>
        <w:t>ashboard.</w:t>
      </w:r>
    </w:p>
    <w:p w14:paraId="4B2209B7" w14:textId="77777777" w:rsidR="0083096E" w:rsidRDefault="0083096E" w:rsidP="0083096E">
      <w:pPr>
        <w:pStyle w:val="Paragraphedeliste"/>
        <w:spacing w:line="360" w:lineRule="auto"/>
        <w:jc w:val="both"/>
        <w:rPr>
          <w:rFonts w:ascii="Times New Roman" w:hAnsi="Times New Roman" w:cs="Times New Roman"/>
          <w:sz w:val="26"/>
          <w:szCs w:val="26"/>
        </w:rPr>
      </w:pPr>
    </w:p>
    <w:p w14:paraId="069B4028" w14:textId="77777777" w:rsidR="00E54800" w:rsidRPr="000D436F" w:rsidRDefault="00E54800" w:rsidP="00E54800">
      <w:pPr>
        <w:pStyle w:val="Paragraphedeliste"/>
        <w:spacing w:line="360" w:lineRule="auto"/>
        <w:jc w:val="both"/>
        <w:rPr>
          <w:rFonts w:ascii="Times New Roman" w:hAnsi="Times New Roman" w:cs="Times New Roman"/>
          <w:sz w:val="26"/>
          <w:szCs w:val="26"/>
        </w:rPr>
      </w:pPr>
    </w:p>
    <w:p w14:paraId="65B7A5D0" w14:textId="263E91F3" w:rsidR="00635D78" w:rsidRPr="00ED5FDB" w:rsidRDefault="00635D7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Cas 2</w:t>
      </w:r>
      <w:r w:rsidRPr="00ED5FDB">
        <w:rPr>
          <w:rFonts w:ascii="Times New Roman" w:hAnsi="Times New Roman" w:cs="Times New Roman"/>
          <w:b/>
          <w:bCs/>
          <w:sz w:val="26"/>
          <w:szCs w:val="26"/>
        </w:rPr>
        <w:t xml:space="preserve"> : </w:t>
      </w:r>
      <w:r w:rsidR="00E54800">
        <w:rPr>
          <w:rFonts w:ascii="Times New Roman" w:hAnsi="Times New Roman" w:cs="Times New Roman"/>
          <w:b/>
          <w:bCs/>
          <w:sz w:val="26"/>
          <w:szCs w:val="26"/>
        </w:rPr>
        <w:t>Traiter</w:t>
      </w:r>
      <w:r w:rsidRPr="00ED5FDB">
        <w:rPr>
          <w:rFonts w:ascii="Times New Roman" w:hAnsi="Times New Roman" w:cs="Times New Roman"/>
          <w:b/>
          <w:bCs/>
          <w:sz w:val="26"/>
          <w:szCs w:val="26"/>
        </w:rPr>
        <w:t xml:space="preserve"> une demande d’EPI</w:t>
      </w:r>
    </w:p>
    <w:p w14:paraId="214A30B7" w14:textId="4E2F43BA" w:rsidR="001411F6" w:rsidRPr="00ED5FDB" w:rsidRDefault="00635D78" w:rsidP="00207E6A">
      <w:pPr>
        <w:numPr>
          <w:ilvl w:val="0"/>
          <w:numId w:val="4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w:t>
      </w:r>
      <w:r w:rsidR="00E85C53">
        <w:rPr>
          <w:rFonts w:ascii="Times New Roman" w:hAnsi="Times New Roman" w:cs="Times New Roman"/>
          <w:sz w:val="26"/>
          <w:szCs w:val="26"/>
        </w:rPr>
        <w:t xml:space="preserve">Tous les </w:t>
      </w:r>
      <w:r w:rsidR="00FF7021">
        <w:rPr>
          <w:rFonts w:ascii="Times New Roman" w:hAnsi="Times New Roman" w:cs="Times New Roman"/>
          <w:sz w:val="26"/>
          <w:szCs w:val="26"/>
        </w:rPr>
        <w:t>u</w:t>
      </w:r>
      <w:r w:rsidR="00E85C53">
        <w:rPr>
          <w:rFonts w:ascii="Times New Roman" w:hAnsi="Times New Roman" w:cs="Times New Roman"/>
          <w:sz w:val="26"/>
          <w:szCs w:val="26"/>
        </w:rPr>
        <w:t>tilisateurs du système</w:t>
      </w:r>
      <w:r w:rsidRPr="00ED5FDB">
        <w:rPr>
          <w:rFonts w:ascii="Times New Roman" w:hAnsi="Times New Roman" w:cs="Times New Roman"/>
          <w:sz w:val="26"/>
          <w:szCs w:val="26"/>
        </w:rPr>
        <w:t xml:space="preserve"> </w:t>
      </w:r>
    </w:p>
    <w:p w14:paraId="2EF82195" w14:textId="100F0196" w:rsidR="00520DCC" w:rsidRDefault="00635D78"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Description</w:t>
      </w:r>
      <w:r w:rsidRPr="00520DCC">
        <w:rPr>
          <w:rFonts w:ascii="Times New Roman" w:hAnsi="Times New Roman" w:cs="Times New Roman"/>
          <w:sz w:val="26"/>
          <w:szCs w:val="26"/>
        </w:rPr>
        <w:t xml:space="preserve"> :</w:t>
      </w:r>
      <w:r w:rsidR="00C37D65">
        <w:rPr>
          <w:rFonts w:ascii="Times New Roman" w:hAnsi="Times New Roman" w:cs="Times New Roman"/>
          <w:sz w:val="26"/>
          <w:szCs w:val="26"/>
        </w:rPr>
        <w:t xml:space="preserve"> </w:t>
      </w:r>
      <w:r w:rsidR="00520DCC" w:rsidRPr="00520DCC">
        <w:rPr>
          <w:rFonts w:ascii="Times New Roman" w:hAnsi="Times New Roman" w:cs="Times New Roman"/>
          <w:sz w:val="26"/>
          <w:szCs w:val="26"/>
        </w:rPr>
        <w:t>Effectuer une demande d’attribution d’un ou plusieurs EPI, la soumission, le suivi du statut (validation ou refus), et la notification des acteurs concernés.</w:t>
      </w:r>
    </w:p>
    <w:p w14:paraId="2EB3A71B" w14:textId="35FFBCBB" w:rsidR="00B4093F" w:rsidRPr="00520DCC" w:rsidRDefault="00833FCC"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Précondition</w:t>
      </w:r>
      <w:r w:rsidRPr="00520DCC">
        <w:rPr>
          <w:rFonts w:ascii="Times New Roman" w:hAnsi="Times New Roman" w:cs="Times New Roman"/>
          <w:sz w:val="26"/>
          <w:szCs w:val="26"/>
        </w:rPr>
        <w:t xml:space="preserve"> :</w:t>
      </w:r>
      <w:r w:rsidR="00106C8F" w:rsidRPr="00520DCC">
        <w:rPr>
          <w:rFonts w:ascii="Times New Roman" w:hAnsi="Times New Roman" w:cs="Times New Roman"/>
          <w:sz w:val="26"/>
          <w:szCs w:val="26"/>
        </w:rPr>
        <w:t xml:space="preserve"> L’utilisateur est connecté</w:t>
      </w:r>
      <w:r w:rsidR="00881811" w:rsidRPr="00520DCC">
        <w:rPr>
          <w:rFonts w:ascii="Times New Roman" w:hAnsi="Times New Roman" w:cs="Times New Roman"/>
          <w:sz w:val="26"/>
          <w:szCs w:val="26"/>
        </w:rPr>
        <w:t xml:space="preserve"> au système</w:t>
      </w:r>
    </w:p>
    <w:p w14:paraId="556A73E6" w14:textId="3462BAA5" w:rsidR="00635D78" w:rsidRPr="00ED5FDB" w:rsidRDefault="00635D78" w:rsidP="00207E6A">
      <w:pPr>
        <w:numPr>
          <w:ilvl w:val="0"/>
          <w:numId w:val="2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Scénario</w:t>
      </w:r>
      <w:r w:rsidR="00326099" w:rsidRPr="00ED5FDB">
        <w:rPr>
          <w:rFonts w:ascii="Times New Roman" w:hAnsi="Times New Roman" w:cs="Times New Roman"/>
          <w:sz w:val="26"/>
          <w:szCs w:val="26"/>
        </w:rPr>
        <w:t xml:space="preserve"> </w:t>
      </w:r>
      <w:r w:rsidR="00326099" w:rsidRPr="00ED5FDB">
        <w:rPr>
          <w:rFonts w:ascii="Times New Roman" w:hAnsi="Times New Roman" w:cs="Times New Roman"/>
          <w:b/>
          <w:bCs/>
          <w:sz w:val="26"/>
          <w:szCs w:val="26"/>
        </w:rPr>
        <w:t xml:space="preserve">nominal </w:t>
      </w:r>
      <w:r w:rsidRPr="00ED5FDB">
        <w:rPr>
          <w:rFonts w:ascii="Times New Roman" w:hAnsi="Times New Roman" w:cs="Times New Roman"/>
          <w:sz w:val="26"/>
          <w:szCs w:val="26"/>
        </w:rPr>
        <w:t>:</w:t>
      </w:r>
    </w:p>
    <w:p w14:paraId="4A8EDCD1" w14:textId="49346412" w:rsidR="00752BE6" w:rsidRPr="00ED5FDB" w:rsidRDefault="00752BE6"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w:t>
      </w:r>
      <w:r w:rsidR="00AF1362">
        <w:rPr>
          <w:rFonts w:ascii="Times New Roman" w:hAnsi="Times New Roman" w:cs="Times New Roman"/>
          <w:sz w:val="26"/>
          <w:szCs w:val="26"/>
        </w:rPr>
        <w:t xml:space="preserve">’utilisateur </w:t>
      </w:r>
      <w:r w:rsidR="002B20A9" w:rsidRPr="002B20A9">
        <w:rPr>
          <w:rFonts w:ascii="Times New Roman" w:hAnsi="Times New Roman" w:cs="Times New Roman"/>
          <w:sz w:val="26"/>
          <w:szCs w:val="26"/>
        </w:rPr>
        <w:t>accède au formulaire</w:t>
      </w:r>
      <w:r w:rsidR="007B3F39">
        <w:rPr>
          <w:rFonts w:ascii="Times New Roman" w:hAnsi="Times New Roman" w:cs="Times New Roman"/>
          <w:sz w:val="26"/>
          <w:szCs w:val="26"/>
        </w:rPr>
        <w:t xml:space="preserve"> de demande, le </w:t>
      </w:r>
      <w:r w:rsidR="00323C02">
        <w:rPr>
          <w:rFonts w:ascii="Times New Roman" w:hAnsi="Times New Roman" w:cs="Times New Roman"/>
          <w:sz w:val="26"/>
          <w:szCs w:val="26"/>
        </w:rPr>
        <w:t xml:space="preserve">remplit et </w:t>
      </w:r>
      <w:r w:rsidR="007B3F39">
        <w:rPr>
          <w:rFonts w:ascii="Times New Roman" w:hAnsi="Times New Roman" w:cs="Times New Roman"/>
          <w:sz w:val="26"/>
          <w:szCs w:val="26"/>
        </w:rPr>
        <w:t xml:space="preserve">le </w:t>
      </w:r>
      <w:r w:rsidR="00323C02">
        <w:rPr>
          <w:rFonts w:ascii="Times New Roman" w:hAnsi="Times New Roman" w:cs="Times New Roman"/>
          <w:sz w:val="26"/>
          <w:szCs w:val="26"/>
        </w:rPr>
        <w:t>soumet</w:t>
      </w:r>
      <w:r w:rsidR="00E06156">
        <w:rPr>
          <w:rFonts w:ascii="Times New Roman" w:hAnsi="Times New Roman" w:cs="Times New Roman"/>
          <w:sz w:val="26"/>
          <w:szCs w:val="26"/>
        </w:rPr>
        <w:t xml:space="preserve"> </w:t>
      </w:r>
      <w:r w:rsidR="0090390D" w:rsidRPr="00ED5FDB">
        <w:rPr>
          <w:rFonts w:ascii="Times New Roman" w:hAnsi="Times New Roman" w:cs="Times New Roman"/>
          <w:sz w:val="26"/>
          <w:szCs w:val="26"/>
        </w:rPr>
        <w:t>;</w:t>
      </w:r>
    </w:p>
    <w:p w14:paraId="17A868EC" w14:textId="5F742601" w:rsidR="009F2A0B" w:rsidRDefault="00635D78"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système notifie le </w:t>
      </w:r>
      <w:r w:rsidR="00A161ED" w:rsidRPr="00ED5FDB">
        <w:rPr>
          <w:rFonts w:ascii="Times New Roman" w:hAnsi="Times New Roman" w:cs="Times New Roman"/>
          <w:sz w:val="26"/>
          <w:szCs w:val="26"/>
        </w:rPr>
        <w:t>Directeur QHSE pour validation</w:t>
      </w:r>
      <w:r w:rsidRPr="00ED5FDB">
        <w:rPr>
          <w:rFonts w:ascii="Times New Roman" w:hAnsi="Times New Roman" w:cs="Times New Roman"/>
          <w:sz w:val="26"/>
          <w:szCs w:val="26"/>
        </w:rPr>
        <w:t>.</w:t>
      </w:r>
    </w:p>
    <w:p w14:paraId="103A52D0" w14:textId="1F7DA91B" w:rsidR="0040694F" w:rsidRPr="00ED5FDB" w:rsidRDefault="0040694F" w:rsidP="00207E6A">
      <w:pPr>
        <w:numPr>
          <w:ilvl w:val="1"/>
          <w:numId w:val="22"/>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Si la demande est </w:t>
      </w:r>
      <w:r w:rsidR="00C752F4">
        <w:rPr>
          <w:rFonts w:ascii="Times New Roman" w:hAnsi="Times New Roman" w:cs="Times New Roman"/>
          <w:sz w:val="26"/>
          <w:szCs w:val="26"/>
        </w:rPr>
        <w:t>à “Validé</w:t>
      </w:r>
      <w:r w:rsidR="00484193">
        <w:rPr>
          <w:rFonts w:ascii="Times New Roman" w:hAnsi="Times New Roman" w:cs="Times New Roman"/>
          <w:sz w:val="26"/>
          <w:szCs w:val="26"/>
        </w:rPr>
        <w:t>e</w:t>
      </w:r>
      <w:r w:rsidR="00C752F4">
        <w:rPr>
          <w:rFonts w:ascii="Times New Roman" w:hAnsi="Times New Roman" w:cs="Times New Roman"/>
          <w:sz w:val="26"/>
          <w:szCs w:val="26"/>
        </w:rPr>
        <w:t>”, notifier le gestionnaire</w:t>
      </w:r>
      <w:r w:rsidR="00E802DE">
        <w:rPr>
          <w:rFonts w:ascii="Times New Roman" w:hAnsi="Times New Roman" w:cs="Times New Roman"/>
          <w:sz w:val="26"/>
          <w:szCs w:val="26"/>
        </w:rPr>
        <w:t xml:space="preserve"> </w:t>
      </w:r>
      <w:r w:rsidR="00E06156">
        <w:rPr>
          <w:rFonts w:ascii="Times New Roman" w:hAnsi="Times New Roman" w:cs="Times New Roman"/>
          <w:sz w:val="26"/>
          <w:szCs w:val="26"/>
        </w:rPr>
        <w:t xml:space="preserve">pour prise en charge </w:t>
      </w:r>
      <w:r w:rsidR="00041055">
        <w:rPr>
          <w:rFonts w:ascii="Times New Roman" w:hAnsi="Times New Roman" w:cs="Times New Roman"/>
          <w:sz w:val="26"/>
          <w:szCs w:val="26"/>
        </w:rPr>
        <w:t>;</w:t>
      </w:r>
    </w:p>
    <w:p w14:paraId="3BFD4EFE" w14:textId="218D847E" w:rsidR="007205DF" w:rsidRPr="00484193" w:rsidRDefault="007205DF" w:rsidP="00207E6A">
      <w:pPr>
        <w:pStyle w:val="Sansinterligne"/>
        <w:numPr>
          <w:ilvl w:val="0"/>
          <w:numId w:val="22"/>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746F9225" w14:textId="735503BF" w:rsidR="00484193" w:rsidRPr="007205DF" w:rsidRDefault="00484193" w:rsidP="00207E6A">
      <w:pPr>
        <w:pStyle w:val="Sansinterligne"/>
        <w:numPr>
          <w:ilvl w:val="0"/>
          <w:numId w:val="42"/>
        </w:numPr>
        <w:spacing w:line="360" w:lineRule="auto"/>
        <w:jc w:val="both"/>
        <w:rPr>
          <w:rStyle w:val="lev"/>
          <w:rFonts w:ascii="Times New Roman" w:hAnsi="Times New Roman" w:cs="Times New Roman"/>
          <w:b w:val="0"/>
          <w:bCs w:val="0"/>
          <w:sz w:val="26"/>
          <w:szCs w:val="26"/>
        </w:rPr>
      </w:pPr>
      <w:r w:rsidRPr="00484193">
        <w:rPr>
          <w:rFonts w:ascii="Times New Roman" w:hAnsi="Times New Roman" w:cs="Times New Roman"/>
          <w:sz w:val="26"/>
          <w:szCs w:val="26"/>
        </w:rPr>
        <w:t xml:space="preserve">Si la demande est </w:t>
      </w:r>
      <w:r>
        <w:rPr>
          <w:rFonts w:ascii="Times New Roman" w:hAnsi="Times New Roman" w:cs="Times New Roman"/>
          <w:sz w:val="26"/>
          <w:szCs w:val="26"/>
        </w:rPr>
        <w:t>“</w:t>
      </w:r>
      <w:r w:rsidRPr="00484193">
        <w:rPr>
          <w:rFonts w:ascii="Times New Roman" w:hAnsi="Times New Roman" w:cs="Times New Roman"/>
          <w:sz w:val="26"/>
          <w:szCs w:val="26"/>
        </w:rPr>
        <w:t>refusée</w:t>
      </w:r>
      <w:r>
        <w:rPr>
          <w:rFonts w:ascii="Times New Roman" w:hAnsi="Times New Roman" w:cs="Times New Roman"/>
          <w:sz w:val="26"/>
          <w:szCs w:val="26"/>
        </w:rPr>
        <w:t>”</w:t>
      </w:r>
      <w:r w:rsidRPr="00484193">
        <w:rPr>
          <w:rFonts w:ascii="Times New Roman" w:hAnsi="Times New Roman" w:cs="Times New Roman"/>
          <w:sz w:val="26"/>
          <w:szCs w:val="26"/>
        </w:rPr>
        <w:t xml:space="preserve"> par le Directeur QHSE, le système notifie l’utilisateur avec le motif du refus.</w:t>
      </w:r>
    </w:p>
    <w:p w14:paraId="694CAFB7" w14:textId="153B4DED" w:rsidR="009F2A0B" w:rsidRPr="00ED5FDB" w:rsidRDefault="00D04895" w:rsidP="00207E6A">
      <w:pPr>
        <w:pStyle w:val="Sansinterligne"/>
        <w:numPr>
          <w:ilvl w:val="0"/>
          <w:numId w:val="22"/>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lastRenderedPageBreak/>
        <w:t>Postcondition</w:t>
      </w:r>
      <w:r w:rsidRPr="00ED5FDB">
        <w:rPr>
          <w:rFonts w:ascii="Times New Roman" w:hAnsi="Times New Roman" w:cs="Times New Roman"/>
          <w:sz w:val="26"/>
          <w:szCs w:val="26"/>
        </w:rPr>
        <w:t> : La demande est soumise</w:t>
      </w:r>
      <w:r w:rsidR="00436F00">
        <w:rPr>
          <w:rFonts w:ascii="Times New Roman" w:hAnsi="Times New Roman" w:cs="Times New Roman"/>
          <w:sz w:val="26"/>
          <w:szCs w:val="26"/>
        </w:rPr>
        <w:t>,</w:t>
      </w:r>
      <w:r w:rsidR="000165E8">
        <w:rPr>
          <w:rFonts w:ascii="Times New Roman" w:hAnsi="Times New Roman" w:cs="Times New Roman"/>
          <w:sz w:val="26"/>
          <w:szCs w:val="26"/>
        </w:rPr>
        <w:t xml:space="preserve"> </w:t>
      </w:r>
      <w:r w:rsidR="00436F00">
        <w:rPr>
          <w:rFonts w:ascii="Times New Roman" w:hAnsi="Times New Roman" w:cs="Times New Roman"/>
          <w:sz w:val="26"/>
          <w:szCs w:val="26"/>
        </w:rPr>
        <w:t>validée</w:t>
      </w:r>
      <w:r w:rsidRPr="00ED5FDB">
        <w:rPr>
          <w:rFonts w:ascii="Times New Roman" w:hAnsi="Times New Roman" w:cs="Times New Roman"/>
          <w:sz w:val="26"/>
          <w:szCs w:val="26"/>
        </w:rPr>
        <w:t xml:space="preserve"> et en attente de </w:t>
      </w:r>
      <w:r w:rsidR="000165E8">
        <w:rPr>
          <w:rFonts w:ascii="Times New Roman" w:hAnsi="Times New Roman" w:cs="Times New Roman"/>
          <w:sz w:val="26"/>
          <w:szCs w:val="26"/>
        </w:rPr>
        <w:t>livraison</w:t>
      </w:r>
    </w:p>
    <w:p w14:paraId="727CC59E" w14:textId="77777777" w:rsidR="00FF0E8D" w:rsidRPr="00ED5FDB" w:rsidRDefault="00FF0E8D" w:rsidP="0029280E">
      <w:pPr>
        <w:spacing w:line="360" w:lineRule="auto"/>
        <w:jc w:val="both"/>
        <w:rPr>
          <w:rFonts w:ascii="Times New Roman" w:hAnsi="Times New Roman" w:cs="Times New Roman"/>
          <w:sz w:val="26"/>
          <w:szCs w:val="26"/>
        </w:rPr>
      </w:pPr>
    </w:p>
    <w:p w14:paraId="148427CF" w14:textId="5695D7F3" w:rsidR="009357C8" w:rsidRPr="00ED5FDB" w:rsidRDefault="009357C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 xml:space="preserve">Cas </w:t>
      </w:r>
      <w:r w:rsidR="00EF4D65">
        <w:rPr>
          <w:rFonts w:ascii="Times New Roman" w:hAnsi="Times New Roman" w:cs="Times New Roman"/>
          <w:b/>
          <w:bCs/>
          <w:sz w:val="26"/>
          <w:szCs w:val="26"/>
          <w:u w:val="single"/>
        </w:rPr>
        <w:t>3</w:t>
      </w:r>
      <w:r w:rsidRPr="00ED5FDB">
        <w:rPr>
          <w:rFonts w:ascii="Times New Roman" w:hAnsi="Times New Roman" w:cs="Times New Roman"/>
          <w:b/>
          <w:bCs/>
          <w:sz w:val="26"/>
          <w:szCs w:val="26"/>
        </w:rPr>
        <w:t xml:space="preserve"> : </w:t>
      </w:r>
      <w:r w:rsidR="008F2A9F">
        <w:rPr>
          <w:rFonts w:ascii="Times New Roman" w:hAnsi="Times New Roman" w:cs="Times New Roman"/>
          <w:b/>
          <w:bCs/>
          <w:sz w:val="26"/>
          <w:szCs w:val="26"/>
        </w:rPr>
        <w:t>Réapprovisionner</w:t>
      </w:r>
      <w:r w:rsidRPr="00ED5FDB">
        <w:rPr>
          <w:rFonts w:ascii="Times New Roman" w:hAnsi="Times New Roman" w:cs="Times New Roman"/>
          <w:b/>
          <w:bCs/>
          <w:sz w:val="26"/>
          <w:szCs w:val="26"/>
        </w:rPr>
        <w:t xml:space="preserve"> le stock</w:t>
      </w:r>
    </w:p>
    <w:p w14:paraId="2CF7F0DD" w14:textId="77777777" w:rsidR="009357C8" w:rsidRPr="00ED5FDB" w:rsidRDefault="009357C8" w:rsidP="00207E6A">
      <w:pPr>
        <w:numPr>
          <w:ilvl w:val="0"/>
          <w:numId w:val="23"/>
        </w:numPr>
        <w:spacing w:line="24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Gestionnaire</w:t>
      </w:r>
    </w:p>
    <w:p w14:paraId="224F1671" w14:textId="63BA9E51" w:rsidR="00152004" w:rsidRPr="00D21CF9" w:rsidRDefault="004C35AB" w:rsidP="00207E6A">
      <w:pPr>
        <w:pStyle w:val="Paragraphedeliste"/>
        <w:numPr>
          <w:ilvl w:val="0"/>
          <w:numId w:val="23"/>
        </w:numPr>
        <w:spacing w:line="360" w:lineRule="auto"/>
        <w:rPr>
          <w:rStyle w:val="lev"/>
          <w:rFonts w:ascii="Times New Roman" w:hAnsi="Times New Roman" w:cs="Times New Roman"/>
          <w:sz w:val="26"/>
          <w:szCs w:val="26"/>
        </w:rPr>
      </w:pPr>
      <w:r w:rsidRPr="00D21CF9">
        <w:rPr>
          <w:rStyle w:val="lev"/>
          <w:rFonts w:ascii="Times New Roman" w:hAnsi="Times New Roman" w:cs="Times New Roman"/>
          <w:sz w:val="26"/>
          <w:szCs w:val="26"/>
        </w:rPr>
        <w:t>Description</w:t>
      </w:r>
      <w:r w:rsidRPr="00D21CF9">
        <w:rPr>
          <w:rFonts w:ascii="Times New Roman" w:hAnsi="Times New Roman" w:cs="Times New Roman"/>
          <w:sz w:val="26"/>
          <w:szCs w:val="26"/>
        </w:rPr>
        <w:t xml:space="preserve"> : </w:t>
      </w:r>
      <w:r w:rsidR="00D21CF9" w:rsidRPr="00D21CF9">
        <w:rPr>
          <w:rFonts w:ascii="Times New Roman" w:hAnsi="Times New Roman" w:cs="Times New Roman"/>
          <w:sz w:val="26"/>
          <w:szCs w:val="26"/>
        </w:rPr>
        <w:t xml:space="preserve">Permet au gestionnaire de </w:t>
      </w:r>
      <w:r w:rsidR="00811E16">
        <w:rPr>
          <w:rFonts w:ascii="Times New Roman" w:hAnsi="Times New Roman" w:cs="Times New Roman"/>
          <w:sz w:val="26"/>
          <w:szCs w:val="26"/>
        </w:rPr>
        <w:t>réapprovisionner</w:t>
      </w:r>
      <w:r w:rsidR="005E7458">
        <w:rPr>
          <w:rFonts w:ascii="Times New Roman" w:hAnsi="Times New Roman" w:cs="Times New Roman"/>
          <w:sz w:val="26"/>
          <w:szCs w:val="26"/>
        </w:rPr>
        <w:t xml:space="preserve"> </w:t>
      </w:r>
      <w:r w:rsidR="00811E16">
        <w:rPr>
          <w:rFonts w:ascii="Times New Roman" w:hAnsi="Times New Roman" w:cs="Times New Roman"/>
          <w:sz w:val="26"/>
          <w:szCs w:val="26"/>
        </w:rPr>
        <w:t xml:space="preserve">le stock d’EPI </w:t>
      </w:r>
      <w:r w:rsidR="00D21CF9" w:rsidRPr="00D21CF9">
        <w:rPr>
          <w:rFonts w:ascii="Times New Roman" w:hAnsi="Times New Roman" w:cs="Times New Roman"/>
          <w:sz w:val="26"/>
          <w:szCs w:val="26"/>
        </w:rPr>
        <w:t>en cas de stock insuffisant</w:t>
      </w:r>
      <w:r w:rsidR="00811E16">
        <w:rPr>
          <w:rFonts w:ascii="Times New Roman" w:hAnsi="Times New Roman" w:cs="Times New Roman"/>
          <w:sz w:val="26"/>
          <w:szCs w:val="26"/>
        </w:rPr>
        <w:t xml:space="preserve">, ou alerte de </w:t>
      </w:r>
      <w:r w:rsidR="00436149">
        <w:rPr>
          <w:rFonts w:ascii="Times New Roman" w:hAnsi="Times New Roman" w:cs="Times New Roman"/>
          <w:sz w:val="26"/>
          <w:szCs w:val="26"/>
        </w:rPr>
        <w:t>rupture de stock</w:t>
      </w:r>
      <w:r w:rsidR="00D21CF9" w:rsidRPr="00D21CF9">
        <w:rPr>
          <w:rFonts w:ascii="Times New Roman" w:hAnsi="Times New Roman" w:cs="Times New Roman"/>
          <w:sz w:val="26"/>
          <w:szCs w:val="26"/>
        </w:rPr>
        <w:t>.</w:t>
      </w:r>
    </w:p>
    <w:p w14:paraId="25891901" w14:textId="2CBD0E3E" w:rsidR="00F005C5" w:rsidRPr="00BD1B97" w:rsidRDefault="00AF6A82" w:rsidP="00207E6A">
      <w:pPr>
        <w:pStyle w:val="Paragraphedeliste"/>
        <w:numPr>
          <w:ilvl w:val="0"/>
          <w:numId w:val="23"/>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Précondition</w:t>
      </w:r>
      <w:r w:rsidRPr="00ED5FDB">
        <w:rPr>
          <w:rFonts w:ascii="Times New Roman" w:hAnsi="Times New Roman" w:cs="Times New Roman"/>
          <w:sz w:val="26"/>
          <w:szCs w:val="26"/>
        </w:rPr>
        <w:t xml:space="preserve"> : </w:t>
      </w:r>
      <w:r w:rsidR="00BD1B97" w:rsidRPr="00BD1B97">
        <w:rPr>
          <w:rFonts w:ascii="Times New Roman" w:hAnsi="Times New Roman" w:cs="Times New Roman"/>
          <w:sz w:val="26"/>
          <w:szCs w:val="26"/>
        </w:rPr>
        <w:t>Le gestionnaire est connecté et le système a détecté une alerte de rupture de stock.</w:t>
      </w:r>
    </w:p>
    <w:p w14:paraId="5D873B84" w14:textId="76E893D1" w:rsidR="007F2E26" w:rsidRPr="00ED5FDB" w:rsidRDefault="007F2E26" w:rsidP="00207E6A">
      <w:pPr>
        <w:pStyle w:val="Paragraphedeliste"/>
        <w:numPr>
          <w:ilvl w:val="0"/>
          <w:numId w:val="23"/>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280314D7" w14:textId="77777777" w:rsidR="007F2E26" w:rsidRPr="00ED5FDB" w:rsidRDefault="007F2E26" w:rsidP="00207E6A">
      <w:pPr>
        <w:pStyle w:val="Paragraphedeliste"/>
        <w:numPr>
          <w:ilvl w:val="1"/>
          <w:numId w:val="3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gestionnaire </w:t>
      </w:r>
      <w:r>
        <w:rPr>
          <w:rFonts w:ascii="Times New Roman" w:hAnsi="Times New Roman" w:cs="Times New Roman"/>
          <w:sz w:val="26"/>
          <w:szCs w:val="26"/>
        </w:rPr>
        <w:t xml:space="preserve">remplit et soumet le formulaire de réapprovisionnement </w:t>
      </w:r>
      <w:ins w:id="36" w:author="Microsoft Word" w:date="2025-06-09T02:02:00Z">
        <w:r w:rsidRPr="00ED5FDB">
          <w:rPr>
            <w:rFonts w:ascii="Times New Roman" w:hAnsi="Times New Roman" w:cs="Times New Roman"/>
            <w:sz w:val="26"/>
            <w:szCs w:val="26"/>
          </w:rPr>
          <w:t>d’EPI ;</w:t>
        </w:r>
      </w:ins>
    </w:p>
    <w:p w14:paraId="76094ACB" w14:textId="4DFBD03E" w:rsidR="007F2E26" w:rsidRDefault="001B5EE0" w:rsidP="00207E6A">
      <w:pPr>
        <w:pStyle w:val="Paragraphedeliste"/>
        <w:numPr>
          <w:ilvl w:val="1"/>
          <w:numId w:val="31"/>
        </w:numPr>
        <w:spacing w:line="360" w:lineRule="auto"/>
        <w:jc w:val="both"/>
        <w:rPr>
          <w:rFonts w:ascii="Times New Roman" w:hAnsi="Times New Roman" w:cs="Times New Roman"/>
          <w:sz w:val="26"/>
          <w:szCs w:val="26"/>
        </w:rPr>
      </w:pPr>
      <w:r w:rsidRPr="001B5EE0">
        <w:rPr>
          <w:rFonts w:ascii="Times New Roman" w:hAnsi="Times New Roman" w:cs="Times New Roman"/>
          <w:sz w:val="26"/>
          <w:szCs w:val="26"/>
        </w:rPr>
        <w:t xml:space="preserve">Le système transmet la demande au </w:t>
      </w:r>
      <w:r w:rsidRPr="00F60760">
        <w:rPr>
          <w:rFonts w:ascii="Times New Roman" w:hAnsi="Times New Roman" w:cs="Times New Roman"/>
          <w:sz w:val="26"/>
          <w:szCs w:val="26"/>
        </w:rPr>
        <w:t>Directeur QHSE</w:t>
      </w:r>
      <w:r w:rsidRPr="001B5EE0">
        <w:rPr>
          <w:rFonts w:ascii="Times New Roman" w:hAnsi="Times New Roman" w:cs="Times New Roman"/>
          <w:sz w:val="26"/>
          <w:szCs w:val="26"/>
        </w:rPr>
        <w:t xml:space="preserve"> pour validation</w:t>
      </w:r>
      <w:r w:rsidR="00F66B91">
        <w:rPr>
          <w:rFonts w:ascii="Times New Roman" w:hAnsi="Times New Roman" w:cs="Times New Roman"/>
          <w:sz w:val="26"/>
          <w:szCs w:val="26"/>
        </w:rPr>
        <w:t xml:space="preserve"> </w:t>
      </w:r>
      <w:r w:rsidR="007F2E26" w:rsidRPr="00ED5FDB">
        <w:rPr>
          <w:rFonts w:ascii="Times New Roman" w:hAnsi="Times New Roman" w:cs="Times New Roman"/>
          <w:sz w:val="26"/>
          <w:szCs w:val="26"/>
        </w:rPr>
        <w:t>;</w:t>
      </w:r>
    </w:p>
    <w:p w14:paraId="2409AB79" w14:textId="4431B0C8" w:rsidR="004154DA" w:rsidRPr="0033303C" w:rsidRDefault="00F60760" w:rsidP="00207E6A">
      <w:pPr>
        <w:pStyle w:val="Paragraphedeliste"/>
        <w:numPr>
          <w:ilvl w:val="1"/>
          <w:numId w:val="31"/>
        </w:numPr>
        <w:spacing w:line="360" w:lineRule="auto"/>
        <w:jc w:val="both"/>
        <w:rPr>
          <w:rStyle w:val="lev"/>
          <w:rFonts w:ascii="Times New Roman" w:hAnsi="Times New Roman" w:cs="Times New Roman"/>
          <w:b w:val="0"/>
          <w:bCs w:val="0"/>
          <w:sz w:val="26"/>
          <w:szCs w:val="26"/>
        </w:rPr>
      </w:pPr>
      <w:r>
        <w:rPr>
          <w:rFonts w:ascii="Times New Roman" w:hAnsi="Times New Roman" w:cs="Times New Roman"/>
          <w:sz w:val="26"/>
          <w:szCs w:val="26"/>
        </w:rPr>
        <w:t xml:space="preserve">Si la demande est validée, </w:t>
      </w:r>
      <w:r w:rsidR="00F66B91">
        <w:rPr>
          <w:rFonts w:ascii="Times New Roman" w:hAnsi="Times New Roman" w:cs="Times New Roman"/>
          <w:sz w:val="26"/>
          <w:szCs w:val="26"/>
        </w:rPr>
        <w:t>le stock est réapprovisionné par la suite</w:t>
      </w:r>
    </w:p>
    <w:p w14:paraId="4FB43003" w14:textId="33EE1BBE" w:rsidR="00D20349" w:rsidRPr="00D20349" w:rsidRDefault="00D20349" w:rsidP="00207E6A">
      <w:pPr>
        <w:pStyle w:val="Sansinterligne"/>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5152E08A" w14:textId="227F3E4C" w:rsidR="00D20349" w:rsidRDefault="0033303C"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 xml:space="preserve">Si la demande </w:t>
      </w:r>
      <w:r w:rsidR="00AC534C">
        <w:rPr>
          <w:rStyle w:val="lev"/>
          <w:rFonts w:ascii="Times New Roman" w:hAnsi="Times New Roman" w:cs="Times New Roman"/>
          <w:b w:val="0"/>
          <w:bCs w:val="0"/>
          <w:sz w:val="26"/>
          <w:szCs w:val="26"/>
        </w:rPr>
        <w:t>est rejetée, le système notifie le gestionnaire ;</w:t>
      </w:r>
    </w:p>
    <w:p w14:paraId="560918A6" w14:textId="36950FD8" w:rsidR="00502721" w:rsidRPr="00D20349" w:rsidRDefault="00502721"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Le gestionnaire soumet une justification plus appropriée</w:t>
      </w:r>
    </w:p>
    <w:p w14:paraId="4B9D9B6B" w14:textId="7E3124F3" w:rsidR="00DF75E5" w:rsidRDefault="00DF75E5"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8A4E4D">
        <w:rPr>
          <w:rStyle w:val="lev"/>
          <w:rFonts w:ascii="Times New Roman" w:hAnsi="Times New Roman" w:cs="Times New Roman"/>
          <w:sz w:val="26"/>
          <w:szCs w:val="26"/>
        </w:rPr>
        <w:t>Scénario d’</w:t>
      </w:r>
      <w:r w:rsidR="008A4E4D" w:rsidRPr="008A4E4D">
        <w:rPr>
          <w:rStyle w:val="lev"/>
          <w:rFonts w:ascii="Times New Roman" w:hAnsi="Times New Roman" w:cs="Times New Roman"/>
          <w:sz w:val="26"/>
          <w:szCs w:val="26"/>
        </w:rPr>
        <w:t>exception 1</w:t>
      </w:r>
      <w:r w:rsidR="008A4E4D">
        <w:rPr>
          <w:rStyle w:val="lev"/>
          <w:rFonts w:ascii="Times New Roman" w:hAnsi="Times New Roman" w:cs="Times New Roman"/>
          <w:b w:val="0"/>
          <w:bCs w:val="0"/>
          <w:sz w:val="26"/>
          <w:szCs w:val="26"/>
        </w:rPr>
        <w:t xml:space="preserve"> : Erreur de saisie du formulaire</w:t>
      </w:r>
    </w:p>
    <w:p w14:paraId="32E292B4" w14:textId="25D5EA41" w:rsidR="008A4E4D" w:rsidRPr="008A4E4D" w:rsidRDefault="008A4E4D" w:rsidP="00207E6A">
      <w:pPr>
        <w:pStyle w:val="Paragraphedeliste"/>
        <w:numPr>
          <w:ilvl w:val="1"/>
          <w:numId w:val="45"/>
        </w:numPr>
        <w:spacing w:before="100" w:beforeAutospacing="1" w:after="100" w:afterAutospacing="1" w:line="360" w:lineRule="auto"/>
        <w:rPr>
          <w:rFonts w:ascii="Times New Roman" w:eastAsia="Times New Roman" w:hAnsi="Times New Roman" w:cs="Times New Roman"/>
          <w:sz w:val="24"/>
          <w:szCs w:val="24"/>
        </w:rPr>
      </w:pPr>
      <w:r w:rsidRPr="008A4E4D">
        <w:rPr>
          <w:rFonts w:ascii="Times New Roman" w:eastAsia="Times New Roman" w:hAnsi="Times New Roman" w:cs="Times New Roman"/>
          <w:sz w:val="24"/>
          <w:szCs w:val="24"/>
        </w:rPr>
        <w:t>Le gestionnaire soumet un formulaire incomplet ou avec des données invalides ;</w:t>
      </w:r>
    </w:p>
    <w:p w14:paraId="08573943" w14:textId="30AF728C" w:rsidR="008A4E4D" w:rsidRPr="008A4E4D" w:rsidRDefault="008A4E4D" w:rsidP="00207E6A">
      <w:pPr>
        <w:pStyle w:val="Paragraphedeliste"/>
        <w:numPr>
          <w:ilvl w:val="1"/>
          <w:numId w:val="45"/>
        </w:numPr>
        <w:spacing w:before="100" w:beforeAutospacing="1" w:after="100" w:afterAutospacing="1" w:line="360" w:lineRule="auto"/>
        <w:rPr>
          <w:rStyle w:val="lev"/>
          <w:rFonts w:ascii="Times New Roman" w:eastAsia="Times New Roman" w:hAnsi="Times New Roman" w:cs="Times New Roman"/>
          <w:b w:val="0"/>
          <w:bCs w:val="0"/>
          <w:sz w:val="24"/>
          <w:szCs w:val="24"/>
        </w:rPr>
      </w:pPr>
      <w:r w:rsidRPr="008A4E4D">
        <w:rPr>
          <w:rFonts w:ascii="Times New Roman" w:eastAsia="Times New Roman" w:hAnsi="Times New Roman" w:cs="Times New Roman"/>
          <w:sz w:val="24"/>
          <w:szCs w:val="24"/>
        </w:rPr>
        <w:t>Le système affiche un message d’erreur et demande la correction avant validation.</w:t>
      </w:r>
    </w:p>
    <w:p w14:paraId="37F6BB0D" w14:textId="25BEAF3C" w:rsidR="0020359F" w:rsidRDefault="0020359F"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9F1E16">
        <w:rPr>
          <w:rStyle w:val="lev"/>
          <w:rFonts w:ascii="Times New Roman" w:hAnsi="Times New Roman" w:cs="Times New Roman"/>
          <w:sz w:val="26"/>
          <w:szCs w:val="26"/>
        </w:rPr>
        <w:t>Scénario d’exception 2</w:t>
      </w:r>
      <w:r>
        <w:rPr>
          <w:rStyle w:val="lev"/>
          <w:rFonts w:ascii="Times New Roman" w:hAnsi="Times New Roman" w:cs="Times New Roman"/>
          <w:b w:val="0"/>
          <w:bCs w:val="0"/>
          <w:sz w:val="26"/>
          <w:szCs w:val="26"/>
        </w:rPr>
        <w:t xml:space="preserve"> : </w:t>
      </w:r>
      <w:r w:rsidR="00717513">
        <w:rPr>
          <w:rStyle w:val="lev"/>
          <w:rFonts w:ascii="Times New Roman" w:hAnsi="Times New Roman" w:cs="Times New Roman"/>
          <w:b w:val="0"/>
          <w:bCs w:val="0"/>
          <w:sz w:val="26"/>
          <w:szCs w:val="26"/>
        </w:rPr>
        <w:t>Problème de c</w:t>
      </w:r>
      <w:r w:rsidR="00EA5BD0">
        <w:rPr>
          <w:rStyle w:val="lev"/>
          <w:rFonts w:ascii="Times New Roman" w:hAnsi="Times New Roman" w:cs="Times New Roman"/>
          <w:b w:val="0"/>
          <w:bCs w:val="0"/>
          <w:sz w:val="26"/>
          <w:szCs w:val="26"/>
        </w:rPr>
        <w:t>o</w:t>
      </w:r>
      <w:r w:rsidR="00717513">
        <w:rPr>
          <w:rStyle w:val="lev"/>
          <w:rFonts w:ascii="Times New Roman" w:hAnsi="Times New Roman" w:cs="Times New Roman"/>
          <w:b w:val="0"/>
          <w:bCs w:val="0"/>
          <w:sz w:val="26"/>
          <w:szCs w:val="26"/>
        </w:rPr>
        <w:t>mmunication</w:t>
      </w:r>
      <w:r w:rsidR="00EA5BD0">
        <w:rPr>
          <w:rStyle w:val="lev"/>
          <w:rFonts w:ascii="Times New Roman" w:hAnsi="Times New Roman" w:cs="Times New Roman"/>
          <w:b w:val="0"/>
          <w:bCs w:val="0"/>
          <w:sz w:val="26"/>
          <w:szCs w:val="26"/>
        </w:rPr>
        <w:t xml:space="preserve"> avec le Directeur DQHSE</w:t>
      </w:r>
    </w:p>
    <w:p w14:paraId="64765683" w14:textId="4473CB74"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ne parvient pas à notifier le Directeur QHSE (problème réseau ou serveur) ;</w:t>
      </w:r>
    </w:p>
    <w:p w14:paraId="2AE1D00F" w14:textId="0786CC25"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affiche une alerte au gestionnaire pour réessayer ultérieurement ou contacter l’administrateur.</w:t>
      </w:r>
    </w:p>
    <w:p w14:paraId="2A4D87DF" w14:textId="77777777" w:rsidR="00EA5BD0" w:rsidRPr="009F1E16" w:rsidRDefault="00EA5BD0" w:rsidP="00EA5BD0">
      <w:pPr>
        <w:pStyle w:val="Paragraphedeliste"/>
        <w:spacing w:line="240" w:lineRule="auto"/>
        <w:jc w:val="both"/>
        <w:rPr>
          <w:rStyle w:val="lev"/>
          <w:rFonts w:ascii="Times New Roman" w:hAnsi="Times New Roman" w:cs="Times New Roman"/>
          <w:b w:val="0"/>
          <w:bCs w:val="0"/>
          <w:sz w:val="26"/>
          <w:szCs w:val="26"/>
        </w:rPr>
      </w:pPr>
    </w:p>
    <w:p w14:paraId="137B390B" w14:textId="63E7355A" w:rsidR="008A60E7" w:rsidRPr="00446594" w:rsidRDefault="00006A67" w:rsidP="00207E6A">
      <w:pPr>
        <w:pStyle w:val="Paragraphedeliste"/>
        <w:numPr>
          <w:ilvl w:val="0"/>
          <w:numId w:val="23"/>
        </w:numPr>
        <w:spacing w:line="240" w:lineRule="auto"/>
        <w:jc w:val="both"/>
        <w:rPr>
          <w:rFonts w:ascii="Times New Roman" w:hAnsi="Times New Roman" w:cs="Times New Roman"/>
          <w:sz w:val="26"/>
          <w:szCs w:val="26"/>
        </w:rPr>
      </w:pPr>
      <w:r w:rsidRPr="00006A67">
        <w:rPr>
          <w:rStyle w:val="lev"/>
          <w:rFonts w:ascii="Times New Roman" w:hAnsi="Times New Roman" w:cs="Times New Roman"/>
          <w:sz w:val="26"/>
          <w:szCs w:val="26"/>
        </w:rPr>
        <w:t>Postcondition</w:t>
      </w:r>
      <w:r w:rsidRPr="00006A67">
        <w:rPr>
          <w:rFonts w:ascii="Times New Roman" w:hAnsi="Times New Roman" w:cs="Times New Roman"/>
          <w:sz w:val="26"/>
          <w:szCs w:val="26"/>
        </w:rPr>
        <w:t xml:space="preserve"> : </w:t>
      </w:r>
      <w:r w:rsidR="0048690D">
        <w:rPr>
          <w:rFonts w:ascii="Times New Roman" w:hAnsi="Times New Roman" w:cs="Times New Roman"/>
          <w:sz w:val="26"/>
          <w:szCs w:val="26"/>
        </w:rPr>
        <w:t>L</w:t>
      </w:r>
      <w:r w:rsidR="003F316A">
        <w:rPr>
          <w:rFonts w:ascii="Times New Roman" w:hAnsi="Times New Roman" w:cs="Times New Roman"/>
          <w:sz w:val="26"/>
          <w:szCs w:val="26"/>
        </w:rPr>
        <w:t xml:space="preserve">a </w:t>
      </w:r>
      <w:r w:rsidR="004154DA">
        <w:rPr>
          <w:rFonts w:ascii="Times New Roman" w:hAnsi="Times New Roman" w:cs="Times New Roman"/>
          <w:sz w:val="26"/>
          <w:szCs w:val="26"/>
        </w:rPr>
        <w:t>stock est réapprovis</w:t>
      </w:r>
      <w:r w:rsidR="00F87E43">
        <w:rPr>
          <w:rFonts w:ascii="Times New Roman" w:hAnsi="Times New Roman" w:cs="Times New Roman"/>
          <w:sz w:val="26"/>
          <w:szCs w:val="26"/>
        </w:rPr>
        <w:t>ionner</w:t>
      </w:r>
      <w:r w:rsidR="006C5A87">
        <w:rPr>
          <w:rFonts w:ascii="Times New Roman" w:hAnsi="Times New Roman" w:cs="Times New Roman"/>
          <w:sz w:val="26"/>
          <w:szCs w:val="26"/>
        </w:rPr>
        <w:t xml:space="preserve"> ;</w:t>
      </w:r>
    </w:p>
    <w:p w14:paraId="34BDC8FB" w14:textId="77777777" w:rsidR="00446594" w:rsidRPr="006C5A87" w:rsidRDefault="00446594" w:rsidP="006C5A87">
      <w:pPr>
        <w:pStyle w:val="Paragraphedeliste"/>
        <w:spacing w:line="240" w:lineRule="auto"/>
        <w:jc w:val="both"/>
        <w:rPr>
          <w:rStyle w:val="lev"/>
          <w:rFonts w:ascii="Times New Roman" w:hAnsi="Times New Roman" w:cs="Times New Roman"/>
          <w:b w:val="0"/>
          <w:bCs w:val="0"/>
          <w:sz w:val="26"/>
          <w:szCs w:val="26"/>
        </w:rPr>
      </w:pPr>
    </w:p>
    <w:p w14:paraId="7E1446A5" w14:textId="111EEAA3" w:rsidR="00B30871" w:rsidRPr="00ED5FDB" w:rsidRDefault="00B30871" w:rsidP="00E67133">
      <w:pPr>
        <w:spacing w:line="24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u w:val="single"/>
        </w:rPr>
        <w:t xml:space="preserve">Cas </w:t>
      </w:r>
      <w:r w:rsidR="009F52E3">
        <w:rPr>
          <w:rStyle w:val="lev"/>
          <w:rFonts w:ascii="Times New Roman" w:hAnsi="Times New Roman" w:cs="Times New Roman"/>
          <w:sz w:val="26"/>
          <w:szCs w:val="26"/>
          <w:u w:val="single"/>
        </w:rPr>
        <w:t>4</w:t>
      </w:r>
      <w:r w:rsidRPr="00ED5FDB">
        <w:rPr>
          <w:rStyle w:val="lev"/>
          <w:rFonts w:ascii="Times New Roman" w:hAnsi="Times New Roman" w:cs="Times New Roman"/>
          <w:sz w:val="26"/>
          <w:szCs w:val="26"/>
        </w:rPr>
        <w:t xml:space="preserve"> : Livrer </w:t>
      </w:r>
      <w:r w:rsidR="00A74761" w:rsidRPr="00ED5FDB">
        <w:rPr>
          <w:rStyle w:val="lev"/>
          <w:rFonts w:ascii="Times New Roman" w:hAnsi="Times New Roman" w:cs="Times New Roman"/>
          <w:sz w:val="26"/>
          <w:szCs w:val="26"/>
        </w:rPr>
        <w:t>une demande</w:t>
      </w:r>
    </w:p>
    <w:p w14:paraId="6AE7243F" w14:textId="77777777" w:rsidR="00B30871" w:rsidRPr="00ED5FDB" w:rsidRDefault="00B30871" w:rsidP="00207E6A">
      <w:pPr>
        <w:pStyle w:val="Paragraphedeliste"/>
        <w:numPr>
          <w:ilvl w:val="0"/>
          <w:numId w:val="26"/>
        </w:numPr>
        <w:spacing w:line="24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lastRenderedPageBreak/>
        <w:t>Acteur</w:t>
      </w:r>
      <w:r w:rsidRPr="00ED5FDB">
        <w:rPr>
          <w:rFonts w:ascii="Times New Roman" w:hAnsi="Times New Roman" w:cs="Times New Roman"/>
          <w:sz w:val="26"/>
          <w:szCs w:val="26"/>
        </w:rPr>
        <w:t> : Gestionnaire</w:t>
      </w:r>
      <w:r w:rsidRPr="00ED5FDB">
        <w:rPr>
          <w:rFonts w:ascii="Times New Roman" w:hAnsi="Times New Roman" w:cs="Times New Roman"/>
          <w:sz w:val="26"/>
          <w:szCs w:val="26"/>
        </w:rPr>
        <w:br/>
      </w:r>
    </w:p>
    <w:p w14:paraId="40666BEA" w14:textId="534F359E" w:rsidR="00B30871" w:rsidRPr="00ED5FDB" w:rsidRDefault="00B30871" w:rsidP="00207E6A">
      <w:pPr>
        <w:pStyle w:val="Paragraphedeliste"/>
        <w:numPr>
          <w:ilvl w:val="0"/>
          <w:numId w:val="26"/>
        </w:numPr>
        <w:spacing w:line="36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t>Description</w:t>
      </w:r>
      <w:r w:rsidRPr="00ED5FDB">
        <w:rPr>
          <w:rFonts w:ascii="Times New Roman" w:hAnsi="Times New Roman" w:cs="Times New Roman"/>
          <w:sz w:val="26"/>
          <w:szCs w:val="26"/>
        </w:rPr>
        <w:t xml:space="preserve"> : </w:t>
      </w:r>
      <w:r w:rsidR="00441F74" w:rsidRPr="00441F74">
        <w:rPr>
          <w:rFonts w:ascii="Times New Roman" w:hAnsi="Times New Roman" w:cs="Times New Roman"/>
          <w:sz w:val="26"/>
          <w:szCs w:val="26"/>
        </w:rPr>
        <w:t>Permet de gérer la livraison des EPI aux utilisateurs dont la demande a été validée.</w:t>
      </w:r>
    </w:p>
    <w:p w14:paraId="041CE24E" w14:textId="22F29582" w:rsidR="00E67133" w:rsidRPr="00AE39AE" w:rsidRDefault="00B30871" w:rsidP="00207E6A">
      <w:pPr>
        <w:pStyle w:val="Paragraphedeliste"/>
        <w:numPr>
          <w:ilvl w:val="0"/>
          <w:numId w:val="26"/>
        </w:numPr>
        <w:spacing w:line="360" w:lineRule="auto"/>
        <w:jc w:val="both"/>
        <w:rPr>
          <w:rStyle w:val="lev"/>
          <w:rFonts w:ascii="Times New Roman" w:hAnsi="Times New Roman" w:cs="Times New Roman"/>
          <w:b w:val="0"/>
          <w:bCs w:val="0"/>
          <w:sz w:val="26"/>
          <w:szCs w:val="26"/>
        </w:rPr>
      </w:pPr>
      <w:r w:rsidRPr="00AE39AE">
        <w:rPr>
          <w:rStyle w:val="lev"/>
          <w:rFonts w:ascii="Times New Roman" w:hAnsi="Times New Roman" w:cs="Times New Roman"/>
          <w:sz w:val="26"/>
          <w:szCs w:val="26"/>
        </w:rPr>
        <w:t>Précondition</w:t>
      </w:r>
      <w:r w:rsidRPr="00AE39AE">
        <w:rPr>
          <w:rFonts w:ascii="Times New Roman" w:hAnsi="Times New Roman" w:cs="Times New Roman"/>
          <w:sz w:val="26"/>
          <w:szCs w:val="26"/>
        </w:rPr>
        <w:t xml:space="preserve"> : </w:t>
      </w:r>
      <w:r w:rsidR="00AE39AE" w:rsidRPr="00AE39AE">
        <w:rPr>
          <w:rFonts w:ascii="Times New Roman" w:hAnsi="Times New Roman" w:cs="Times New Roman"/>
          <w:sz w:val="26"/>
          <w:szCs w:val="26"/>
        </w:rPr>
        <w:t>Une demande d’EPI a été validée par le Directeur QHSE.</w:t>
      </w:r>
    </w:p>
    <w:p w14:paraId="1B12B12E" w14:textId="5BF3BA60" w:rsidR="00AD6A75" w:rsidRPr="00AE39AE" w:rsidRDefault="00B30871" w:rsidP="00207E6A">
      <w:pPr>
        <w:pStyle w:val="Paragraphedeliste"/>
        <w:numPr>
          <w:ilvl w:val="0"/>
          <w:numId w:val="26"/>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6A2E4258" w14:textId="004FB809"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Le système vérifie la disponibilité des EPI</w:t>
      </w:r>
      <w:r w:rsidR="0023715B">
        <w:rPr>
          <w:rFonts w:ascii="Times New Roman" w:hAnsi="Times New Roman" w:cs="Times New Roman"/>
          <w:sz w:val="26"/>
          <w:szCs w:val="26"/>
        </w:rPr>
        <w:t xml:space="preserve"> ;</w:t>
      </w:r>
    </w:p>
    <w:p w14:paraId="0BB41738" w14:textId="64507E05"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w:t>
      </w:r>
      <w:r w:rsidR="0023715B">
        <w:rPr>
          <w:rFonts w:ascii="Times New Roman" w:hAnsi="Times New Roman" w:cs="Times New Roman"/>
          <w:sz w:val="26"/>
          <w:szCs w:val="26"/>
        </w:rPr>
        <w:t xml:space="preserve">les </w:t>
      </w:r>
      <w:r>
        <w:rPr>
          <w:rFonts w:ascii="Times New Roman" w:hAnsi="Times New Roman" w:cs="Times New Roman"/>
          <w:sz w:val="26"/>
          <w:szCs w:val="26"/>
        </w:rPr>
        <w:t xml:space="preserve">EPI </w:t>
      </w:r>
      <w:r w:rsidR="0023715B">
        <w:rPr>
          <w:rFonts w:ascii="Times New Roman" w:hAnsi="Times New Roman" w:cs="Times New Roman"/>
          <w:sz w:val="26"/>
          <w:szCs w:val="26"/>
        </w:rPr>
        <w:t xml:space="preserve">sont </w:t>
      </w:r>
      <w:r>
        <w:rPr>
          <w:rFonts w:ascii="Times New Roman" w:hAnsi="Times New Roman" w:cs="Times New Roman"/>
          <w:sz w:val="26"/>
          <w:szCs w:val="26"/>
        </w:rPr>
        <w:t>disponible</w:t>
      </w:r>
      <w:r w:rsidR="0023715B">
        <w:rPr>
          <w:rFonts w:ascii="Times New Roman" w:hAnsi="Times New Roman" w:cs="Times New Roman"/>
          <w:sz w:val="26"/>
          <w:szCs w:val="26"/>
        </w:rPr>
        <w:t>s</w:t>
      </w:r>
      <w:r>
        <w:rPr>
          <w:rFonts w:ascii="Times New Roman" w:hAnsi="Times New Roman" w:cs="Times New Roman"/>
          <w:sz w:val="26"/>
          <w:szCs w:val="26"/>
        </w:rPr>
        <w:t>, le système notifie le gestionnaire</w:t>
      </w:r>
      <w:r w:rsidR="0023715B">
        <w:rPr>
          <w:rFonts w:ascii="Times New Roman" w:hAnsi="Times New Roman" w:cs="Times New Roman"/>
          <w:sz w:val="26"/>
          <w:szCs w:val="26"/>
        </w:rPr>
        <w:t xml:space="preserve"> ;</w:t>
      </w:r>
    </w:p>
    <w:p w14:paraId="16EB6C61" w14:textId="23C1C646" w:rsidR="00AD6A75" w:rsidRPr="00072B67" w:rsidRDefault="00E909CC" w:rsidP="00207E6A">
      <w:pPr>
        <w:pStyle w:val="Paragraphedeliste"/>
        <w:numPr>
          <w:ilvl w:val="0"/>
          <w:numId w:val="30"/>
        </w:numPr>
        <w:spacing w:line="360" w:lineRule="auto"/>
        <w:jc w:val="both"/>
        <w:rPr>
          <w:rFonts w:ascii="Times New Roman" w:hAnsi="Times New Roman" w:cs="Times New Roman"/>
          <w:sz w:val="26"/>
          <w:szCs w:val="26"/>
        </w:rPr>
      </w:pPr>
      <w:r w:rsidRPr="00E909CC">
        <w:rPr>
          <w:rFonts w:ascii="Times New Roman" w:hAnsi="Times New Roman" w:cs="Times New Roman"/>
          <w:sz w:val="26"/>
          <w:szCs w:val="26"/>
        </w:rPr>
        <w:t>Le système envoie une notification au demandeur indiquant que la livraison est prête</w:t>
      </w:r>
      <w:r w:rsidR="00D6674F">
        <w:rPr>
          <w:rFonts w:ascii="Times New Roman" w:hAnsi="Times New Roman" w:cs="Times New Roman"/>
          <w:sz w:val="26"/>
          <w:szCs w:val="26"/>
        </w:rPr>
        <w:t xml:space="preserve"> </w:t>
      </w:r>
      <w:r w:rsidRPr="00E909CC">
        <w:rPr>
          <w:rFonts w:ascii="Times New Roman" w:hAnsi="Times New Roman" w:cs="Times New Roman"/>
          <w:sz w:val="26"/>
          <w:szCs w:val="26"/>
        </w:rPr>
        <w:t>;</w:t>
      </w:r>
    </w:p>
    <w:p w14:paraId="2A87B74A" w14:textId="77777777" w:rsidR="00B02B26" w:rsidRDefault="00B02B26" w:rsidP="00207E6A">
      <w:pPr>
        <w:pStyle w:val="Paragraphedeliste"/>
        <w:numPr>
          <w:ilvl w:val="0"/>
          <w:numId w:val="30"/>
        </w:numPr>
        <w:spacing w:line="360" w:lineRule="auto"/>
        <w:jc w:val="both"/>
        <w:rPr>
          <w:rFonts w:ascii="Times New Roman" w:hAnsi="Times New Roman" w:cs="Times New Roman"/>
          <w:sz w:val="26"/>
          <w:szCs w:val="26"/>
        </w:rPr>
      </w:pPr>
      <w:r w:rsidRPr="00B02B26">
        <w:rPr>
          <w:rFonts w:ascii="Times New Roman" w:hAnsi="Times New Roman" w:cs="Times New Roman"/>
          <w:sz w:val="26"/>
          <w:szCs w:val="26"/>
        </w:rPr>
        <w:t>Lorsque l’utilisateur se présente pour le retrait, le gestionnaire enregistre la livraison dans le système ;</w:t>
      </w:r>
    </w:p>
    <w:p w14:paraId="1461FA1F" w14:textId="73F49B37" w:rsidR="00AD6A75" w:rsidRPr="00FF713C" w:rsidRDefault="00AD6A75" w:rsidP="00207E6A">
      <w:pPr>
        <w:pStyle w:val="Paragraphedeliste"/>
        <w:numPr>
          <w:ilvl w:val="0"/>
          <w:numId w:val="30"/>
        </w:numPr>
        <w:spacing w:line="360" w:lineRule="auto"/>
        <w:jc w:val="both"/>
        <w:rPr>
          <w:rStyle w:val="lev"/>
          <w:rFonts w:ascii="Times New Roman" w:hAnsi="Times New Roman" w:cs="Times New Roman"/>
          <w:b w:val="0"/>
          <w:bCs w:val="0"/>
          <w:sz w:val="26"/>
          <w:szCs w:val="26"/>
        </w:rPr>
      </w:pPr>
      <w:r w:rsidRPr="00ED5FDB">
        <w:rPr>
          <w:rFonts w:ascii="Times New Roman" w:hAnsi="Times New Roman" w:cs="Times New Roman"/>
          <w:sz w:val="26"/>
          <w:szCs w:val="26"/>
        </w:rPr>
        <w:t>Le système met</w:t>
      </w:r>
      <w:r w:rsidR="00B02B26">
        <w:rPr>
          <w:rFonts w:ascii="Times New Roman" w:hAnsi="Times New Roman" w:cs="Times New Roman"/>
          <w:sz w:val="26"/>
          <w:szCs w:val="26"/>
        </w:rPr>
        <w:t xml:space="preserve"> automatiquement </w:t>
      </w:r>
      <w:r w:rsidRPr="00ED5FDB">
        <w:rPr>
          <w:rFonts w:ascii="Times New Roman" w:hAnsi="Times New Roman" w:cs="Times New Roman"/>
          <w:sz w:val="26"/>
          <w:szCs w:val="26"/>
        </w:rPr>
        <w:t>à jour le stock ;</w:t>
      </w:r>
    </w:p>
    <w:p w14:paraId="77F69AF9" w14:textId="30172A5C" w:rsidR="003D2A79" w:rsidRPr="003D2A79" w:rsidRDefault="00AD6A75" w:rsidP="00207E6A">
      <w:pPr>
        <w:pStyle w:val="Paragraphedeliste"/>
        <w:numPr>
          <w:ilvl w:val="0"/>
          <w:numId w:val="26"/>
        </w:numPr>
        <w:spacing w:line="360" w:lineRule="auto"/>
        <w:jc w:val="both"/>
        <w:rPr>
          <w:rFonts w:ascii="Times New Roman" w:hAnsi="Times New Roman" w:cs="Times New Roman"/>
          <w:sz w:val="26"/>
          <w:szCs w:val="26"/>
        </w:rPr>
      </w:pPr>
      <w:r w:rsidRPr="00AD6A75">
        <w:rPr>
          <w:rFonts w:ascii="Times New Roman" w:hAnsi="Times New Roman" w:cs="Times New Roman"/>
          <w:b/>
          <w:bCs/>
          <w:sz w:val="26"/>
          <w:szCs w:val="26"/>
        </w:rPr>
        <w:t xml:space="preserve">Scénario alternatif : </w:t>
      </w:r>
    </w:p>
    <w:p w14:paraId="153235C1" w14:textId="344B5B36" w:rsidR="00907CA4" w:rsidRDefault="0050173A" w:rsidP="00207E6A">
      <w:pPr>
        <w:pStyle w:val="Paragraphedeliste"/>
        <w:numPr>
          <w:ilvl w:val="1"/>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les EPI ne sont pas </w:t>
      </w:r>
      <w:r w:rsidR="00CB787A">
        <w:rPr>
          <w:rFonts w:ascii="Times New Roman" w:hAnsi="Times New Roman" w:cs="Times New Roman"/>
          <w:sz w:val="26"/>
          <w:szCs w:val="26"/>
        </w:rPr>
        <w:t xml:space="preserve">disponibles, </w:t>
      </w:r>
      <w:r w:rsidR="000F5D31">
        <w:rPr>
          <w:rFonts w:ascii="Times New Roman" w:hAnsi="Times New Roman" w:cs="Times New Roman"/>
          <w:sz w:val="26"/>
          <w:szCs w:val="26"/>
        </w:rPr>
        <w:t>l</w:t>
      </w:r>
      <w:r w:rsidR="000F5D31" w:rsidRPr="000F5D31">
        <w:rPr>
          <w:rFonts w:ascii="Times New Roman" w:hAnsi="Times New Roman" w:cs="Times New Roman"/>
          <w:sz w:val="26"/>
          <w:szCs w:val="26"/>
        </w:rPr>
        <w:t>e système informe le gestionnaire de l’indisponibilité</w:t>
      </w:r>
      <w:r w:rsidR="000F5D31">
        <w:rPr>
          <w:rFonts w:ascii="Times New Roman" w:hAnsi="Times New Roman" w:cs="Times New Roman"/>
          <w:sz w:val="26"/>
          <w:szCs w:val="26"/>
        </w:rPr>
        <w:t xml:space="preserve"> </w:t>
      </w:r>
      <w:ins w:id="37" w:author="Microsoft Word" w:date="2025-06-09T02:02:00Z">
        <w:r w:rsidR="0057333E" w:rsidRPr="00ED5FDB">
          <w:rPr>
            <w:rFonts w:ascii="Times New Roman" w:hAnsi="Times New Roman" w:cs="Times New Roman"/>
            <w:sz w:val="26"/>
            <w:szCs w:val="26"/>
          </w:rPr>
          <w:t>;</w:t>
        </w:r>
      </w:ins>
    </w:p>
    <w:p w14:paraId="4712FC20" w14:textId="2DA3C460" w:rsidR="00F84810" w:rsidRPr="00F005C5" w:rsidRDefault="00F84810" w:rsidP="00207E6A">
      <w:pPr>
        <w:pStyle w:val="Paragraphedeliste"/>
        <w:numPr>
          <w:ilvl w:val="1"/>
          <w:numId w:val="44"/>
        </w:numPr>
        <w:spacing w:line="360" w:lineRule="auto"/>
        <w:jc w:val="both"/>
        <w:rPr>
          <w:rStyle w:val="lev"/>
          <w:rFonts w:ascii="Times New Roman" w:hAnsi="Times New Roman" w:cs="Times New Roman"/>
          <w:b w:val="0"/>
          <w:bCs w:val="0"/>
          <w:sz w:val="26"/>
          <w:szCs w:val="26"/>
        </w:rPr>
      </w:pPr>
      <w:r w:rsidRPr="00F84810">
        <w:rPr>
          <w:rFonts w:ascii="Times New Roman" w:hAnsi="Times New Roman" w:cs="Times New Roman"/>
          <w:sz w:val="26"/>
          <w:szCs w:val="26"/>
        </w:rPr>
        <w:t>Le gestionnaire initie une demande de réapprovisionnement.</w:t>
      </w:r>
    </w:p>
    <w:p w14:paraId="54F2EA9B" w14:textId="52988513" w:rsidR="00A83C06" w:rsidRDefault="00A83C06" w:rsidP="00207E6A">
      <w:pPr>
        <w:pStyle w:val="Paragraphedeliste"/>
        <w:numPr>
          <w:ilvl w:val="0"/>
          <w:numId w:val="29"/>
        </w:numPr>
        <w:spacing w:line="360" w:lineRule="auto"/>
        <w:jc w:val="both"/>
        <w:rPr>
          <w:rStyle w:val="lev"/>
          <w:rFonts w:ascii="Times New Roman" w:hAnsi="Times New Roman" w:cs="Times New Roman"/>
          <w:b w:val="0"/>
          <w:bCs w:val="0"/>
          <w:sz w:val="26"/>
          <w:szCs w:val="26"/>
        </w:rPr>
      </w:pPr>
      <w:r w:rsidRPr="007525FA">
        <w:rPr>
          <w:rStyle w:val="lev"/>
          <w:rFonts w:ascii="Times New Roman" w:hAnsi="Times New Roman" w:cs="Times New Roman"/>
          <w:sz w:val="26"/>
          <w:szCs w:val="26"/>
        </w:rPr>
        <w:t>Scénario d’exception</w:t>
      </w:r>
      <w:r>
        <w:rPr>
          <w:rStyle w:val="lev"/>
          <w:rFonts w:ascii="Times New Roman" w:hAnsi="Times New Roman" w:cs="Times New Roman"/>
          <w:b w:val="0"/>
          <w:bCs w:val="0"/>
          <w:sz w:val="26"/>
          <w:szCs w:val="26"/>
        </w:rPr>
        <w:t xml:space="preserve"> : </w:t>
      </w:r>
    </w:p>
    <w:p w14:paraId="63223799" w14:textId="3FE89852" w:rsidR="00A83C06" w:rsidRPr="009B133A" w:rsidRDefault="00A83C06" w:rsidP="00207E6A">
      <w:pPr>
        <w:pStyle w:val="Paragraphedeliste"/>
        <w:numPr>
          <w:ilvl w:val="0"/>
          <w:numId w:val="46"/>
        </w:numPr>
        <w:spacing w:before="100" w:beforeAutospacing="1" w:after="100" w:afterAutospacing="1" w:line="360" w:lineRule="auto"/>
        <w:rPr>
          <w:rFonts w:ascii="Times New Roman" w:eastAsia="Times New Roman" w:hAnsi="Times New Roman" w:cs="Times New Roman"/>
          <w:sz w:val="26"/>
          <w:szCs w:val="26"/>
        </w:rPr>
      </w:pPr>
      <w:r w:rsidRPr="009B133A">
        <w:rPr>
          <w:rFonts w:ascii="Times New Roman" w:eastAsia="Times New Roman" w:hAnsi="Times New Roman" w:cs="Times New Roman"/>
          <w:sz w:val="26"/>
          <w:szCs w:val="26"/>
        </w:rPr>
        <w:t>Après enregistrement de la livraison, si la mise à jour du stock échoue (erreur base de données) ;</w:t>
      </w:r>
    </w:p>
    <w:p w14:paraId="76763C72" w14:textId="0B852C46" w:rsidR="00A83C06" w:rsidRPr="007525FA" w:rsidRDefault="00A83C06" w:rsidP="00207E6A">
      <w:pPr>
        <w:pStyle w:val="Paragraphedeliste"/>
        <w:numPr>
          <w:ilvl w:val="0"/>
          <w:numId w:val="46"/>
        </w:numPr>
        <w:spacing w:before="100" w:beforeAutospacing="1" w:after="100" w:afterAutospacing="1" w:line="360" w:lineRule="auto"/>
        <w:rPr>
          <w:rStyle w:val="lev"/>
          <w:rFonts w:ascii="Times New Roman" w:eastAsia="Times New Roman" w:hAnsi="Times New Roman" w:cs="Times New Roman"/>
          <w:b w:val="0"/>
          <w:bCs w:val="0"/>
          <w:sz w:val="26"/>
          <w:szCs w:val="26"/>
        </w:rPr>
      </w:pPr>
      <w:r w:rsidRPr="009B133A">
        <w:rPr>
          <w:rFonts w:ascii="Times New Roman" w:eastAsia="Times New Roman" w:hAnsi="Times New Roman" w:cs="Times New Roman"/>
          <w:sz w:val="26"/>
          <w:szCs w:val="26"/>
        </w:rPr>
        <w:t>Le système affiche une alerte critique au gestionnaire et journalise l’erreur pour intervention technique.</w:t>
      </w:r>
    </w:p>
    <w:p w14:paraId="2F535EEA" w14:textId="64100093" w:rsidR="00B30871" w:rsidRPr="00ED5FDB" w:rsidRDefault="00B30871" w:rsidP="00207E6A">
      <w:pPr>
        <w:pStyle w:val="Paragraphedeliste"/>
        <w:numPr>
          <w:ilvl w:val="0"/>
          <w:numId w:val="29"/>
        </w:numPr>
        <w:spacing w:line="24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Postcondition</w:t>
      </w:r>
      <w:r w:rsidRPr="00ED5FDB">
        <w:rPr>
          <w:rFonts w:ascii="Times New Roman" w:hAnsi="Times New Roman" w:cs="Times New Roman"/>
          <w:sz w:val="26"/>
          <w:szCs w:val="26"/>
        </w:rPr>
        <w:t xml:space="preserve"> : </w:t>
      </w:r>
      <w:r w:rsidR="002C6053" w:rsidRPr="00ED5FDB">
        <w:rPr>
          <w:rFonts w:ascii="Times New Roman" w:hAnsi="Times New Roman" w:cs="Times New Roman"/>
          <w:sz w:val="26"/>
          <w:szCs w:val="26"/>
        </w:rPr>
        <w:t>L</w:t>
      </w:r>
      <w:r w:rsidR="00C17E6D">
        <w:rPr>
          <w:rFonts w:ascii="Times New Roman" w:hAnsi="Times New Roman" w:cs="Times New Roman"/>
          <w:sz w:val="26"/>
          <w:szCs w:val="26"/>
        </w:rPr>
        <w:t xml:space="preserve">’utilisateur </w:t>
      </w:r>
      <w:r w:rsidR="002C6053" w:rsidRPr="00ED5FDB">
        <w:rPr>
          <w:rFonts w:ascii="Times New Roman" w:hAnsi="Times New Roman" w:cs="Times New Roman"/>
          <w:sz w:val="26"/>
          <w:szCs w:val="26"/>
        </w:rPr>
        <w:t>est livré</w:t>
      </w:r>
      <w:r w:rsidR="00D6674F">
        <w:rPr>
          <w:rFonts w:ascii="Times New Roman" w:hAnsi="Times New Roman" w:cs="Times New Roman"/>
          <w:sz w:val="26"/>
          <w:szCs w:val="26"/>
        </w:rPr>
        <w:t xml:space="preserve"> et le stock est mise à jour.</w:t>
      </w:r>
    </w:p>
    <w:p w14:paraId="1D511EE6" w14:textId="77777777" w:rsidR="00DD09EF" w:rsidRPr="00ED5FDB" w:rsidRDefault="00DD09EF" w:rsidP="000617C7">
      <w:pPr>
        <w:ind w:left="720" w:firstLine="720"/>
        <w:rPr>
          <w:rFonts w:ascii="Times New Roman" w:hAnsi="Times New Roman" w:cs="Times New Roman"/>
          <w:sz w:val="26"/>
          <w:szCs w:val="26"/>
        </w:rPr>
      </w:pPr>
    </w:p>
    <w:p w14:paraId="5AC7AB6C" w14:textId="061A0E34" w:rsidR="00E30CEC" w:rsidRPr="000617C7" w:rsidRDefault="00E30CEC" w:rsidP="00A8083E">
      <w:pPr>
        <w:pStyle w:val="Style5"/>
      </w:pPr>
      <w:bookmarkStart w:id="38" w:name="_Toc201154338"/>
      <w:r w:rsidRPr="000617C7">
        <w:t>II</w:t>
      </w:r>
      <w:r w:rsidR="00BF05CD" w:rsidRPr="000617C7">
        <w:t>I</w:t>
      </w:r>
      <w:r w:rsidRPr="000617C7">
        <w:t>-</w:t>
      </w:r>
      <w:r w:rsidR="00BF05CD" w:rsidRPr="000617C7">
        <w:t>1</w:t>
      </w:r>
      <w:r w:rsidRPr="000617C7">
        <w:t>-</w:t>
      </w:r>
      <w:r w:rsidR="00BF05CD" w:rsidRPr="000617C7">
        <w:t>2</w:t>
      </w:r>
      <w:r w:rsidRPr="000617C7">
        <w:t>-</w:t>
      </w:r>
      <w:r w:rsidR="0061609C" w:rsidRPr="000617C7">
        <w:t>2</w:t>
      </w:r>
      <w:r w:rsidRPr="000617C7">
        <w:t xml:space="preserve"> Diagramme des classes</w:t>
      </w:r>
      <w:bookmarkEnd w:id="38"/>
      <w:r w:rsidRPr="000617C7">
        <w:t xml:space="preserve"> </w:t>
      </w:r>
    </w:p>
    <w:p w14:paraId="7CEB9239" w14:textId="778A8A14" w:rsidR="00602A5A" w:rsidRPr="00ED5FDB" w:rsidRDefault="00E30CEC" w:rsidP="005C6EA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diagramme des classes est une composante essentielle de la modélisation orientée objet. Contrairement au diagramme des cas d'utilisation qui met l'accent sur les interactions entre le système et les acteurs, le diagramme des classes se concentre sur la structure interne du système. Il offre une vue abstraite des objets qui composent le système et montre comment ils interagissent pour réaliser les fonctionnalités décrites dans les cas d'utilisation. En résumé, le diagramme des classes permet de représenter de </w:t>
      </w:r>
      <w:r w:rsidRPr="00ED5FDB">
        <w:rPr>
          <w:rFonts w:ascii="Times New Roman" w:hAnsi="Times New Roman" w:cs="Times New Roman"/>
          <w:sz w:val="26"/>
          <w:szCs w:val="26"/>
        </w:rPr>
        <w:lastRenderedPageBreak/>
        <w:t xml:space="preserve">manière conceptuelle les entités et les relations clés du système, fournissant ainsi une base solide pour la compréhension et la conception de l'architecture logicielle. </w:t>
      </w:r>
    </w:p>
    <w:p w14:paraId="46800509" w14:textId="162907F5" w:rsidR="00DD09EF" w:rsidRPr="00ED5FDB" w:rsidRDefault="00E30CEC"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w:t>
      </w:r>
      <w:r w:rsidR="00FF3D26" w:rsidRPr="00ED5FDB">
        <w:rPr>
          <w:rFonts w:ascii="Times New Roman" w:hAnsi="Times New Roman" w:cs="Times New Roman"/>
          <w:sz w:val="26"/>
          <w:szCs w:val="26"/>
        </w:rPr>
        <w:t xml:space="preserve"> </w:t>
      </w:r>
      <w:r w:rsidR="00FF3D26" w:rsidRPr="00ED5FDB">
        <w:rPr>
          <w:rFonts w:ascii="Times New Roman" w:hAnsi="Times New Roman" w:cs="Times New Roman"/>
          <w:i/>
          <w:iCs/>
          <w:sz w:val="26"/>
          <w:szCs w:val="26"/>
        </w:rPr>
        <w:t>n°</w:t>
      </w:r>
      <w:r w:rsidR="001F3D51">
        <w:rPr>
          <w:rFonts w:ascii="Times New Roman" w:hAnsi="Times New Roman" w:cs="Times New Roman"/>
          <w:i/>
          <w:iCs/>
          <w:sz w:val="26"/>
          <w:szCs w:val="26"/>
        </w:rPr>
        <w:t>3</w:t>
      </w:r>
      <w:r w:rsidRPr="00ED5FDB">
        <w:rPr>
          <w:rFonts w:ascii="Times New Roman" w:hAnsi="Times New Roman" w:cs="Times New Roman"/>
          <w:sz w:val="26"/>
          <w:szCs w:val="26"/>
        </w:rPr>
        <w:t xml:space="preserve"> montre une représentation du diagramme des classes de notre système :</w:t>
      </w:r>
    </w:p>
    <w:p w14:paraId="15BA962D" w14:textId="655645A4" w:rsidR="00944DD7" w:rsidRPr="00ED5FDB" w:rsidRDefault="00BE7671" w:rsidP="0029280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39BA8875" wp14:editId="70FE8AB4">
            <wp:extent cx="6341110" cy="4664766"/>
            <wp:effectExtent l="0" t="0" r="2540" b="2540"/>
            <wp:docPr id="10440971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125" name="Image 1044097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210" cy="4702357"/>
                    </a:xfrm>
                    <a:prstGeom prst="rect">
                      <a:avLst/>
                    </a:prstGeom>
                  </pic:spPr>
                </pic:pic>
              </a:graphicData>
            </a:graphic>
          </wp:inline>
        </w:drawing>
      </w:r>
    </w:p>
    <w:p w14:paraId="2185346D" w14:textId="36040E1A" w:rsidR="00DD09EF" w:rsidRPr="00ED5FDB" w:rsidRDefault="00FF3D26" w:rsidP="00FF3D26">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3</w:t>
      </w:r>
      <w:r w:rsidRPr="00ED5FDB">
        <w:rPr>
          <w:rFonts w:ascii="Times New Roman" w:hAnsi="Times New Roman" w:cs="Times New Roman"/>
          <w:i/>
          <w:iCs/>
          <w:sz w:val="26"/>
          <w:szCs w:val="26"/>
        </w:rPr>
        <w:t xml:space="preserve"> : Diagramme de classe</w:t>
      </w:r>
    </w:p>
    <w:p w14:paraId="3D1BF356" w14:textId="36AEFB33" w:rsidR="00DD09EF" w:rsidRDefault="00350ACF" w:rsidP="00A16746">
      <w:pPr>
        <w:spacing w:line="360" w:lineRule="auto"/>
        <w:ind w:firstLine="720"/>
        <w:jc w:val="both"/>
        <w:rPr>
          <w:rFonts w:ascii="Times New Roman" w:hAnsi="Times New Roman" w:cs="Times New Roman"/>
          <w:sz w:val="26"/>
          <w:szCs w:val="26"/>
        </w:rPr>
      </w:pPr>
      <w:r w:rsidRPr="00350ACF">
        <w:rPr>
          <w:rFonts w:ascii="Times New Roman" w:hAnsi="Times New Roman" w:cs="Times New Roman"/>
          <w:sz w:val="26"/>
          <w:szCs w:val="26"/>
        </w:rPr>
        <w:t>Ce diagramme de classes représente le modèle conceptuel de l’application de gestion des Équipements de Protection Individuelle (EPI) au Port Autonome de Cotonou. Il met en évidence les principales entités du système (utilisateur, demande, EPI, besoin, approvisionnement, livraison) et leurs interactions. Le processus commence par la soumission d'une demande d’EPI par un utilisateur, suivie de la validation par le DQHSE et de la livraison par le gestionnaire. Des énumérations permettent de suivre les différents statuts des demandes et des livraisons, facilitant ainsi la traçabilité et la gestion du stock d’EPI.</w:t>
      </w:r>
    </w:p>
    <w:p w14:paraId="314B505B" w14:textId="533E7BED" w:rsidR="00956DA9" w:rsidRPr="000617C7" w:rsidRDefault="00956DA9" w:rsidP="00A8083E">
      <w:pPr>
        <w:pStyle w:val="Style5"/>
      </w:pPr>
      <w:bookmarkStart w:id="39" w:name="_Toc201154339"/>
      <w:r w:rsidRPr="000617C7">
        <w:lastRenderedPageBreak/>
        <w:t>II</w:t>
      </w:r>
      <w:r w:rsidR="0061609C" w:rsidRPr="000617C7">
        <w:t>I</w:t>
      </w:r>
      <w:r w:rsidRPr="000617C7">
        <w:t>-</w:t>
      </w:r>
      <w:r w:rsidR="0061609C" w:rsidRPr="000617C7">
        <w:t>1</w:t>
      </w:r>
      <w:r w:rsidRPr="000617C7">
        <w:t>-</w:t>
      </w:r>
      <w:r w:rsidR="0061609C" w:rsidRPr="000617C7">
        <w:t>2</w:t>
      </w:r>
      <w:r w:rsidRPr="000617C7">
        <w:t>-</w:t>
      </w:r>
      <w:r w:rsidR="0061609C" w:rsidRPr="000617C7">
        <w:t>3</w:t>
      </w:r>
      <w:r w:rsidRPr="000617C7">
        <w:t xml:space="preserve"> Diagramme d’activité</w:t>
      </w:r>
      <w:bookmarkEnd w:id="39"/>
      <w:r w:rsidRPr="000617C7">
        <w:t xml:space="preserve"> </w:t>
      </w:r>
    </w:p>
    <w:p w14:paraId="2F5A909B" w14:textId="31F0C80F" w:rsidR="00DD09EF" w:rsidRPr="00ED5FDB" w:rsidRDefault="00956DA9"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diagramme d'activité est une représentation graphique des processus ou des flux de travail dans un système. Il met en évidence l'ordre des activités, des décisions, et des interactions nécessaires pour accomplir une tâche ou un processus particulier. Ce type de diagramme illustre de manière claire et structurée comment les différentes étapes d'un processus sont enchaînées, y compris les éventuelles branches conditionnelles et les activités parallèles. Les diagrammes d'activité se concentrent sur la séquence des actions plutôt que sur les détails temporels ou les interactions entre objets spécifiques. Ils sont organisés de manière à suivre le flux des opérations de haut en bas, montrant clairement les transitions entre les activités et les points de décision. Le diagramme d'activité est un outil précieux pour modéliser, comprendre et améliorer les processus métier ou techniques, en fournissant une vue d'ensemble des étapes nécessaires et des possibles points de blocage ou d'amélioration dans un système.</w:t>
      </w:r>
    </w:p>
    <w:p w14:paraId="2C132631" w14:textId="23EA6F18" w:rsidR="003664DE" w:rsidRPr="0029224C" w:rsidRDefault="003664DE"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F24031">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F24031">
        <w:rPr>
          <w:rFonts w:ascii="Times New Roman" w:hAnsi="Times New Roman" w:cs="Times New Roman"/>
          <w:b/>
          <w:bCs/>
          <w:sz w:val="26"/>
          <w:szCs w:val="26"/>
        </w:rPr>
        <w:t xml:space="preserve">Créer compte utilisateur </w:t>
      </w:r>
    </w:p>
    <w:p w14:paraId="2050BD03" w14:textId="6834E0A1" w:rsidR="0029224C" w:rsidRPr="0029224C" w:rsidRDefault="0029224C" w:rsidP="0029224C">
      <w:pPr>
        <w:spacing w:line="360" w:lineRule="auto"/>
        <w:jc w:val="both"/>
        <w:rPr>
          <w:rFonts w:ascii="Times New Roman" w:hAnsi="Times New Roman" w:cs="Times New Roman"/>
          <w:sz w:val="26"/>
          <w:szCs w:val="26"/>
        </w:rPr>
      </w:pPr>
      <w:r w:rsidRPr="0029224C">
        <w:rPr>
          <w:rFonts w:ascii="Times New Roman" w:hAnsi="Times New Roman" w:cs="Times New Roman"/>
          <w:sz w:val="26"/>
          <w:szCs w:val="26"/>
        </w:rPr>
        <w:t xml:space="preserve">La </w:t>
      </w:r>
      <w:r w:rsidRPr="0029224C">
        <w:rPr>
          <w:rFonts w:ascii="Times New Roman" w:hAnsi="Times New Roman" w:cs="Times New Roman"/>
          <w:i/>
          <w:iCs/>
          <w:sz w:val="26"/>
          <w:szCs w:val="26"/>
        </w:rPr>
        <w:t>figure n°</w:t>
      </w:r>
      <w:r w:rsidR="001F3D51">
        <w:rPr>
          <w:rFonts w:ascii="Times New Roman" w:hAnsi="Times New Roman" w:cs="Times New Roman"/>
          <w:i/>
          <w:iCs/>
          <w:sz w:val="26"/>
          <w:szCs w:val="26"/>
        </w:rPr>
        <w:t>4</w:t>
      </w:r>
      <w:r w:rsidRPr="0029224C">
        <w:rPr>
          <w:rFonts w:ascii="Times New Roman" w:hAnsi="Times New Roman" w:cs="Times New Roman"/>
          <w:sz w:val="26"/>
          <w:szCs w:val="26"/>
        </w:rPr>
        <w:t xml:space="preserve"> présente le diagramme </w:t>
      </w:r>
      <w:r>
        <w:rPr>
          <w:rFonts w:ascii="Times New Roman" w:hAnsi="Times New Roman" w:cs="Times New Roman"/>
          <w:sz w:val="26"/>
          <w:szCs w:val="26"/>
        </w:rPr>
        <w:t xml:space="preserve">de l’activité </w:t>
      </w:r>
      <w:r w:rsidR="00751DD4">
        <w:rPr>
          <w:rFonts w:ascii="Times New Roman" w:hAnsi="Times New Roman" w:cs="Times New Roman"/>
          <w:sz w:val="26"/>
          <w:szCs w:val="26"/>
        </w:rPr>
        <w:t>“</w:t>
      </w:r>
      <w:r>
        <w:rPr>
          <w:rFonts w:ascii="Times New Roman" w:hAnsi="Times New Roman" w:cs="Times New Roman"/>
          <w:sz w:val="26"/>
          <w:szCs w:val="26"/>
        </w:rPr>
        <w:t>Créer</w:t>
      </w:r>
      <w:r w:rsidR="0071759A">
        <w:rPr>
          <w:rFonts w:ascii="Times New Roman" w:hAnsi="Times New Roman" w:cs="Times New Roman"/>
          <w:sz w:val="26"/>
          <w:szCs w:val="26"/>
        </w:rPr>
        <w:t xml:space="preserve"> un </w:t>
      </w:r>
      <w:r w:rsidR="00BB2272">
        <w:rPr>
          <w:rFonts w:ascii="Times New Roman" w:hAnsi="Times New Roman" w:cs="Times New Roman"/>
          <w:sz w:val="26"/>
          <w:szCs w:val="26"/>
        </w:rPr>
        <w:t>c</w:t>
      </w:r>
      <w:r w:rsidR="0071759A">
        <w:rPr>
          <w:rFonts w:ascii="Times New Roman" w:hAnsi="Times New Roman" w:cs="Times New Roman"/>
          <w:sz w:val="26"/>
          <w:szCs w:val="26"/>
        </w:rPr>
        <w:t>ompte</w:t>
      </w:r>
      <w:r w:rsidR="00751DD4">
        <w:rPr>
          <w:rFonts w:ascii="Times New Roman" w:hAnsi="Times New Roman" w:cs="Times New Roman"/>
          <w:sz w:val="26"/>
          <w:szCs w:val="26"/>
        </w:rPr>
        <w:t xml:space="preserve">” </w:t>
      </w:r>
      <w:r w:rsidRPr="0029224C">
        <w:rPr>
          <w:rFonts w:ascii="Times New Roman" w:hAnsi="Times New Roman" w:cs="Times New Roman"/>
          <w:sz w:val="26"/>
          <w:szCs w:val="26"/>
        </w:rPr>
        <w:t>:</w:t>
      </w:r>
    </w:p>
    <w:p w14:paraId="0F54EE9E" w14:textId="6E657FC9" w:rsidR="00D125EA" w:rsidRDefault="00227D7B" w:rsidP="00F24031">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7353AEAD" wp14:editId="026576B1">
            <wp:extent cx="5759450" cy="4376420"/>
            <wp:effectExtent l="0" t="0" r="0" b="5080"/>
            <wp:docPr id="7255175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7500" name="Image 725517500"/>
                    <pic:cNvPicPr/>
                  </pic:nvPicPr>
                  <pic:blipFill>
                    <a:blip r:embed="rId20">
                      <a:extLst>
                        <a:ext uri="{28A0092B-C50C-407E-A947-70E740481C1C}">
                          <a14:useLocalDpi xmlns:a14="http://schemas.microsoft.com/office/drawing/2010/main" val="0"/>
                        </a:ext>
                      </a:extLst>
                    </a:blip>
                    <a:stretch>
                      <a:fillRect/>
                    </a:stretch>
                  </pic:blipFill>
                  <pic:spPr>
                    <a:xfrm>
                      <a:off x="0" y="0"/>
                      <a:ext cx="5759450" cy="4376420"/>
                    </a:xfrm>
                    <a:prstGeom prst="rect">
                      <a:avLst/>
                    </a:prstGeom>
                  </pic:spPr>
                </pic:pic>
              </a:graphicData>
            </a:graphic>
          </wp:inline>
        </w:drawing>
      </w:r>
    </w:p>
    <w:p w14:paraId="4FFAB94C" w14:textId="65F91575" w:rsidR="00350ACF" w:rsidRPr="00ED5FDB" w:rsidRDefault="00350ACF" w:rsidP="00350AC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4</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w:t>
      </w:r>
      <w:r w:rsidR="007B6A8F">
        <w:rPr>
          <w:rFonts w:ascii="Times New Roman" w:hAnsi="Times New Roman" w:cs="Times New Roman"/>
          <w:i/>
          <w:iCs/>
          <w:sz w:val="26"/>
          <w:szCs w:val="26"/>
        </w:rPr>
        <w:t xml:space="preserve"> “Créer un compte”</w:t>
      </w:r>
    </w:p>
    <w:p w14:paraId="2D41CA4D" w14:textId="3AFF3CEE" w:rsidR="00350ACF" w:rsidRPr="00ED5FDB" w:rsidRDefault="001F4B3F" w:rsidP="00602A5A">
      <w:pPr>
        <w:spacing w:line="360" w:lineRule="auto"/>
        <w:ind w:firstLine="720"/>
        <w:jc w:val="both"/>
        <w:rPr>
          <w:rFonts w:ascii="Times New Roman" w:hAnsi="Times New Roman" w:cs="Times New Roman"/>
          <w:sz w:val="26"/>
          <w:szCs w:val="26"/>
        </w:rPr>
      </w:pPr>
      <w:r w:rsidRPr="001F4B3F">
        <w:rPr>
          <w:rFonts w:ascii="Times New Roman" w:hAnsi="Times New Roman" w:cs="Times New Roman"/>
          <w:sz w:val="26"/>
          <w:szCs w:val="26"/>
        </w:rPr>
        <w:t>Ce diagramme d’activité décrit le processus de création de compte utilisateur par un administrateur. Après authentification et accès à la page de gestion, l’administrateur remplit et soumet un formulaire. Le système génère ensuite les identifiants de l'utilisateur, le</w:t>
      </w:r>
      <w:r w:rsidR="004A3B0E">
        <w:rPr>
          <w:rFonts w:ascii="Times New Roman" w:hAnsi="Times New Roman" w:cs="Times New Roman"/>
          <w:sz w:val="26"/>
          <w:szCs w:val="26"/>
        </w:rPr>
        <w:t xml:space="preserve"> lui</w:t>
      </w:r>
      <w:r w:rsidRPr="001F4B3F">
        <w:rPr>
          <w:rFonts w:ascii="Times New Roman" w:hAnsi="Times New Roman" w:cs="Times New Roman"/>
          <w:sz w:val="26"/>
          <w:szCs w:val="26"/>
        </w:rPr>
        <w:t xml:space="preserve"> envoie par email, puis crée le compte en base de données si l’envoi est réussi. Des messages de confirmation ou d’échec sont affichés selon le résultat, assurant ainsi un retour clair à l’administrateur.</w:t>
      </w:r>
    </w:p>
    <w:p w14:paraId="764907E7" w14:textId="6954FF2C" w:rsidR="00224465" w:rsidRPr="007E0958" w:rsidRDefault="00224465"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651933" w:rsidRPr="00ED5FDB">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E45BFE" w:rsidRPr="00ED5FDB">
        <w:rPr>
          <w:rFonts w:ascii="Times New Roman" w:hAnsi="Times New Roman" w:cs="Times New Roman"/>
          <w:b/>
          <w:bCs/>
          <w:sz w:val="26"/>
          <w:szCs w:val="26"/>
        </w:rPr>
        <w:t>Effectuer une</w:t>
      </w:r>
      <w:r w:rsidRPr="00ED5FDB">
        <w:rPr>
          <w:rFonts w:ascii="Times New Roman" w:hAnsi="Times New Roman" w:cs="Times New Roman"/>
          <w:b/>
          <w:bCs/>
          <w:sz w:val="26"/>
          <w:szCs w:val="26"/>
        </w:rPr>
        <w:t xml:space="preserve"> </w:t>
      </w:r>
      <w:r w:rsidR="00205390" w:rsidRPr="00ED5FDB">
        <w:rPr>
          <w:rFonts w:ascii="Times New Roman" w:hAnsi="Times New Roman" w:cs="Times New Roman"/>
          <w:b/>
          <w:bCs/>
          <w:sz w:val="26"/>
          <w:szCs w:val="26"/>
        </w:rPr>
        <w:t>demande</w:t>
      </w:r>
      <w:r w:rsidR="00E45BFE" w:rsidRPr="00ED5FDB">
        <w:rPr>
          <w:rFonts w:ascii="Times New Roman" w:hAnsi="Times New Roman" w:cs="Times New Roman"/>
          <w:b/>
          <w:bCs/>
          <w:sz w:val="26"/>
          <w:szCs w:val="26"/>
        </w:rPr>
        <w:t xml:space="preserve"> d’EPI</w:t>
      </w:r>
    </w:p>
    <w:p w14:paraId="2A70ED95" w14:textId="2BCD7344" w:rsidR="007E0958" w:rsidRPr="007E0958" w:rsidRDefault="007E0958" w:rsidP="007E0958">
      <w:pPr>
        <w:spacing w:line="360" w:lineRule="auto"/>
        <w:jc w:val="both"/>
        <w:rPr>
          <w:rFonts w:ascii="Times New Roman" w:hAnsi="Times New Roman" w:cs="Times New Roman"/>
          <w:sz w:val="26"/>
          <w:szCs w:val="26"/>
        </w:rPr>
      </w:pPr>
      <w:r w:rsidRPr="007E0958">
        <w:rPr>
          <w:rFonts w:ascii="Times New Roman" w:hAnsi="Times New Roman" w:cs="Times New Roman"/>
          <w:sz w:val="26"/>
          <w:szCs w:val="26"/>
        </w:rPr>
        <w:t xml:space="preserve">La </w:t>
      </w:r>
      <w:r w:rsidRPr="007E0958">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7E0958">
        <w:rPr>
          <w:rFonts w:ascii="Times New Roman" w:hAnsi="Times New Roman" w:cs="Times New Roman"/>
          <w:sz w:val="26"/>
          <w:szCs w:val="26"/>
        </w:rPr>
        <w:t xml:space="preserve"> présente le diagramme de l’activité </w:t>
      </w:r>
      <w:r w:rsidR="00751DD4">
        <w:rPr>
          <w:rFonts w:ascii="Times New Roman" w:hAnsi="Times New Roman" w:cs="Times New Roman"/>
          <w:sz w:val="26"/>
          <w:szCs w:val="26"/>
        </w:rPr>
        <w:t>“</w:t>
      </w:r>
      <w:r w:rsidR="0052654F">
        <w:rPr>
          <w:rFonts w:ascii="Times New Roman" w:hAnsi="Times New Roman" w:cs="Times New Roman"/>
          <w:sz w:val="26"/>
          <w:szCs w:val="26"/>
        </w:rPr>
        <w:t>Traiter</w:t>
      </w:r>
      <w:r w:rsidR="00751DD4">
        <w:rPr>
          <w:rFonts w:ascii="Times New Roman" w:hAnsi="Times New Roman" w:cs="Times New Roman"/>
          <w:sz w:val="26"/>
          <w:szCs w:val="26"/>
        </w:rPr>
        <w:t xml:space="preserve"> une demande” </w:t>
      </w:r>
      <w:r w:rsidRPr="007E0958">
        <w:rPr>
          <w:rFonts w:ascii="Times New Roman" w:hAnsi="Times New Roman" w:cs="Times New Roman"/>
          <w:sz w:val="26"/>
          <w:szCs w:val="26"/>
        </w:rPr>
        <w:t>:</w:t>
      </w:r>
    </w:p>
    <w:p w14:paraId="7455F389" w14:textId="76D6D632" w:rsidR="00CB6075" w:rsidRPr="00CB6075" w:rsidRDefault="0077393E" w:rsidP="00CB607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2AE445A9" wp14:editId="2C831C79">
            <wp:extent cx="5759450" cy="3394075"/>
            <wp:effectExtent l="0" t="0" r="0" b="0"/>
            <wp:docPr id="15165071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157" name="Image 1516507157"/>
                    <pic:cNvPicPr/>
                  </pic:nvPicPr>
                  <pic:blipFill>
                    <a:blip r:embed="rId21">
                      <a:extLst>
                        <a:ext uri="{28A0092B-C50C-407E-A947-70E740481C1C}">
                          <a14:useLocalDpi xmlns:a14="http://schemas.microsoft.com/office/drawing/2010/main" val="0"/>
                        </a:ext>
                      </a:extLst>
                    </a:blip>
                    <a:stretch>
                      <a:fillRect/>
                    </a:stretch>
                  </pic:blipFill>
                  <pic:spPr>
                    <a:xfrm>
                      <a:off x="0" y="0"/>
                      <a:ext cx="5759450" cy="3394075"/>
                    </a:xfrm>
                    <a:prstGeom prst="rect">
                      <a:avLst/>
                    </a:prstGeom>
                  </pic:spPr>
                </pic:pic>
              </a:graphicData>
            </a:graphic>
          </wp:inline>
        </w:drawing>
      </w:r>
    </w:p>
    <w:p w14:paraId="7A4B746A" w14:textId="714EEC92" w:rsidR="007B6A8F" w:rsidRPr="00ED5FDB" w:rsidRDefault="007B6A8F" w:rsidP="007B6A8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 “</w:t>
      </w:r>
      <w:r w:rsidR="0052654F">
        <w:rPr>
          <w:rFonts w:ascii="Times New Roman" w:hAnsi="Times New Roman" w:cs="Times New Roman"/>
          <w:i/>
          <w:iCs/>
          <w:sz w:val="26"/>
          <w:szCs w:val="26"/>
        </w:rPr>
        <w:t>Traiter</w:t>
      </w:r>
      <w:r>
        <w:rPr>
          <w:rFonts w:ascii="Times New Roman" w:hAnsi="Times New Roman" w:cs="Times New Roman"/>
          <w:i/>
          <w:iCs/>
          <w:sz w:val="26"/>
          <w:szCs w:val="26"/>
        </w:rPr>
        <w:t xml:space="preserve"> une demande”</w:t>
      </w:r>
    </w:p>
    <w:p w14:paraId="68F78151" w14:textId="273A0D01" w:rsidR="003635C7" w:rsidRDefault="00D42ED7" w:rsidP="00602A5A">
      <w:pPr>
        <w:spacing w:line="360" w:lineRule="auto"/>
        <w:ind w:firstLine="720"/>
        <w:jc w:val="both"/>
        <w:rPr>
          <w:rFonts w:ascii="Times New Roman" w:hAnsi="Times New Roman" w:cs="Times New Roman"/>
          <w:sz w:val="26"/>
          <w:szCs w:val="26"/>
        </w:rPr>
      </w:pPr>
      <w:r w:rsidRPr="00D42ED7">
        <w:rPr>
          <w:rFonts w:ascii="Times New Roman" w:hAnsi="Times New Roman" w:cs="Times New Roman"/>
          <w:sz w:val="26"/>
          <w:szCs w:val="26"/>
        </w:rPr>
        <w:t xml:space="preserve">Ce diagramme d’activité illustre le processus de demande d’EPI par un utilisateur. Après s’être authentifié, l’utilisateur remplit et soumet un formulaire. Si la demande est bien enregistrée, elle est transmise au service </w:t>
      </w:r>
      <w:r w:rsidR="00B25462">
        <w:rPr>
          <w:rFonts w:ascii="Times New Roman" w:hAnsi="Times New Roman" w:cs="Times New Roman"/>
          <w:sz w:val="26"/>
          <w:szCs w:val="26"/>
        </w:rPr>
        <w:t>de vali</w:t>
      </w:r>
      <w:r w:rsidR="00F92CDE">
        <w:rPr>
          <w:rFonts w:ascii="Times New Roman" w:hAnsi="Times New Roman" w:cs="Times New Roman"/>
          <w:sz w:val="26"/>
          <w:szCs w:val="26"/>
        </w:rPr>
        <w:t>d</w:t>
      </w:r>
      <w:r w:rsidR="00B25462">
        <w:rPr>
          <w:rFonts w:ascii="Times New Roman" w:hAnsi="Times New Roman" w:cs="Times New Roman"/>
          <w:sz w:val="26"/>
          <w:szCs w:val="26"/>
        </w:rPr>
        <w:t>ation</w:t>
      </w:r>
      <w:r w:rsidR="00F92CDE">
        <w:rPr>
          <w:rFonts w:ascii="Times New Roman" w:hAnsi="Times New Roman" w:cs="Times New Roman"/>
          <w:sz w:val="26"/>
          <w:szCs w:val="26"/>
        </w:rPr>
        <w:t xml:space="preserve"> et complétée avec un statut </w:t>
      </w:r>
      <w:r w:rsidR="00A73FC2">
        <w:rPr>
          <w:rFonts w:ascii="Times New Roman" w:hAnsi="Times New Roman" w:cs="Times New Roman"/>
          <w:sz w:val="26"/>
          <w:szCs w:val="26"/>
        </w:rPr>
        <w:t>de validation en attent</w:t>
      </w:r>
      <w:r w:rsidR="00BF22B1">
        <w:rPr>
          <w:rFonts w:ascii="Times New Roman" w:hAnsi="Times New Roman" w:cs="Times New Roman"/>
          <w:sz w:val="26"/>
          <w:szCs w:val="26"/>
        </w:rPr>
        <w:t>e</w:t>
      </w:r>
      <w:r w:rsidR="00F92CDE">
        <w:rPr>
          <w:rFonts w:ascii="Times New Roman" w:hAnsi="Times New Roman" w:cs="Times New Roman"/>
          <w:sz w:val="26"/>
          <w:szCs w:val="26"/>
        </w:rPr>
        <w:t xml:space="preserve"> à la liste des demandes de l’utilisateur qu’il peut afficher</w:t>
      </w:r>
      <w:r w:rsidRPr="00D42ED7">
        <w:rPr>
          <w:rFonts w:ascii="Times New Roman" w:hAnsi="Times New Roman" w:cs="Times New Roman"/>
          <w:sz w:val="26"/>
          <w:szCs w:val="26"/>
        </w:rPr>
        <w:t>. Une fois validée, la demande est envoyée au service de livraison. Ce dernier vérifie la disponibilité des EPI : s’ils sont en stock, la livraison est effectuée ; sinon, elle est mise en attente.</w:t>
      </w:r>
      <w:r w:rsidR="003951BA">
        <w:rPr>
          <w:rFonts w:ascii="Times New Roman" w:hAnsi="Times New Roman" w:cs="Times New Roman"/>
          <w:sz w:val="26"/>
          <w:szCs w:val="26"/>
        </w:rPr>
        <w:t xml:space="preserve"> </w:t>
      </w:r>
      <w:r w:rsidR="003951BA" w:rsidRPr="003951BA">
        <w:rPr>
          <w:rFonts w:ascii="Times New Roman" w:hAnsi="Times New Roman" w:cs="Times New Roman"/>
          <w:sz w:val="26"/>
          <w:szCs w:val="26"/>
        </w:rPr>
        <w:t xml:space="preserve">La livraison peut également être rejetée si </w:t>
      </w:r>
      <w:r w:rsidR="003761A2">
        <w:rPr>
          <w:rFonts w:ascii="Times New Roman" w:hAnsi="Times New Roman" w:cs="Times New Roman"/>
          <w:sz w:val="26"/>
          <w:szCs w:val="26"/>
        </w:rPr>
        <w:t xml:space="preserve">la justification </w:t>
      </w:r>
      <w:r w:rsidR="007E0958">
        <w:rPr>
          <w:rFonts w:ascii="Times New Roman" w:hAnsi="Times New Roman" w:cs="Times New Roman"/>
          <w:sz w:val="26"/>
          <w:szCs w:val="26"/>
        </w:rPr>
        <w:t>ne</w:t>
      </w:r>
      <w:r w:rsidR="003951BA" w:rsidRPr="003951BA">
        <w:rPr>
          <w:rFonts w:ascii="Times New Roman" w:hAnsi="Times New Roman" w:cs="Times New Roman"/>
          <w:sz w:val="26"/>
          <w:szCs w:val="26"/>
        </w:rPr>
        <w:t xml:space="preserve"> </w:t>
      </w:r>
      <w:r w:rsidR="007E0958">
        <w:rPr>
          <w:rFonts w:ascii="Times New Roman" w:hAnsi="Times New Roman" w:cs="Times New Roman"/>
          <w:sz w:val="26"/>
          <w:szCs w:val="26"/>
        </w:rPr>
        <w:t>convient pas.</w:t>
      </w:r>
    </w:p>
    <w:p w14:paraId="70196F86" w14:textId="77777777" w:rsidR="00C36828" w:rsidRPr="00ED5FDB" w:rsidRDefault="00C36828" w:rsidP="00602A5A">
      <w:pPr>
        <w:spacing w:line="360" w:lineRule="auto"/>
        <w:ind w:firstLine="720"/>
        <w:jc w:val="both"/>
        <w:rPr>
          <w:rFonts w:ascii="Times New Roman" w:hAnsi="Times New Roman" w:cs="Times New Roman"/>
          <w:sz w:val="26"/>
          <w:szCs w:val="26"/>
        </w:rPr>
      </w:pPr>
    </w:p>
    <w:p w14:paraId="2CDC14A3" w14:textId="50C81785" w:rsidR="003C29C0" w:rsidRPr="001B4F57" w:rsidRDefault="00F86B89" w:rsidP="00960928">
      <w:pPr>
        <w:pStyle w:val="Style3"/>
      </w:pPr>
      <w:bookmarkStart w:id="40" w:name="_Toc201154340"/>
      <w:r w:rsidRPr="001B4F57">
        <w:t>III-</w:t>
      </w:r>
      <w:r w:rsidR="00BC37BF" w:rsidRPr="001B4F57">
        <w:t>2</w:t>
      </w:r>
      <w:r w:rsidRPr="001B4F57">
        <w:t xml:space="preserve"> </w:t>
      </w:r>
      <w:r w:rsidR="004E53C3" w:rsidRPr="001B4F57">
        <w:t>Mise en Œuvre de la Solution</w:t>
      </w:r>
      <w:bookmarkEnd w:id="40"/>
      <w:r w:rsidRPr="001B4F57">
        <w:t xml:space="preserve"> </w:t>
      </w:r>
    </w:p>
    <w:p w14:paraId="01DB5F5C" w14:textId="40D08561" w:rsidR="003C29C0" w:rsidRPr="00AC6DF4" w:rsidRDefault="003C29C0" w:rsidP="00960928">
      <w:pPr>
        <w:pStyle w:val="Style4"/>
      </w:pPr>
      <w:bookmarkStart w:id="41" w:name="_Toc201154341"/>
      <w:r w:rsidRPr="00AC6DF4">
        <w:t xml:space="preserve">III-2-1 </w:t>
      </w:r>
      <w:r w:rsidR="00447D3F" w:rsidRPr="00AC6DF4">
        <w:t>Choix Techniques</w:t>
      </w:r>
      <w:bookmarkEnd w:id="41"/>
    </w:p>
    <w:p w14:paraId="5D76CB83"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 xml:space="preserve">Pour notre projet, nous avons choisi d’utiliser une architecture </w:t>
      </w:r>
      <w:r w:rsidRPr="006E39B4">
        <w:rPr>
          <w:rFonts w:ascii="Times New Roman" w:hAnsi="Times New Roman" w:cs="Times New Roman"/>
          <w:b/>
          <w:bCs/>
          <w:sz w:val="26"/>
          <w:szCs w:val="26"/>
        </w:rPr>
        <w:t>microservices</w:t>
      </w:r>
      <w:r w:rsidRPr="006E39B4">
        <w:rPr>
          <w:rFonts w:ascii="Times New Roman" w:hAnsi="Times New Roman" w:cs="Times New Roman"/>
          <w:sz w:val="26"/>
          <w:szCs w:val="26"/>
        </w:rPr>
        <w:t>. Cette architecture consiste à diviser l’application en plusieurs petits services indépendants, où chaque service est chargé d’une fonctionnalité bien précise. Par exemple, un service peut s’occuper de la gestion des utilisateurs, un autre de la gestion des EPI, un autre des demandes, etc.</w:t>
      </w:r>
    </w:p>
    <w:p w14:paraId="316A3D6D"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lastRenderedPageBreak/>
        <w:t>Chaque service fonctionne de manière autonome, comme une petite application à part entière. Cela facilite l’organisation du code, la compréhension du système, et permet de modifier ou de corriger un service sans toucher aux autres.</w:t>
      </w:r>
    </w:p>
    <w:p w14:paraId="53C35A75"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Cette approche rend également le projet plus souple et plus facile à faire évoluer. Elle permet de mieux répartir le travail pendant le développement, et de rendre l’application plus stable, car une erreur dans un service n’empêche pas forcément les autres de fonctionner.</w:t>
      </w:r>
    </w:p>
    <w:p w14:paraId="50C1D6B5" w14:textId="77777777" w:rsidR="002A0B06" w:rsidRDefault="005F0DC5" w:rsidP="002A0B06">
      <w:pPr>
        <w:spacing w:line="360" w:lineRule="auto"/>
        <w:ind w:firstLine="720"/>
        <w:jc w:val="both"/>
        <w:rPr>
          <w:rFonts w:ascii="Times New Roman" w:hAnsi="Times New Roman" w:cs="Times New Roman"/>
          <w:sz w:val="26"/>
          <w:szCs w:val="26"/>
        </w:rPr>
      </w:pPr>
      <w:r w:rsidRPr="005F0DC5">
        <w:rPr>
          <w:rFonts w:ascii="Times New Roman" w:hAnsi="Times New Roman" w:cs="Times New Roman"/>
          <w:sz w:val="26"/>
          <w:szCs w:val="26"/>
        </w:rPr>
        <w:t>Chaque microservice est développé avec Spring Boot selon l’approche MVC (Model-View-Controller), qui permet une structuration claire en séparant la logique métier, la gestion des données et l’interface utilisateur.</w:t>
      </w:r>
      <w:r w:rsidR="008B3FC5">
        <w:rPr>
          <w:rFonts w:ascii="Times New Roman" w:hAnsi="Times New Roman" w:cs="Times New Roman"/>
          <w:sz w:val="26"/>
          <w:szCs w:val="26"/>
        </w:rPr>
        <w:t xml:space="preserve"> </w:t>
      </w:r>
      <w:r w:rsidR="00555EAA" w:rsidRPr="00ED5FDB">
        <w:rPr>
          <w:rFonts w:ascii="Times New Roman" w:hAnsi="Times New Roman" w:cs="Times New Roman"/>
          <w:sz w:val="26"/>
          <w:szCs w:val="26"/>
        </w:rPr>
        <w:t>Elle se compose de trois modules : modèle, vue, contrôleur.</w:t>
      </w:r>
    </w:p>
    <w:p w14:paraId="70F68032" w14:textId="6BA269CD" w:rsidR="00F86B89" w:rsidRPr="00ED5FDB" w:rsidRDefault="00F86B89" w:rsidP="002A0B0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modèle : un noyau de l’application qui gère les données, permet de récupérer les informations dans la base de données, de les organiser pour qu’elles puissent ensuite être traitées par le contrôleur. </w:t>
      </w:r>
    </w:p>
    <w:p w14:paraId="3BA0EFFB"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vue : composant graphique de l’interface qui permet de présenter les données du modèle à l’utilisateur. </w:t>
      </w:r>
    </w:p>
    <w:p w14:paraId="282346BA"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contrôleur : composant responsable des prises de décision, gère la logique du code qui prend des décisions, il est l’intermédiaire entre le modèle et la vue. </w:t>
      </w:r>
    </w:p>
    <w:p w14:paraId="4E5561BE" w14:textId="6BBEEF93" w:rsidR="00BA1A82" w:rsidRDefault="00F86B89" w:rsidP="00C610E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Notre choix s’est porté sur cette architecture parce qu’elle permet une meilleure organisation du code, offre une possibilité de réutilisation et beaucoup plus de faciliter pour les tests unitaires.</w:t>
      </w:r>
    </w:p>
    <w:p w14:paraId="2FC161FD" w14:textId="77777777" w:rsidR="00C6732F" w:rsidRDefault="00C6732F" w:rsidP="00C610E3">
      <w:pPr>
        <w:spacing w:line="360" w:lineRule="auto"/>
        <w:ind w:firstLine="720"/>
        <w:jc w:val="both"/>
        <w:rPr>
          <w:rFonts w:ascii="Times New Roman" w:hAnsi="Times New Roman" w:cs="Times New Roman"/>
          <w:sz w:val="26"/>
          <w:szCs w:val="26"/>
        </w:rPr>
      </w:pPr>
    </w:p>
    <w:p w14:paraId="246F606C" w14:textId="77777777" w:rsidR="00C6732F" w:rsidRDefault="00C6732F" w:rsidP="00C610E3">
      <w:pPr>
        <w:spacing w:line="360" w:lineRule="auto"/>
        <w:ind w:firstLine="720"/>
        <w:jc w:val="both"/>
        <w:rPr>
          <w:rFonts w:ascii="Times New Roman" w:hAnsi="Times New Roman" w:cs="Times New Roman"/>
          <w:sz w:val="26"/>
          <w:szCs w:val="26"/>
        </w:rPr>
      </w:pPr>
    </w:p>
    <w:p w14:paraId="33C0EF13" w14:textId="77777777" w:rsidR="00C6732F" w:rsidRDefault="00C6732F" w:rsidP="00C610E3">
      <w:pPr>
        <w:spacing w:line="360" w:lineRule="auto"/>
        <w:ind w:firstLine="720"/>
        <w:jc w:val="both"/>
        <w:rPr>
          <w:rFonts w:ascii="Times New Roman" w:hAnsi="Times New Roman" w:cs="Times New Roman"/>
          <w:sz w:val="26"/>
          <w:szCs w:val="26"/>
        </w:rPr>
      </w:pPr>
    </w:p>
    <w:p w14:paraId="26ADCD6A" w14:textId="77777777" w:rsidR="00C6732F" w:rsidRPr="00C610E3" w:rsidRDefault="00C6732F" w:rsidP="00C610E3">
      <w:pPr>
        <w:spacing w:line="360" w:lineRule="auto"/>
        <w:ind w:firstLine="720"/>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516"/>
        <w:gridCol w:w="1660"/>
        <w:gridCol w:w="1560"/>
        <w:gridCol w:w="4324"/>
      </w:tblGrid>
      <w:tr w:rsidR="00C6732F" w:rsidRPr="00405EF3" w14:paraId="531F31D8" w14:textId="77777777" w:rsidTr="00C6732F">
        <w:tc>
          <w:tcPr>
            <w:tcW w:w="1516" w:type="dxa"/>
          </w:tcPr>
          <w:p w14:paraId="57A83FF8" w14:textId="49BE03B3" w:rsidR="00C0142E" w:rsidRPr="00405EF3" w:rsidRDefault="00424FC9" w:rsidP="008B7B13">
            <w:pPr>
              <w:spacing w:line="360" w:lineRule="auto"/>
              <w:rPr>
                <w:rFonts w:ascii="Times New Roman" w:hAnsi="Times New Roman" w:cs="Times New Roman"/>
                <w:sz w:val="26"/>
                <w:szCs w:val="26"/>
              </w:rPr>
            </w:pPr>
            <w:r w:rsidRPr="00405EF3">
              <w:rPr>
                <w:rFonts w:ascii="Times New Roman" w:hAnsi="Times New Roman" w:cs="Times New Roman"/>
                <w:sz w:val="26"/>
                <w:szCs w:val="26"/>
              </w:rPr>
              <w:lastRenderedPageBreak/>
              <w:t>T</w:t>
            </w:r>
            <w:r w:rsidR="00C0142E" w:rsidRPr="00405EF3">
              <w:rPr>
                <w:rFonts w:ascii="Times New Roman" w:eastAsiaTheme="majorEastAsia" w:hAnsi="Times New Roman" w:cs="Times New Roman"/>
                <w:sz w:val="26"/>
                <w:szCs w:val="26"/>
              </w:rPr>
              <w:t>echnologie utilisée</w:t>
            </w:r>
          </w:p>
        </w:tc>
        <w:tc>
          <w:tcPr>
            <w:tcW w:w="1660" w:type="dxa"/>
          </w:tcPr>
          <w:p w14:paraId="6CAB02E1" w14:textId="4AC6719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Alternative(s)</w:t>
            </w:r>
          </w:p>
        </w:tc>
        <w:tc>
          <w:tcPr>
            <w:tcW w:w="1355" w:type="dxa"/>
          </w:tcPr>
          <w:p w14:paraId="779A6041" w14:textId="65BAB98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Type</w:t>
            </w:r>
          </w:p>
        </w:tc>
        <w:tc>
          <w:tcPr>
            <w:tcW w:w="4529" w:type="dxa"/>
          </w:tcPr>
          <w:p w14:paraId="786B9AD1" w14:textId="39344893"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Pourquoi ce choix</w:t>
            </w:r>
          </w:p>
        </w:tc>
      </w:tr>
      <w:tr w:rsidR="00C6732F" w:rsidRPr="00405EF3" w14:paraId="587A2988" w14:textId="77777777" w:rsidTr="00C6732F">
        <w:tc>
          <w:tcPr>
            <w:tcW w:w="1516" w:type="dxa"/>
          </w:tcPr>
          <w:p w14:paraId="6EC8174A" w14:textId="2BDA6D1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React</w:t>
            </w:r>
          </w:p>
        </w:tc>
        <w:tc>
          <w:tcPr>
            <w:tcW w:w="1660" w:type="dxa"/>
          </w:tcPr>
          <w:p w14:paraId="0D325A56" w14:textId="5914732C"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Angular, Vue.js</w:t>
            </w:r>
          </w:p>
        </w:tc>
        <w:tc>
          <w:tcPr>
            <w:tcW w:w="1355" w:type="dxa"/>
          </w:tcPr>
          <w:p w14:paraId="5FC050CF" w14:textId="4649CA0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Bibliothèque JS</w:t>
            </w:r>
          </w:p>
        </w:tc>
        <w:tc>
          <w:tcPr>
            <w:tcW w:w="4529" w:type="dxa"/>
          </w:tcPr>
          <w:p w14:paraId="6FE8FE8C" w14:textId="6F8D4BF5"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Permet la création d'interfaces dynamiques avec des composants réutilisables. Flexible, largement adopté et soutenu par une communauté très active.</w:t>
            </w:r>
          </w:p>
        </w:tc>
      </w:tr>
      <w:tr w:rsidR="00C6732F" w:rsidRPr="00405EF3" w14:paraId="1064B791" w14:textId="77777777" w:rsidTr="00C6732F">
        <w:tc>
          <w:tcPr>
            <w:tcW w:w="1516" w:type="dxa"/>
          </w:tcPr>
          <w:p w14:paraId="61983D2A" w14:textId="4F9EEC7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Tailwind CSS</w:t>
            </w:r>
          </w:p>
        </w:tc>
        <w:tc>
          <w:tcPr>
            <w:tcW w:w="1660" w:type="dxa"/>
          </w:tcPr>
          <w:p w14:paraId="286F70A4" w14:textId="46A9918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Bootstrap, Material UI</w:t>
            </w:r>
          </w:p>
        </w:tc>
        <w:tc>
          <w:tcPr>
            <w:tcW w:w="1355" w:type="dxa"/>
          </w:tcPr>
          <w:p w14:paraId="56410B22" w14:textId="61AB953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CSS</w:t>
            </w:r>
          </w:p>
        </w:tc>
        <w:tc>
          <w:tcPr>
            <w:tcW w:w="4529" w:type="dxa"/>
          </w:tcPr>
          <w:p w14:paraId="1855031A" w14:textId="01B4370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Offre un contrôle précis du design via des classes utilitaires. Léger, responsive, favorise une personnalisation rapide sans surcharge CSS.</w:t>
            </w:r>
          </w:p>
        </w:tc>
      </w:tr>
      <w:tr w:rsidR="00C6732F" w:rsidRPr="00405EF3" w14:paraId="565D433E" w14:textId="77777777" w:rsidTr="00C6732F">
        <w:tc>
          <w:tcPr>
            <w:tcW w:w="1516" w:type="dxa"/>
          </w:tcPr>
          <w:p w14:paraId="02E2F538" w14:textId="2F397CFA"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Java</w:t>
            </w:r>
          </w:p>
        </w:tc>
        <w:tc>
          <w:tcPr>
            <w:tcW w:w="1660" w:type="dxa"/>
          </w:tcPr>
          <w:p w14:paraId="57E61A04" w14:textId="0A414D7D"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Node.js, Python</w:t>
            </w:r>
          </w:p>
        </w:tc>
        <w:tc>
          <w:tcPr>
            <w:tcW w:w="1355" w:type="dxa"/>
          </w:tcPr>
          <w:p w14:paraId="3180FFE5" w14:textId="493B22C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backend</w:t>
            </w:r>
          </w:p>
        </w:tc>
        <w:tc>
          <w:tcPr>
            <w:tcW w:w="4529" w:type="dxa"/>
          </w:tcPr>
          <w:p w14:paraId="3CE5C903" w14:textId="51223414"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robuste et sécurisé, adapté aux besoins des grandes entreprises. Haute scalabilité et maintenabilité. Recommandé dans le cadre du stage.</w:t>
            </w:r>
          </w:p>
        </w:tc>
      </w:tr>
      <w:tr w:rsidR="00C6732F" w:rsidRPr="00405EF3" w14:paraId="09645CAF" w14:textId="77777777" w:rsidTr="00C6732F">
        <w:tc>
          <w:tcPr>
            <w:tcW w:w="1516" w:type="dxa"/>
          </w:tcPr>
          <w:p w14:paraId="52E9827B" w14:textId="2FA30F6F"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Spring Boot</w:t>
            </w:r>
          </w:p>
        </w:tc>
        <w:tc>
          <w:tcPr>
            <w:tcW w:w="1660" w:type="dxa"/>
          </w:tcPr>
          <w:p w14:paraId="633F842B" w14:textId="510EDE30"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Express (Node.js), Django</w:t>
            </w:r>
          </w:p>
        </w:tc>
        <w:tc>
          <w:tcPr>
            <w:tcW w:w="1355" w:type="dxa"/>
          </w:tcPr>
          <w:p w14:paraId="16BE5D82" w14:textId="78D2E7F8"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backend</w:t>
            </w:r>
          </w:p>
        </w:tc>
        <w:tc>
          <w:tcPr>
            <w:tcW w:w="4529" w:type="dxa"/>
          </w:tcPr>
          <w:p w14:paraId="20160FAE" w14:textId="45B0ABEF" w:rsidR="00405EF3" w:rsidRPr="00C36828" w:rsidRDefault="00775668" w:rsidP="008B7B13">
            <w:pPr>
              <w:spacing w:line="360" w:lineRule="auto"/>
              <w:rPr>
                <w:rFonts w:ascii="Times New Roman" w:eastAsiaTheme="majorEastAsia" w:hAnsi="Times New Roman" w:cs="Times New Roman"/>
                <w:sz w:val="26"/>
                <w:szCs w:val="26"/>
              </w:rPr>
            </w:pPr>
            <w:r w:rsidRPr="00405EF3">
              <w:rPr>
                <w:rFonts w:ascii="Times New Roman" w:eastAsiaTheme="majorEastAsia" w:hAnsi="Times New Roman" w:cs="Times New Roman"/>
                <w:sz w:val="26"/>
                <w:szCs w:val="26"/>
              </w:rPr>
              <w:t>Facilite le développement d’applications Java. Prise en charge des microservices, configuration automatique, productivité élevée.</w:t>
            </w:r>
          </w:p>
        </w:tc>
      </w:tr>
      <w:tr w:rsidR="00C6732F" w:rsidRPr="00405EF3" w14:paraId="21AEAA41" w14:textId="77777777" w:rsidTr="00C6732F">
        <w:tc>
          <w:tcPr>
            <w:tcW w:w="1516" w:type="dxa"/>
          </w:tcPr>
          <w:p w14:paraId="6A444A36" w14:textId="180B1B2C"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MySQL (via XAMPP)</w:t>
            </w:r>
          </w:p>
        </w:tc>
        <w:tc>
          <w:tcPr>
            <w:tcW w:w="1660" w:type="dxa"/>
          </w:tcPr>
          <w:p w14:paraId="58DFF300" w14:textId="0A44263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PostgreSQL, MongoDB</w:t>
            </w:r>
          </w:p>
        </w:tc>
        <w:tc>
          <w:tcPr>
            <w:tcW w:w="1355" w:type="dxa"/>
          </w:tcPr>
          <w:p w14:paraId="227A2ABB" w14:textId="57AA0773"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SGBD relationnel</w:t>
            </w:r>
          </w:p>
        </w:tc>
        <w:tc>
          <w:tcPr>
            <w:tcW w:w="4529" w:type="dxa"/>
          </w:tcPr>
          <w:p w14:paraId="43C618B5" w14:textId="130E26A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Fiable et facile à utiliser. Parfaitement compatible avec Spring Boot. Fournit un environnement local complet avec PhpMyAdmin via XAMPP.</w:t>
            </w:r>
          </w:p>
        </w:tc>
      </w:tr>
      <w:tr w:rsidR="00C6732F" w:rsidRPr="00405EF3" w14:paraId="68BE5597" w14:textId="77777777" w:rsidTr="00C6732F">
        <w:trPr>
          <w:trHeight w:val="1313"/>
        </w:trPr>
        <w:tc>
          <w:tcPr>
            <w:tcW w:w="1516" w:type="dxa"/>
          </w:tcPr>
          <w:p w14:paraId="7B93BA72" w14:textId="14AA86D6"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Draw.io</w:t>
            </w:r>
          </w:p>
        </w:tc>
        <w:tc>
          <w:tcPr>
            <w:tcW w:w="1660" w:type="dxa"/>
          </w:tcPr>
          <w:p w14:paraId="6D64A331" w14:textId="1F12327B"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Lucidchart, StarUML</w:t>
            </w:r>
          </w:p>
        </w:tc>
        <w:tc>
          <w:tcPr>
            <w:tcW w:w="1355" w:type="dxa"/>
          </w:tcPr>
          <w:p w14:paraId="48D591B3" w14:textId="02511A1F"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Outil de modélisation</w:t>
            </w:r>
          </w:p>
        </w:tc>
        <w:tc>
          <w:tcPr>
            <w:tcW w:w="4529" w:type="dxa"/>
          </w:tcPr>
          <w:p w14:paraId="44436674" w14:textId="3CA5FDD5"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Gratuit, accessible en ligne, permet de créer rapidement des diagrammes clairs et professionnels pour la documentation technique.</w:t>
            </w:r>
          </w:p>
        </w:tc>
      </w:tr>
    </w:tbl>
    <w:p w14:paraId="240F4604" w14:textId="77777777" w:rsidR="00CF2D81" w:rsidRDefault="00CF2D81" w:rsidP="00793D79"/>
    <w:p w14:paraId="10AF0158" w14:textId="70311FD2" w:rsidR="00BA1A82" w:rsidRPr="008106C8" w:rsidRDefault="00BD029E" w:rsidP="008106C8">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 xml:space="preserve">Tableau </w:t>
      </w:r>
      <w:r>
        <w:rPr>
          <w:rFonts w:ascii="Times New Roman" w:hAnsi="Times New Roman" w:cs="Times New Roman"/>
          <w:i/>
          <w:iCs/>
          <w:sz w:val="26"/>
          <w:szCs w:val="26"/>
        </w:rPr>
        <w:t>3</w:t>
      </w:r>
      <w:r w:rsidRPr="00ED5FDB">
        <w:rPr>
          <w:rFonts w:ascii="Times New Roman" w:hAnsi="Times New Roman" w:cs="Times New Roman"/>
          <w:i/>
          <w:iCs/>
          <w:sz w:val="26"/>
          <w:szCs w:val="26"/>
        </w:rPr>
        <w:t xml:space="preserve"> : </w:t>
      </w:r>
      <w:r w:rsidR="00D76EFE">
        <w:rPr>
          <w:rFonts w:ascii="Times New Roman" w:hAnsi="Times New Roman" w:cs="Times New Roman"/>
          <w:i/>
          <w:iCs/>
          <w:sz w:val="26"/>
          <w:szCs w:val="26"/>
        </w:rPr>
        <w:t>Étude</w:t>
      </w:r>
      <w:r w:rsidR="004C460E">
        <w:rPr>
          <w:rFonts w:ascii="Times New Roman" w:hAnsi="Times New Roman" w:cs="Times New Roman"/>
          <w:i/>
          <w:iCs/>
          <w:sz w:val="26"/>
          <w:szCs w:val="26"/>
        </w:rPr>
        <w:t xml:space="preserve"> comparati</w:t>
      </w:r>
      <w:r w:rsidR="00D76EFE">
        <w:rPr>
          <w:rFonts w:ascii="Times New Roman" w:hAnsi="Times New Roman" w:cs="Times New Roman"/>
          <w:i/>
          <w:iCs/>
          <w:sz w:val="26"/>
          <w:szCs w:val="26"/>
        </w:rPr>
        <w:t>f des technologies disponibles</w:t>
      </w:r>
    </w:p>
    <w:p w14:paraId="2E29386A" w14:textId="77777777" w:rsidR="008041F0" w:rsidRDefault="008041F0" w:rsidP="00793D79"/>
    <w:p w14:paraId="7A7044DB" w14:textId="6974A00F" w:rsidR="00CB1577" w:rsidRDefault="007619B6" w:rsidP="00CB1577">
      <w:pPr>
        <w:pStyle w:val="Style4"/>
        <w:spacing w:line="480" w:lineRule="auto"/>
      </w:pPr>
      <w:bookmarkStart w:id="42" w:name="_Toc201154342"/>
      <w:r w:rsidRPr="00AC6DF4">
        <w:t>III-2-2 Techniques Utilisées</w:t>
      </w:r>
      <w:bookmarkEnd w:id="42"/>
    </w:p>
    <w:p w14:paraId="1F1983FF" w14:textId="3639D009" w:rsidR="00F2337A" w:rsidRPr="00F2337A" w:rsidRDefault="00F2337A" w:rsidP="00CB1577">
      <w:pPr>
        <w:spacing w:line="360" w:lineRule="auto"/>
        <w:ind w:firstLine="720"/>
        <w:jc w:val="both"/>
        <w:rPr>
          <w:rFonts w:ascii="Times New Roman" w:hAnsi="Times New Roman" w:cs="Times New Roman"/>
          <w:sz w:val="26"/>
          <w:szCs w:val="26"/>
        </w:rPr>
      </w:pPr>
      <w:r w:rsidRPr="00F2337A">
        <w:rPr>
          <w:rFonts w:ascii="Times New Roman" w:hAnsi="Times New Roman" w:cs="Times New Roman"/>
          <w:sz w:val="26"/>
          <w:szCs w:val="26"/>
        </w:rPr>
        <w:t>Après avoir analysé différentes technologies possibles (</w:t>
      </w:r>
      <w:r w:rsidR="00667052">
        <w:rPr>
          <w:rFonts w:ascii="Times New Roman" w:hAnsi="Times New Roman" w:cs="Times New Roman"/>
          <w:sz w:val="26"/>
          <w:szCs w:val="26"/>
        </w:rPr>
        <w:t>voir</w:t>
      </w:r>
      <w:r w:rsidRPr="00F2337A">
        <w:rPr>
          <w:rFonts w:ascii="Times New Roman" w:hAnsi="Times New Roman" w:cs="Times New Roman"/>
          <w:sz w:val="26"/>
          <w:szCs w:val="26"/>
        </w:rPr>
        <w:t xml:space="preserve"> </w:t>
      </w:r>
      <w:r w:rsidR="00667052">
        <w:rPr>
          <w:rFonts w:ascii="Times New Roman" w:hAnsi="Times New Roman" w:cs="Times New Roman"/>
          <w:sz w:val="26"/>
          <w:szCs w:val="26"/>
        </w:rPr>
        <w:t>T</w:t>
      </w:r>
      <w:r w:rsidRPr="00F2337A">
        <w:rPr>
          <w:rFonts w:ascii="Times New Roman" w:hAnsi="Times New Roman" w:cs="Times New Roman"/>
          <w:sz w:val="26"/>
          <w:szCs w:val="26"/>
        </w:rPr>
        <w:t>ableau</w:t>
      </w:r>
      <w:r w:rsidR="00CE7915">
        <w:rPr>
          <w:rFonts w:ascii="Times New Roman" w:hAnsi="Times New Roman" w:cs="Times New Roman"/>
          <w:sz w:val="26"/>
          <w:szCs w:val="26"/>
        </w:rPr>
        <w:t xml:space="preserve"> 3 </w:t>
      </w:r>
      <w:r w:rsidRPr="00F2337A">
        <w:rPr>
          <w:rFonts w:ascii="Times New Roman" w:hAnsi="Times New Roman" w:cs="Times New Roman"/>
          <w:sz w:val="26"/>
          <w:szCs w:val="26"/>
        </w:rPr>
        <w:t>ci-dessus), nous avons retenu les solutions les plus adaptées aux besoins du projet. Cette section présente en détail les technologies choisies ainsi que leur rôle dans l’implémentation du système.</w:t>
      </w:r>
    </w:p>
    <w:p w14:paraId="353645F6" w14:textId="36057004" w:rsidR="00483F8E" w:rsidRDefault="00483F8E" w:rsidP="00183640">
      <w:pPr>
        <w:pStyle w:val="Style5"/>
      </w:pPr>
      <w:bookmarkStart w:id="43" w:name="_Toc201154343"/>
      <w:r w:rsidRPr="00ED5FDB">
        <w:t>III-2-</w:t>
      </w:r>
      <w:r w:rsidR="00FB7E49" w:rsidRPr="00ED5FDB">
        <w:t>2</w:t>
      </w:r>
      <w:r w:rsidR="00642A14" w:rsidRPr="00ED5FDB">
        <w:t>-1</w:t>
      </w:r>
      <w:r w:rsidRPr="00ED5FDB">
        <w:t xml:space="preserve"> Frontend</w:t>
      </w:r>
      <w:bookmarkEnd w:id="43"/>
      <w:r w:rsidRPr="00ED5FDB">
        <w:t xml:space="preserve"> </w:t>
      </w:r>
    </w:p>
    <w:p w14:paraId="7928CBE0" w14:textId="77777777" w:rsidR="00D64CB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React</w:t>
      </w:r>
    </w:p>
    <w:p w14:paraId="07EF52A6" w14:textId="6A3472E6" w:rsidR="00D64CBB" w:rsidRPr="00D64CBB" w:rsidRDefault="00D64CBB" w:rsidP="00D64CBB">
      <w:pPr>
        <w:spacing w:line="360" w:lineRule="auto"/>
        <w:ind w:firstLine="720"/>
        <w:jc w:val="both"/>
        <w:rPr>
          <w:rFonts w:ascii="Times New Roman" w:hAnsi="Times New Roman" w:cs="Times New Roman"/>
          <w:b/>
          <w:bCs/>
          <w:sz w:val="26"/>
          <w:szCs w:val="26"/>
        </w:rPr>
      </w:pPr>
      <w:r w:rsidRPr="00D64CBB">
        <w:rPr>
          <w:rFonts w:ascii="Times New Roman" w:eastAsia="Times New Roman" w:hAnsi="Times New Roman" w:cs="Times New Roman"/>
          <w:sz w:val="26"/>
          <w:szCs w:val="26"/>
        </w:rPr>
        <w:t>React est une bibliothèque JavaScript permettant de construire des interfaces utilisateur interactives et dynamiques. Basée sur une architecture de composants réutilisables, elle facilite le développement d’interfaces modulaires, maintenables et performantes. Grâce à son système de Virtual DOM, React optimise le rendu des éléments à l’écran et améliore la réactivité de l’application.</w:t>
      </w:r>
    </w:p>
    <w:p w14:paraId="3C330AFC" w14:textId="1A2B3795" w:rsidR="00A95A42" w:rsidRPr="008507FF" w:rsidRDefault="00D64CBB" w:rsidP="008507F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64CBB">
        <w:rPr>
          <w:rFonts w:ascii="Times New Roman" w:eastAsia="Times New Roman" w:hAnsi="Times New Roman" w:cs="Times New Roman"/>
          <w:sz w:val="26"/>
          <w:szCs w:val="26"/>
        </w:rPr>
        <w:t>Dans notre projet, React a été utilisé pour développer l’interface utilisateur de la plateforme de gestion des EPI. Il a permis d’afficher les données en temps réel, de gérer les interactions comme la soumission de demandes, la navigation entre les pages, et la consultation des états de traitement. Sa flexibilité, combinée à un écosystème riche, nous a permis de créer une interface fluide, intuitive et adaptée aux besoins des utilisateurs du Port Autonome de Cotonou.</w:t>
      </w:r>
    </w:p>
    <w:p w14:paraId="534506BD" w14:textId="1A206EA8" w:rsidR="00642A14" w:rsidRPr="00ED5FD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Tailwindcss</w:t>
      </w:r>
    </w:p>
    <w:p w14:paraId="00356FB7" w14:textId="77777777" w:rsidR="00901BC5" w:rsidRPr="00901BC5" w:rsidRDefault="00901BC5" w:rsidP="00901BC5">
      <w:pPr>
        <w:pStyle w:val="Style10"/>
      </w:pPr>
      <w:bookmarkStart w:id="44" w:name="_Toc201154344"/>
      <w:r w:rsidRPr="00901BC5">
        <w:t>Tailwind CSS est un framework utilitaire qui permet d’appliquer rapidement des styles aux éléments HTML à l’aide de classes prédéfinies, sans écrire de CSS personnalisé. Dans notre projet, Tailwind CSS a été utilisé pour concevoir l’interface graphique de l’application, en facilitant la mise en page des formulaires de demande, des tableaux de données et des tableaux de bord. Grâce à sa grille flexible et ses classes responsives, il nous a permis de créer une interface épurée, cohérente et adaptée à tous types d’écrans, tout en accélérant le développement frontend et en assurant une bonne expérience utilisateur.</w:t>
      </w:r>
    </w:p>
    <w:p w14:paraId="26D8458E" w14:textId="56B8878F" w:rsidR="00593675" w:rsidRPr="00784CBC" w:rsidRDefault="00593675" w:rsidP="00901BC5">
      <w:pPr>
        <w:pStyle w:val="Style5"/>
      </w:pPr>
      <w:r w:rsidRPr="00784CBC">
        <w:lastRenderedPageBreak/>
        <w:t>III-2-1-</w:t>
      </w:r>
      <w:r w:rsidR="00712CD7" w:rsidRPr="00784CBC">
        <w:t>2</w:t>
      </w:r>
      <w:r w:rsidRPr="00784CBC">
        <w:t xml:space="preserve"> Backend</w:t>
      </w:r>
      <w:bookmarkEnd w:id="44"/>
      <w:r w:rsidRPr="00784CBC">
        <w:t xml:space="preserve"> </w:t>
      </w:r>
    </w:p>
    <w:p w14:paraId="0B9A214F" w14:textId="18A05907" w:rsidR="00DC77F3"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Java</w:t>
      </w:r>
    </w:p>
    <w:p w14:paraId="4C9576F2" w14:textId="14D018C9" w:rsidR="00CC7F4A" w:rsidRPr="00ED5FDB" w:rsidRDefault="00CC7F4A" w:rsidP="00CC7F4A">
      <w:pPr>
        <w:pStyle w:val="Style10"/>
      </w:pPr>
      <w:r w:rsidRPr="00CC7F4A">
        <w:t>Java est un langage de programmation orienté objet (POO), largement utilisé dans le développement d'applications professionnelles pour sa fiabilité, sa sécurité et sa portabilité, notamment grâce à la Machine Virtuelle Java (JVM) qui permet d'exécuter le code sur différentes plateformes. Ces caractéristiques en font une technologie particulièrement adaptée aux besoins des grandes entreprises, ce qui explique pourquoi il s’est imposé comme le choix idéal pour notre projet. Recommandé par notre tuteur de stage, il répondait aux standards technologiques du Port Autonome de Cotonou. Dans l’implémentation de notre système, Java a été utilisé pour développer la logique métier côté serveur, structurer les microservices et gérer les traitements liés aux demandes, à la validation et à la gestion des livraisons. Grâce à sa scalabilité, facilitée par le multithreading et les frameworks comme Spring, ainsi qu’à sa structure modulaire, il a permis une organisation claire et maintenable du code, adaptée à un environnement d’entreprise exigeant.</w:t>
      </w:r>
    </w:p>
    <w:p w14:paraId="0955410F" w14:textId="6077131B" w:rsidR="00500A6D"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Spring Boot</w:t>
      </w:r>
    </w:p>
    <w:p w14:paraId="4471118E" w14:textId="22F55C58" w:rsidR="00611429" w:rsidRDefault="00611429" w:rsidP="00497CF5">
      <w:pPr>
        <w:spacing w:line="360" w:lineRule="auto"/>
        <w:ind w:firstLine="720"/>
        <w:jc w:val="both"/>
        <w:rPr>
          <w:rFonts w:ascii="Times New Roman" w:hAnsi="Times New Roman" w:cs="Times New Roman"/>
          <w:sz w:val="26"/>
          <w:szCs w:val="26"/>
        </w:rPr>
      </w:pPr>
      <w:r w:rsidRPr="00611429">
        <w:rPr>
          <w:rFonts w:ascii="Times New Roman" w:hAnsi="Times New Roman" w:cs="Times New Roman"/>
          <w:sz w:val="26"/>
          <w:szCs w:val="26"/>
        </w:rPr>
        <w:t>Spring Boot est une extension du framework Spring conçue pour simplifier le développement d'applications Java robustes, évolutives et prêtes à être déployées. Il repose sur des principes comme l’inversion de contrôle (IoC) et l’injection de dépendances (DI), qui favorisent une architecture modulaire et facilement testable. Grâce à sa configuration automatique, son serveur embarqué et son approche basée sur les conventions plutôt que la configuration, Spring Boot permet un gain significatif en productivité. Dans notre projet, il a joué un rôle central dans l’implémentation de la couche backend : il a facilité la structuration des microservices, la gestion des dépendances, la création d’API REST, la connexion à la base de données MySQL ainsi que la sécurisation des accès. Ce choix nous a permis de développer une application performante, cohérente et facilement déployable dans un contexte professionnel exigeant.</w:t>
      </w:r>
    </w:p>
    <w:p w14:paraId="6333D823" w14:textId="379AAF56" w:rsidR="007D0A26" w:rsidRPr="00ED5FDB" w:rsidRDefault="007D0A26" w:rsidP="003A2BCE">
      <w:pPr>
        <w:pStyle w:val="Style5"/>
        <w:spacing w:line="480" w:lineRule="auto"/>
      </w:pPr>
      <w:r w:rsidRPr="00784CBC">
        <w:lastRenderedPageBreak/>
        <w:t xml:space="preserve">III-2-1-2 </w:t>
      </w:r>
      <w:r w:rsidR="003E5465" w:rsidRPr="003E5465">
        <w:t>Outils de développement et de gestion de données</w:t>
      </w:r>
    </w:p>
    <w:p w14:paraId="78F693D6" w14:textId="55E99E2F" w:rsidR="00DC77F3" w:rsidRPr="00D21EC8" w:rsidRDefault="00DC77F3" w:rsidP="00207E6A">
      <w:pPr>
        <w:pStyle w:val="Paragraphedeliste"/>
        <w:numPr>
          <w:ilvl w:val="0"/>
          <w:numId w:val="39"/>
        </w:numPr>
        <w:spacing w:line="480" w:lineRule="auto"/>
        <w:jc w:val="both"/>
        <w:rPr>
          <w:rFonts w:ascii="Times New Roman" w:hAnsi="Times New Roman" w:cs="Times New Roman"/>
          <w:b/>
          <w:bCs/>
          <w:sz w:val="26"/>
          <w:szCs w:val="26"/>
        </w:rPr>
      </w:pPr>
      <w:r w:rsidRPr="00D21EC8">
        <w:rPr>
          <w:rFonts w:ascii="Times New Roman" w:hAnsi="Times New Roman" w:cs="Times New Roman"/>
          <w:b/>
          <w:bCs/>
          <w:sz w:val="26"/>
          <w:szCs w:val="26"/>
        </w:rPr>
        <w:t>X</w:t>
      </w:r>
      <w:r w:rsidR="0034559B" w:rsidRPr="00D21EC8">
        <w:rPr>
          <w:rFonts w:ascii="Times New Roman" w:hAnsi="Times New Roman" w:cs="Times New Roman"/>
          <w:b/>
          <w:bCs/>
          <w:sz w:val="26"/>
          <w:szCs w:val="26"/>
        </w:rPr>
        <w:t>AMPP</w:t>
      </w:r>
    </w:p>
    <w:p w14:paraId="16708CD0" w14:textId="1E26D733" w:rsidR="00151BE3" w:rsidRPr="0061160B" w:rsidRDefault="00151BE3" w:rsidP="0061160B">
      <w:pPr>
        <w:spacing w:line="360" w:lineRule="auto"/>
        <w:ind w:firstLine="720"/>
        <w:jc w:val="both"/>
        <w:rPr>
          <w:rFonts w:ascii="Times New Roman" w:hAnsi="Times New Roman" w:cs="Times New Roman"/>
          <w:sz w:val="26"/>
          <w:szCs w:val="26"/>
        </w:rPr>
      </w:pPr>
      <w:r w:rsidRPr="00151BE3">
        <w:rPr>
          <w:rFonts w:ascii="Times New Roman" w:hAnsi="Times New Roman" w:cs="Times New Roman"/>
          <w:sz w:val="26"/>
          <w:szCs w:val="26"/>
        </w:rPr>
        <w:t>XAMPP est un environnement de développement local open source qui combine Apache, MySQL (ou MariaDB), PHP et Perl, offrant une solution simple pour simuler un serveur web complet sur un ordinateur personnel. Bien que principalement utilisé pour le développement PHP, nous l’avons choisi pour héberger localement la base de données MySQL nécessaire à notre application Spring Boot. XAMPP a joué un rôle clé dans l’implémentation en nous permettant de simuler un environnement serveur, de gérer facilement la base via PhpMyAdmin, et de tester efficacement les connexions entre le backend Java et la base de données, facilitant ainsi le développement et les phases de test en local.</w:t>
      </w:r>
    </w:p>
    <w:p w14:paraId="57286FF5" w14:textId="77777777" w:rsidR="0061160B" w:rsidRDefault="0061160B" w:rsidP="00207E6A">
      <w:pPr>
        <w:pStyle w:val="Paragraphedeliste"/>
        <w:numPr>
          <w:ilvl w:val="0"/>
          <w:numId w:val="4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MySQL</w:t>
      </w:r>
    </w:p>
    <w:p w14:paraId="75212D33" w14:textId="23B74681" w:rsidR="00F9355A" w:rsidRPr="0061160B" w:rsidRDefault="00F9355A" w:rsidP="00815B92">
      <w:pPr>
        <w:pStyle w:val="Style10"/>
        <w:rPr>
          <w:b/>
          <w:bCs/>
        </w:rPr>
      </w:pPr>
      <w:r w:rsidRPr="00F9355A">
        <w:t>MySQL est un système de gestion de base de données relationnelle open source, reconnu pour sa stabilité, ses bonnes performances et sa facilité d’utilisation. Largement adopté dans le secteur professionnel, il garantit une gestion fiable et sécurisée des données complexes. Nous avons choisi MySQL pour son intégration fluide avec Spring Boot, sa compatibilité avec des outils tels que XAMPP et PhpMyAdmin, ainsi que pour sa robustesse éprouvée, ce qui a permis de structurer efficacement la persistance des données de notre application et d’assurer une gestion optimale des informations liées aux EPI. De plus, MySQL est l’un des systèmes de gestion de bases de données utilisés au Port Autonome de Cotonou, ce qui facilite l’intégration de notre solution dans l’environnement technologique existant.</w:t>
      </w:r>
    </w:p>
    <w:p w14:paraId="7EFE4C47" w14:textId="77777777" w:rsidR="0061160B" w:rsidRDefault="0061160B" w:rsidP="00207E6A">
      <w:pPr>
        <w:pStyle w:val="Paragraphedeliste"/>
        <w:numPr>
          <w:ilvl w:val="0"/>
          <w:numId w:val="3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Draw.io</w:t>
      </w:r>
    </w:p>
    <w:p w14:paraId="7C8A4B58" w14:textId="31876863" w:rsidR="00851D0A" w:rsidRPr="00ED5FDB" w:rsidRDefault="00A7387F" w:rsidP="00141A30">
      <w:pPr>
        <w:spacing w:line="360" w:lineRule="auto"/>
        <w:ind w:firstLine="720"/>
        <w:jc w:val="both"/>
        <w:rPr>
          <w:rFonts w:ascii="Times New Roman" w:hAnsi="Times New Roman" w:cs="Times New Roman"/>
          <w:sz w:val="26"/>
          <w:szCs w:val="26"/>
        </w:rPr>
      </w:pPr>
      <w:r w:rsidRPr="00A7387F">
        <w:rPr>
          <w:rFonts w:ascii="Times New Roman" w:hAnsi="Times New Roman" w:cs="Times New Roman"/>
          <w:sz w:val="26"/>
          <w:szCs w:val="26"/>
        </w:rPr>
        <w:t xml:space="preserve">Draw.io, aujourd’hui intégré à diagrams.net, est un outil en ligne puissant et intuitif de création de diagrammes UML, de schémas de base de données et d’organigrammes. Il a joué un rôle essentiel dans l’implémentation de notre projet en nous permettant de réaliser facilement les diagrammes UML (cas d’utilisation, classes, séquence, etc.), de visualiser clairement l’architecture du système et de documenter de </w:t>
      </w:r>
      <w:r w:rsidRPr="00A7387F">
        <w:rPr>
          <w:rFonts w:ascii="Times New Roman" w:hAnsi="Times New Roman" w:cs="Times New Roman"/>
          <w:sz w:val="26"/>
          <w:szCs w:val="26"/>
        </w:rPr>
        <w:lastRenderedPageBreak/>
        <w:t>manière collaborative la conception logicielle, facilitant ainsi la communication entre les membres de l’équipe et la compréhension globale du projet.</w:t>
      </w:r>
      <w:r w:rsidR="00FE7F98">
        <w:rPr>
          <w:rFonts w:ascii="Times New Roman" w:hAnsi="Times New Roman" w:cs="Times New Roman"/>
          <w:sz w:val="26"/>
          <w:szCs w:val="26"/>
        </w:rPr>
        <w:tab/>
      </w:r>
    </w:p>
    <w:p w14:paraId="55934E57" w14:textId="77777777" w:rsidR="00BB64EC" w:rsidRPr="001B4F57" w:rsidRDefault="00BB64EC" w:rsidP="00960928">
      <w:pPr>
        <w:pStyle w:val="Style3"/>
      </w:pPr>
      <w:bookmarkStart w:id="45" w:name="_Toc201154345"/>
      <w:r w:rsidRPr="001B4F57">
        <w:t>III-3 : Résultats et Discussion</w:t>
      </w:r>
      <w:bookmarkEnd w:id="45"/>
      <w:r w:rsidRPr="001B4F57">
        <w:t xml:space="preserve"> </w:t>
      </w:r>
    </w:p>
    <w:p w14:paraId="2E54552D" w14:textId="5DC52465" w:rsidR="00851D0A" w:rsidRDefault="00BB64EC" w:rsidP="00960928">
      <w:pPr>
        <w:pStyle w:val="Style4"/>
      </w:pPr>
      <w:bookmarkStart w:id="46" w:name="_Toc201154346"/>
      <w:r w:rsidRPr="00AC6DF4">
        <w:t>III-3-</w:t>
      </w:r>
      <w:r w:rsidR="008F2528">
        <w:t>1</w:t>
      </w:r>
      <w:r w:rsidRPr="00AC6DF4">
        <w:t xml:space="preserve"> : </w:t>
      </w:r>
      <w:bookmarkEnd w:id="46"/>
      <w:r w:rsidR="00D27560">
        <w:t>Fon</w:t>
      </w:r>
      <w:r w:rsidR="00526A08">
        <w:t>c</w:t>
      </w:r>
      <w:r w:rsidR="00D27560">
        <w:t xml:space="preserve">tionnement </w:t>
      </w:r>
      <w:r w:rsidR="00526A08">
        <w:t>g</w:t>
      </w:r>
      <w:r w:rsidR="00D27560">
        <w:t>énéral</w:t>
      </w:r>
    </w:p>
    <w:p w14:paraId="236E0DAA" w14:textId="77777777" w:rsidR="001E4499" w:rsidRPr="001E4499" w:rsidRDefault="001E4499" w:rsidP="001E4499">
      <w:pPr>
        <w:pStyle w:val="Style10"/>
      </w:pPr>
      <w:r w:rsidRPr="001E4499">
        <w:t>L’application de gestion des Équipements de Protection Individuelle (EPI) permet aux employés de formuler des demandes d’EPI en ligne, de consulter l’historique de leurs dotations et de suivre le statut de leurs requêtes. Une fois connectés à leur espace, ils peuvent également relancer une demande en cas de besoin.</w:t>
      </w:r>
    </w:p>
    <w:p w14:paraId="500F0A6C" w14:textId="77777777" w:rsidR="001E4499" w:rsidRPr="001E4499" w:rsidRDefault="001E4499" w:rsidP="001E4499">
      <w:pPr>
        <w:pStyle w:val="Style10"/>
      </w:pPr>
      <w:r w:rsidRPr="001E4499">
        <w:t>Le gestionnaire EPI accède à un tableau de bord centralisé lui permettant de recevoir et traiter les demandes, de gérer les stocks, d’ajouter de nouveaux équipements, et d’enregistrer les livraisons effectuées. Il bénéficie aussi de statistiques sur la distribution des EPI afin d’anticiper les besoins et les réapprovisionnements.</w:t>
      </w:r>
    </w:p>
    <w:p w14:paraId="6C0FBF01" w14:textId="77777777" w:rsidR="001E4499" w:rsidRPr="001E4499" w:rsidRDefault="001E4499" w:rsidP="001E4499">
      <w:pPr>
        <w:pStyle w:val="Style10"/>
      </w:pPr>
      <w:r w:rsidRPr="001E4499">
        <w:t>L’administrateur supervise l’ensemble du système via une interface dédiée. Il peut créer, activer ou désactiver des comptes utilisateurs (employés ou gestionnaires), et consulter l’activité récente de la plateforme. Il assure ainsi le bon fonctionnement et la sécurité du système.</w:t>
      </w:r>
    </w:p>
    <w:p w14:paraId="331F672D" w14:textId="77777777" w:rsidR="001E4499" w:rsidRPr="001E4499" w:rsidRDefault="001E4499" w:rsidP="001E4499">
      <w:pPr>
        <w:pStyle w:val="Style10"/>
      </w:pPr>
      <w:r w:rsidRPr="001E4499">
        <w:t>Cette plateforme intégrée vise à automatiser la gestion des EPI, optimiser les flux de distribution, garantir la traçabilité des dotations, et offrir une expérience simple et fluide à chaque profil d’utilisateur.</w:t>
      </w:r>
    </w:p>
    <w:p w14:paraId="30FC2836" w14:textId="77777777" w:rsidR="001E4499" w:rsidRPr="001E4499" w:rsidRDefault="001E4499" w:rsidP="0033174D"/>
    <w:p w14:paraId="52481955" w14:textId="77777777" w:rsidR="00267332" w:rsidRDefault="00267332" w:rsidP="0033174D">
      <w:bookmarkStart w:id="47" w:name="_Toc201154347"/>
    </w:p>
    <w:p w14:paraId="3A3EB53C" w14:textId="77777777" w:rsidR="00267332" w:rsidRDefault="00267332" w:rsidP="0033174D"/>
    <w:p w14:paraId="40296A6A" w14:textId="77777777" w:rsidR="00267332" w:rsidRDefault="00267332" w:rsidP="0033174D"/>
    <w:p w14:paraId="436C402B" w14:textId="77777777" w:rsidR="00267332" w:rsidRDefault="00267332" w:rsidP="0033174D"/>
    <w:p w14:paraId="4D155C44" w14:textId="77777777" w:rsidR="004870F7" w:rsidRDefault="004870F7" w:rsidP="0033174D"/>
    <w:p w14:paraId="4BC1CEC6" w14:textId="77777777" w:rsidR="004870F7" w:rsidRDefault="004870F7" w:rsidP="0033174D"/>
    <w:p w14:paraId="0A7073B1" w14:textId="171306EC" w:rsidR="004870F7" w:rsidRDefault="004870F7">
      <w:r>
        <w:br w:type="page"/>
      </w:r>
    </w:p>
    <w:bookmarkEnd w:id="47"/>
    <w:p w14:paraId="19DE5546" w14:textId="77777777" w:rsidR="0033174D" w:rsidRDefault="0033174D" w:rsidP="0033174D">
      <w:pPr>
        <w:pStyle w:val="Style4"/>
      </w:pPr>
      <w:r w:rsidRPr="00AC6DF4">
        <w:lastRenderedPageBreak/>
        <w:t>III-3-</w:t>
      </w:r>
      <w:r>
        <w:t>2</w:t>
      </w:r>
      <w:r w:rsidRPr="00AC6DF4">
        <w:t xml:space="preserve"> : </w:t>
      </w:r>
      <w:r>
        <w:t>Quelques captures d’écrans</w:t>
      </w:r>
    </w:p>
    <w:p w14:paraId="7E745386" w14:textId="77777777" w:rsidR="00693CAB" w:rsidRDefault="00693CAB" w:rsidP="00693CAB">
      <w:pPr>
        <w:ind w:firstLine="720"/>
        <w:rPr>
          <w:rFonts w:ascii="Times New Roman" w:hAnsi="Times New Roman" w:cs="Times New Roman"/>
          <w:sz w:val="26"/>
          <w:szCs w:val="26"/>
        </w:rPr>
      </w:pPr>
    </w:p>
    <w:p w14:paraId="61B0F3F8" w14:textId="25B7104D" w:rsidR="004870F7" w:rsidRPr="00693CAB" w:rsidRDefault="00693CAB" w:rsidP="00693CAB">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 xml:space="preserve">n°6 </w:t>
      </w:r>
      <w:r>
        <w:rPr>
          <w:rFonts w:ascii="Times New Roman" w:hAnsi="Times New Roman" w:cs="Times New Roman"/>
          <w:sz w:val="26"/>
          <w:szCs w:val="26"/>
        </w:rPr>
        <w:t>présente l</w:t>
      </w:r>
      <w:r w:rsidR="00F85165">
        <w:rPr>
          <w:rFonts w:ascii="Times New Roman" w:hAnsi="Times New Roman" w:cs="Times New Roman"/>
          <w:sz w:val="26"/>
          <w:szCs w:val="26"/>
        </w:rPr>
        <w:t>a page de connexion</w:t>
      </w:r>
      <w:r w:rsidR="00B02424">
        <w:rPr>
          <w:rFonts w:ascii="Times New Roman" w:hAnsi="Times New Roman" w:cs="Times New Roman"/>
          <w:sz w:val="26"/>
          <w:szCs w:val="26"/>
        </w:rPr>
        <w:t xml:space="preserve"> de l’application</w:t>
      </w:r>
    </w:p>
    <w:p w14:paraId="44786A9B" w14:textId="211644FD" w:rsidR="007B0E12" w:rsidRPr="00AC6DF4" w:rsidRDefault="00267332" w:rsidP="00994193">
      <w:r>
        <w:rPr>
          <w:noProof/>
          <w:lang w:eastAsia="fr-FR"/>
        </w:rPr>
        <w:drawing>
          <wp:inline distT="0" distB="0" distL="0" distR="0" wp14:anchorId="1D7DCB1C" wp14:editId="6DAEBF76">
            <wp:extent cx="5759450" cy="2608580"/>
            <wp:effectExtent l="0" t="0" r="0" b="1270"/>
            <wp:docPr id="82978919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9193" name="Image 829789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08580"/>
                    </a:xfrm>
                    <a:prstGeom prst="rect">
                      <a:avLst/>
                    </a:prstGeom>
                  </pic:spPr>
                </pic:pic>
              </a:graphicData>
            </a:graphic>
          </wp:inline>
        </w:drawing>
      </w:r>
    </w:p>
    <w:p w14:paraId="3997B4AC" w14:textId="02C0135B" w:rsidR="00F87932" w:rsidRDefault="00594E31" w:rsidP="001013C5">
      <w:pPr>
        <w:ind w:left="720"/>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n°6 :</w:t>
      </w:r>
      <w:r w:rsidR="00192371" w:rsidRPr="00EB0094">
        <w:rPr>
          <w:rFonts w:ascii="Times New Roman" w:hAnsi="Times New Roman" w:cs="Times New Roman"/>
          <w:i/>
          <w:iCs/>
          <w:color w:val="4472C4" w:themeColor="accent1"/>
          <w:sz w:val="26"/>
          <w:szCs w:val="26"/>
        </w:rPr>
        <w:t xml:space="preserve"> </w:t>
      </w:r>
      <w:r w:rsidR="00254247" w:rsidRPr="00EB0094">
        <w:rPr>
          <w:rFonts w:ascii="Times New Roman" w:hAnsi="Times New Roman" w:cs="Times New Roman"/>
          <w:i/>
          <w:iCs/>
          <w:color w:val="4472C4" w:themeColor="accent1"/>
          <w:sz w:val="26"/>
          <w:szCs w:val="26"/>
        </w:rPr>
        <w:t>Page d’authentification</w:t>
      </w:r>
    </w:p>
    <w:p w14:paraId="012418C0" w14:textId="77777777" w:rsidR="001013C5" w:rsidRDefault="001013C5" w:rsidP="001013C5">
      <w:pPr>
        <w:ind w:left="720"/>
        <w:jc w:val="center"/>
        <w:rPr>
          <w:rFonts w:ascii="Times New Roman" w:hAnsi="Times New Roman" w:cs="Times New Roman"/>
          <w:i/>
          <w:iCs/>
          <w:color w:val="4472C4" w:themeColor="accent1"/>
          <w:sz w:val="26"/>
          <w:szCs w:val="26"/>
        </w:rPr>
      </w:pPr>
    </w:p>
    <w:p w14:paraId="128CFBAF" w14:textId="77777777" w:rsidR="00D97A2A" w:rsidRDefault="00D97A2A" w:rsidP="001013C5">
      <w:pPr>
        <w:ind w:left="720"/>
        <w:jc w:val="center"/>
        <w:rPr>
          <w:rFonts w:ascii="Times New Roman" w:hAnsi="Times New Roman" w:cs="Times New Roman"/>
          <w:i/>
          <w:iCs/>
          <w:color w:val="4472C4" w:themeColor="accent1"/>
          <w:sz w:val="26"/>
          <w:szCs w:val="26"/>
        </w:rPr>
      </w:pPr>
    </w:p>
    <w:p w14:paraId="11796EC9" w14:textId="4978C20B" w:rsidR="001013C5" w:rsidRPr="00F738C2" w:rsidRDefault="00F738C2" w:rsidP="00F738C2">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n°7</w:t>
      </w:r>
      <w:r w:rsidR="00EE3731" w:rsidRPr="00EB0094">
        <w:rPr>
          <w:rFonts w:ascii="Times New Roman" w:hAnsi="Times New Roman" w:cs="Times New Roman"/>
          <w:i/>
          <w:iCs/>
          <w:color w:val="4472C4" w:themeColor="accent1"/>
          <w:sz w:val="26"/>
          <w:szCs w:val="26"/>
        </w:rPr>
        <w:t xml:space="preserve"> </w:t>
      </w:r>
      <w:r w:rsidR="00B02424">
        <w:rPr>
          <w:rFonts w:ascii="Times New Roman" w:hAnsi="Times New Roman" w:cs="Times New Roman"/>
          <w:sz w:val="26"/>
          <w:szCs w:val="26"/>
        </w:rPr>
        <w:t>illustre</w:t>
      </w:r>
      <w:r>
        <w:rPr>
          <w:rFonts w:ascii="Times New Roman" w:hAnsi="Times New Roman" w:cs="Times New Roman"/>
          <w:sz w:val="26"/>
          <w:szCs w:val="26"/>
        </w:rPr>
        <w:t xml:space="preserve"> le tableau de bord de</w:t>
      </w:r>
      <w:r w:rsidR="00693CAB">
        <w:rPr>
          <w:rFonts w:ascii="Times New Roman" w:hAnsi="Times New Roman" w:cs="Times New Roman"/>
          <w:sz w:val="26"/>
          <w:szCs w:val="26"/>
        </w:rPr>
        <w:t xml:space="preserve"> </w:t>
      </w:r>
      <w:r w:rsidR="00272319">
        <w:rPr>
          <w:rFonts w:ascii="Times New Roman" w:hAnsi="Times New Roman" w:cs="Times New Roman"/>
          <w:sz w:val="26"/>
          <w:szCs w:val="26"/>
        </w:rPr>
        <w:t>l’employ</w:t>
      </w:r>
      <w:r w:rsidR="00B02424">
        <w:rPr>
          <w:rFonts w:ascii="Times New Roman" w:hAnsi="Times New Roman" w:cs="Times New Roman"/>
          <w:sz w:val="26"/>
          <w:szCs w:val="26"/>
        </w:rPr>
        <w:t>é</w:t>
      </w:r>
      <w:r w:rsidR="00272319">
        <w:rPr>
          <w:rFonts w:ascii="Times New Roman" w:hAnsi="Times New Roman" w:cs="Times New Roman"/>
          <w:sz w:val="26"/>
          <w:szCs w:val="26"/>
        </w:rPr>
        <w:t xml:space="preserve"> pour la gestion des demandes</w:t>
      </w:r>
    </w:p>
    <w:p w14:paraId="67CE1734" w14:textId="13A22B3B" w:rsidR="00763FF8" w:rsidRDefault="00F87932">
      <w:pPr>
        <w:rPr>
          <w:rFonts w:ascii="Times New Roman" w:hAnsi="Times New Roman" w:cs="Times New Roman"/>
          <w:noProof/>
          <w:sz w:val="26"/>
          <w:szCs w:val="26"/>
        </w:rPr>
      </w:pPr>
      <w:r>
        <w:rPr>
          <w:rFonts w:ascii="Times New Roman" w:hAnsi="Times New Roman" w:cs="Times New Roman"/>
          <w:noProof/>
          <w:sz w:val="26"/>
          <w:szCs w:val="26"/>
          <w:lang w:eastAsia="fr-FR"/>
        </w:rPr>
        <w:drawing>
          <wp:inline distT="0" distB="0" distL="0" distR="0" wp14:anchorId="4F6132C0" wp14:editId="5793600F">
            <wp:extent cx="5759450" cy="2653030"/>
            <wp:effectExtent l="19050" t="19050" r="12700" b="13970"/>
            <wp:docPr id="118144084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0843" name="Image 1181440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ln>
                      <a:solidFill>
                        <a:schemeClr val="bg2"/>
                      </a:solidFill>
                    </a:ln>
                  </pic:spPr>
                </pic:pic>
              </a:graphicData>
            </a:graphic>
          </wp:inline>
        </w:drawing>
      </w:r>
    </w:p>
    <w:p w14:paraId="6973A94F" w14:textId="56F29C61" w:rsidR="00EB0094" w:rsidRPr="00EB0094" w:rsidRDefault="00EB0094" w:rsidP="00EB0094">
      <w:pPr>
        <w:ind w:left="720"/>
        <w:jc w:val="center"/>
        <w:rPr>
          <w:rFonts w:ascii="Times New Roman" w:hAnsi="Times New Roman" w:cs="Times New Roman"/>
          <w:i/>
          <w:iCs/>
          <w:color w:val="4472C4" w:themeColor="accent1"/>
          <w:sz w:val="26"/>
          <w:szCs w:val="26"/>
        </w:rPr>
      </w:pPr>
      <w:r>
        <w:rPr>
          <w:rFonts w:ascii="Times New Roman" w:hAnsi="Times New Roman" w:cs="Times New Roman"/>
          <w:sz w:val="26"/>
          <w:szCs w:val="26"/>
        </w:rPr>
        <w:tab/>
      </w: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résentation d</w:t>
      </w:r>
      <w:r w:rsidR="003C025F">
        <w:rPr>
          <w:rFonts w:ascii="Times New Roman" w:hAnsi="Times New Roman" w:cs="Times New Roman"/>
          <w:i/>
          <w:iCs/>
          <w:color w:val="4472C4" w:themeColor="accent1"/>
          <w:sz w:val="26"/>
          <w:szCs w:val="26"/>
        </w:rPr>
        <w:t xml:space="preserve">u </w:t>
      </w:r>
      <w:r w:rsidR="00651D25">
        <w:rPr>
          <w:rFonts w:ascii="Times New Roman" w:hAnsi="Times New Roman" w:cs="Times New Roman"/>
          <w:i/>
          <w:iCs/>
          <w:color w:val="4472C4" w:themeColor="accent1"/>
          <w:sz w:val="26"/>
          <w:szCs w:val="26"/>
        </w:rPr>
        <w:t xml:space="preserve">tableau de bord </w:t>
      </w:r>
      <w:r w:rsidR="001013C5">
        <w:rPr>
          <w:rFonts w:ascii="Times New Roman" w:hAnsi="Times New Roman" w:cs="Times New Roman"/>
          <w:i/>
          <w:iCs/>
          <w:color w:val="4472C4" w:themeColor="accent1"/>
          <w:sz w:val="26"/>
          <w:szCs w:val="26"/>
        </w:rPr>
        <w:t>Employé</w:t>
      </w:r>
    </w:p>
    <w:p w14:paraId="631CB233" w14:textId="77777777" w:rsidR="007A414B" w:rsidRDefault="007A414B" w:rsidP="00EB0094">
      <w:pPr>
        <w:tabs>
          <w:tab w:val="left" w:pos="2474"/>
        </w:tabs>
        <w:rPr>
          <w:rFonts w:ascii="Times New Roman" w:hAnsi="Times New Roman" w:cs="Times New Roman"/>
          <w:sz w:val="26"/>
          <w:szCs w:val="26"/>
        </w:rPr>
      </w:pPr>
    </w:p>
    <w:p w14:paraId="4C29A4B3" w14:textId="03DEDEBC" w:rsidR="007A414B" w:rsidRDefault="00FC1993" w:rsidP="00F738C2">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w:t>
      </w:r>
      <w:proofErr w:type="gramStart"/>
      <w:r>
        <w:rPr>
          <w:rFonts w:ascii="Times New Roman" w:hAnsi="Times New Roman" w:cs="Times New Roman"/>
          <w:sz w:val="26"/>
          <w:szCs w:val="26"/>
        </w:rPr>
        <w:t xml:space="preserve">figure </w:t>
      </w:r>
      <w:r w:rsidR="00EE3731">
        <w:rPr>
          <w:rFonts w:ascii="Times New Roman" w:hAnsi="Times New Roman" w:cs="Times New Roman"/>
          <w:sz w:val="26"/>
          <w:szCs w:val="26"/>
        </w:rPr>
        <w:t xml:space="preserve"> </w:t>
      </w:r>
      <w:r w:rsidR="00EE3731" w:rsidRPr="00EE3731">
        <w:rPr>
          <w:rStyle w:val="SansinterligneCar"/>
        </w:rPr>
        <w:t>n</w:t>
      </w:r>
      <w:proofErr w:type="gramEnd"/>
      <w:r w:rsidR="00EE3731" w:rsidRPr="00EE3731">
        <w:rPr>
          <w:rStyle w:val="SansinterligneCar"/>
        </w:rPr>
        <w:t>°7</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le tableau de bord de</w:t>
      </w:r>
      <w:r w:rsidR="00F738C2">
        <w:rPr>
          <w:rFonts w:ascii="Times New Roman" w:hAnsi="Times New Roman" w:cs="Times New Roman"/>
          <w:sz w:val="26"/>
          <w:szCs w:val="26"/>
        </w:rPr>
        <w:t xml:space="preserve"> validation</w:t>
      </w:r>
      <w:r w:rsidR="00447C97">
        <w:rPr>
          <w:rFonts w:ascii="Times New Roman" w:hAnsi="Times New Roman" w:cs="Times New Roman"/>
          <w:sz w:val="26"/>
          <w:szCs w:val="26"/>
        </w:rPr>
        <w:t xml:space="preserve"> des demandes</w:t>
      </w:r>
    </w:p>
    <w:p w14:paraId="0E6EB5EC" w14:textId="38A9DE48" w:rsidR="00617BB5" w:rsidRPr="00EB0094" w:rsidRDefault="00617BB5" w:rsidP="00EB0094">
      <w:pPr>
        <w:tabs>
          <w:tab w:val="left" w:pos="2474"/>
        </w:tabs>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7C14E90" wp14:editId="7F678D2D">
            <wp:extent cx="5759450" cy="2630805"/>
            <wp:effectExtent l="19050" t="19050" r="12700" b="17145"/>
            <wp:docPr id="11982363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307" name="Image 1198236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a:ln>
                      <a:solidFill>
                        <a:schemeClr val="bg2"/>
                      </a:solidFill>
                    </a:ln>
                  </pic:spPr>
                </pic:pic>
              </a:graphicData>
            </a:graphic>
          </wp:inline>
        </w:drawing>
      </w:r>
    </w:p>
    <w:p w14:paraId="49D422F9" w14:textId="0329EEEA" w:rsidR="00236E1C" w:rsidRPr="00EB0094" w:rsidRDefault="00236E1C" w:rsidP="00A70417">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 xml:space="preserve">tableau de bord </w:t>
      </w:r>
      <w:r w:rsidR="00BD644B">
        <w:rPr>
          <w:rFonts w:ascii="Times New Roman" w:hAnsi="Times New Roman" w:cs="Times New Roman"/>
          <w:i/>
          <w:iCs/>
          <w:color w:val="4472C4" w:themeColor="accent1"/>
          <w:sz w:val="26"/>
          <w:szCs w:val="26"/>
        </w:rPr>
        <w:t>de Validation</w:t>
      </w:r>
    </w:p>
    <w:p w14:paraId="486445BC" w14:textId="6A4E96F3" w:rsidR="00236E1C" w:rsidRDefault="00236E1C">
      <w:pPr>
        <w:rPr>
          <w:rFonts w:ascii="Times New Roman" w:hAnsi="Times New Roman" w:cs="Times New Roman"/>
          <w:sz w:val="26"/>
          <w:szCs w:val="26"/>
        </w:rPr>
      </w:pPr>
    </w:p>
    <w:p w14:paraId="3491D278" w14:textId="77777777" w:rsidR="00D97A2A" w:rsidRDefault="00D97A2A">
      <w:pPr>
        <w:rPr>
          <w:rFonts w:ascii="Times New Roman" w:hAnsi="Times New Roman" w:cs="Times New Roman"/>
          <w:sz w:val="26"/>
          <w:szCs w:val="26"/>
        </w:rPr>
      </w:pPr>
    </w:p>
    <w:p w14:paraId="2A430098" w14:textId="655842AC" w:rsidR="00F27DC7" w:rsidRDefault="00342505" w:rsidP="007A414B">
      <w:pPr>
        <w:ind w:firstLine="720"/>
        <w:rPr>
          <w:rFonts w:ascii="Times New Roman" w:hAnsi="Times New Roman" w:cs="Times New Roman"/>
          <w:sz w:val="26"/>
          <w:szCs w:val="26"/>
        </w:rPr>
      </w:pPr>
      <w:r>
        <w:rPr>
          <w:rFonts w:ascii="Times New Roman" w:hAnsi="Times New Roman" w:cs="Times New Roman"/>
          <w:sz w:val="26"/>
          <w:szCs w:val="26"/>
        </w:rPr>
        <w:t>La figure</w:t>
      </w:r>
      <w:r w:rsidR="00EE3731">
        <w:rPr>
          <w:rFonts w:ascii="Times New Roman" w:hAnsi="Times New Roman" w:cs="Times New Roman"/>
          <w:sz w:val="26"/>
          <w:szCs w:val="26"/>
        </w:rPr>
        <w:t xml:space="preserve"> </w:t>
      </w:r>
      <w:r w:rsidR="00EE3731" w:rsidRPr="00EE3731">
        <w:rPr>
          <w:rStyle w:val="SansinterligneCar"/>
        </w:rPr>
        <w:t>n°</w:t>
      </w:r>
      <w:proofErr w:type="gramStart"/>
      <w:r w:rsidR="00EE3731" w:rsidRPr="00EE3731">
        <w:rPr>
          <w:rStyle w:val="SansinterligneCar"/>
        </w:rPr>
        <w:t>8</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 xml:space="preserve"> présente</w:t>
      </w:r>
      <w:proofErr w:type="gramEnd"/>
      <w:r>
        <w:rPr>
          <w:rFonts w:ascii="Times New Roman" w:hAnsi="Times New Roman" w:cs="Times New Roman"/>
          <w:sz w:val="26"/>
          <w:szCs w:val="26"/>
        </w:rPr>
        <w:t xml:space="preserve"> le tableau de </w:t>
      </w:r>
      <w:r w:rsidR="003374CB">
        <w:rPr>
          <w:rFonts w:ascii="Times New Roman" w:hAnsi="Times New Roman" w:cs="Times New Roman"/>
          <w:sz w:val="26"/>
          <w:szCs w:val="26"/>
        </w:rPr>
        <w:t xml:space="preserve">bord </w:t>
      </w:r>
      <w:r w:rsidR="007A414B">
        <w:rPr>
          <w:rFonts w:ascii="Times New Roman" w:hAnsi="Times New Roman" w:cs="Times New Roman"/>
          <w:sz w:val="26"/>
          <w:szCs w:val="26"/>
        </w:rPr>
        <w:t>d</w:t>
      </w:r>
      <w:r w:rsidR="00447C97">
        <w:rPr>
          <w:rFonts w:ascii="Times New Roman" w:hAnsi="Times New Roman" w:cs="Times New Roman"/>
          <w:sz w:val="26"/>
          <w:szCs w:val="26"/>
        </w:rPr>
        <w:t>u</w:t>
      </w:r>
      <w:r w:rsidR="007A414B">
        <w:rPr>
          <w:rFonts w:ascii="Times New Roman" w:hAnsi="Times New Roman" w:cs="Times New Roman"/>
          <w:sz w:val="26"/>
          <w:szCs w:val="26"/>
        </w:rPr>
        <w:t xml:space="preserve"> gestionnaire</w:t>
      </w:r>
    </w:p>
    <w:p w14:paraId="3DEF3E71" w14:textId="40E23FA3" w:rsidR="00A70417" w:rsidRDefault="00BD644B">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2B03751" wp14:editId="2D762AB5">
            <wp:extent cx="5759450" cy="2501265"/>
            <wp:effectExtent l="19050" t="19050" r="12700" b="13335"/>
            <wp:docPr id="11868939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947" name="Image 11868939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501265"/>
                    </a:xfrm>
                    <a:prstGeom prst="rect">
                      <a:avLst/>
                    </a:prstGeom>
                    <a:ln>
                      <a:solidFill>
                        <a:schemeClr val="bg2"/>
                      </a:solidFill>
                    </a:ln>
                  </pic:spPr>
                </pic:pic>
              </a:graphicData>
            </a:graphic>
          </wp:inline>
        </w:drawing>
      </w:r>
    </w:p>
    <w:p w14:paraId="44F1F221" w14:textId="56BD7984" w:rsidR="00E61BB8" w:rsidRPr="00EB0094" w:rsidRDefault="00E61BB8" w:rsidP="00E61BB8">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8</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tableau de bord</w:t>
      </w:r>
      <w:r>
        <w:rPr>
          <w:rFonts w:ascii="Times New Roman" w:hAnsi="Times New Roman" w:cs="Times New Roman"/>
          <w:i/>
          <w:iCs/>
          <w:color w:val="4472C4" w:themeColor="accent1"/>
          <w:sz w:val="26"/>
          <w:szCs w:val="26"/>
        </w:rPr>
        <w:t xml:space="preserve"> Gestion des EPIs</w:t>
      </w:r>
    </w:p>
    <w:p w14:paraId="62E9E289" w14:textId="77777777" w:rsidR="00A70417" w:rsidRDefault="00A70417">
      <w:pPr>
        <w:rPr>
          <w:rFonts w:ascii="Times New Roman" w:hAnsi="Times New Roman" w:cs="Times New Roman"/>
          <w:sz w:val="26"/>
          <w:szCs w:val="26"/>
        </w:rPr>
      </w:pPr>
    </w:p>
    <w:p w14:paraId="5FED0CE9" w14:textId="77777777" w:rsidR="00A70417" w:rsidRDefault="00A70417">
      <w:pPr>
        <w:rPr>
          <w:rFonts w:ascii="Times New Roman" w:hAnsi="Times New Roman" w:cs="Times New Roman"/>
          <w:sz w:val="26"/>
          <w:szCs w:val="26"/>
        </w:rPr>
      </w:pPr>
    </w:p>
    <w:p w14:paraId="59A305AF" w14:textId="77777777" w:rsidR="00A70417" w:rsidRDefault="00A70417">
      <w:pPr>
        <w:rPr>
          <w:rFonts w:ascii="Times New Roman" w:hAnsi="Times New Roman" w:cs="Times New Roman"/>
          <w:sz w:val="26"/>
          <w:szCs w:val="26"/>
        </w:rPr>
      </w:pPr>
    </w:p>
    <w:p w14:paraId="040CA410" w14:textId="7F2DB3E7" w:rsidR="0027641D" w:rsidRDefault="0027641D" w:rsidP="0027641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w:t>
      </w:r>
      <w:r w:rsidR="00EE3731" w:rsidRPr="00EE3731">
        <w:rPr>
          <w:rStyle w:val="SansinterligneCar"/>
        </w:rPr>
        <w:t>n°9</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la page de création de compte</w:t>
      </w:r>
      <w:r w:rsidR="00844FC4">
        <w:rPr>
          <w:rFonts w:ascii="Times New Roman" w:hAnsi="Times New Roman" w:cs="Times New Roman"/>
          <w:sz w:val="26"/>
          <w:szCs w:val="26"/>
        </w:rPr>
        <w:t xml:space="preserve"> utilisateur</w:t>
      </w:r>
      <w:r>
        <w:rPr>
          <w:rFonts w:ascii="Times New Roman" w:hAnsi="Times New Roman" w:cs="Times New Roman"/>
          <w:sz w:val="26"/>
          <w:szCs w:val="26"/>
        </w:rPr>
        <w:t xml:space="preserve"> </w:t>
      </w:r>
    </w:p>
    <w:p w14:paraId="0ADF111A" w14:textId="4CA40410" w:rsidR="0027641D"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B3CAC9C" wp14:editId="3B8CBF82">
            <wp:extent cx="5759450" cy="2652395"/>
            <wp:effectExtent l="0" t="0" r="0" b="0"/>
            <wp:docPr id="10925045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517" name="Image 10925045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652395"/>
                    </a:xfrm>
                    <a:prstGeom prst="rect">
                      <a:avLst/>
                    </a:prstGeom>
                  </pic:spPr>
                </pic:pic>
              </a:graphicData>
            </a:graphic>
          </wp:inline>
        </w:drawing>
      </w:r>
    </w:p>
    <w:p w14:paraId="4DAEC3EB" w14:textId="305FDB2F" w:rsidR="00247881" w:rsidRPr="00EB0094" w:rsidRDefault="00247881" w:rsidP="00247881">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9</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Page de Création de Compte </w:t>
      </w:r>
    </w:p>
    <w:p w14:paraId="02F95C21" w14:textId="77777777" w:rsidR="0027641D" w:rsidRDefault="0027641D" w:rsidP="0027641D">
      <w:pPr>
        <w:rPr>
          <w:rFonts w:ascii="Times New Roman" w:hAnsi="Times New Roman" w:cs="Times New Roman"/>
          <w:sz w:val="26"/>
          <w:szCs w:val="26"/>
        </w:rPr>
      </w:pPr>
    </w:p>
    <w:p w14:paraId="73B8C371" w14:textId="77777777" w:rsidR="00247881" w:rsidRDefault="00247881" w:rsidP="0027641D">
      <w:pPr>
        <w:rPr>
          <w:rFonts w:ascii="Times New Roman" w:hAnsi="Times New Roman" w:cs="Times New Roman"/>
          <w:sz w:val="26"/>
          <w:szCs w:val="26"/>
        </w:rPr>
      </w:pPr>
    </w:p>
    <w:p w14:paraId="70077487" w14:textId="33397144" w:rsidR="00247881" w:rsidRDefault="00247881" w:rsidP="00247881">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n°10</w:t>
      </w:r>
      <w:r>
        <w:rPr>
          <w:rFonts w:ascii="Times New Roman" w:hAnsi="Times New Roman" w:cs="Times New Roman"/>
          <w:sz w:val="26"/>
          <w:szCs w:val="26"/>
        </w:rPr>
        <w:t xml:space="preserve"> présente le tableau de bord de </w:t>
      </w:r>
      <w:r w:rsidR="005F4212">
        <w:rPr>
          <w:rFonts w:ascii="Times New Roman" w:hAnsi="Times New Roman" w:cs="Times New Roman"/>
          <w:sz w:val="26"/>
          <w:szCs w:val="26"/>
        </w:rPr>
        <w:t>l’</w:t>
      </w:r>
      <w:r>
        <w:rPr>
          <w:rFonts w:ascii="Times New Roman" w:hAnsi="Times New Roman" w:cs="Times New Roman"/>
          <w:sz w:val="26"/>
          <w:szCs w:val="26"/>
        </w:rPr>
        <w:t>administrateur</w:t>
      </w:r>
    </w:p>
    <w:p w14:paraId="274A7F6E" w14:textId="097BB1F6" w:rsidR="00247881"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966D899" wp14:editId="44A9A787">
            <wp:extent cx="5759450" cy="2645410"/>
            <wp:effectExtent l="0" t="0" r="0" b="2540"/>
            <wp:docPr id="1077563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3356" name="Image 10775633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2CEB4429" w14:textId="12BB464E" w:rsidR="00566C86" w:rsidRPr="00EB0094" w:rsidRDefault="00566C86" w:rsidP="00566C86">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10</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Le Tableau de bord </w:t>
      </w:r>
      <w:r w:rsidR="00651D25">
        <w:rPr>
          <w:rFonts w:ascii="Times New Roman" w:hAnsi="Times New Roman" w:cs="Times New Roman"/>
          <w:i/>
          <w:iCs/>
          <w:color w:val="4472C4" w:themeColor="accent1"/>
          <w:sz w:val="26"/>
          <w:szCs w:val="26"/>
        </w:rPr>
        <w:t>de l’administrateur</w:t>
      </w:r>
      <w:r>
        <w:rPr>
          <w:rFonts w:ascii="Times New Roman" w:hAnsi="Times New Roman" w:cs="Times New Roman"/>
          <w:i/>
          <w:iCs/>
          <w:color w:val="4472C4" w:themeColor="accent1"/>
          <w:sz w:val="26"/>
          <w:szCs w:val="26"/>
        </w:rPr>
        <w:t xml:space="preserve"> </w:t>
      </w:r>
    </w:p>
    <w:p w14:paraId="3C8E3FA5" w14:textId="77777777" w:rsidR="00A70417" w:rsidRDefault="00A70417">
      <w:pPr>
        <w:rPr>
          <w:rFonts w:ascii="Times New Roman" w:hAnsi="Times New Roman" w:cs="Times New Roman"/>
          <w:sz w:val="26"/>
          <w:szCs w:val="26"/>
        </w:rPr>
      </w:pPr>
    </w:p>
    <w:p w14:paraId="1C402F0E" w14:textId="77777777" w:rsidR="00A70417" w:rsidRDefault="00A70417">
      <w:pPr>
        <w:rPr>
          <w:rFonts w:ascii="Times New Roman" w:hAnsi="Times New Roman" w:cs="Times New Roman"/>
          <w:sz w:val="26"/>
          <w:szCs w:val="26"/>
        </w:rPr>
      </w:pPr>
    </w:p>
    <w:p w14:paraId="472F82F6" w14:textId="77777777" w:rsidR="00A70417" w:rsidRDefault="00A70417">
      <w:pPr>
        <w:rPr>
          <w:rFonts w:ascii="Times New Roman" w:hAnsi="Times New Roman" w:cs="Times New Roman"/>
          <w:sz w:val="26"/>
          <w:szCs w:val="26"/>
        </w:rPr>
      </w:pPr>
    </w:p>
    <w:p w14:paraId="7061EEB9" w14:textId="50612424" w:rsidR="00D41FDA" w:rsidRDefault="00D41FDA" w:rsidP="00D41FDA">
      <w:pPr>
        <w:pStyle w:val="Style4"/>
      </w:pPr>
      <w:r w:rsidRPr="00AC6DF4">
        <w:lastRenderedPageBreak/>
        <w:t>III-3-</w:t>
      </w:r>
      <w:r>
        <w:t>2</w:t>
      </w:r>
      <w:r w:rsidRPr="00AC6DF4">
        <w:t xml:space="preserve"> : </w:t>
      </w:r>
      <w:r w:rsidR="00DB2A17">
        <w:t>Difficult</w:t>
      </w:r>
      <w:r w:rsidR="00071F8B">
        <w:t>és rencontrées et accès sécuritaire</w:t>
      </w:r>
    </w:p>
    <w:p w14:paraId="39B4680C" w14:textId="1AD131A6" w:rsidR="00AC592E" w:rsidRDefault="00AC592E" w:rsidP="00D41FDA">
      <w:pPr>
        <w:pStyle w:val="Style4"/>
      </w:pPr>
    </w:p>
    <w:p w14:paraId="13A40C5A" w14:textId="77777777" w:rsidR="00AC592E" w:rsidRPr="003F7A05" w:rsidRDefault="00AC592E" w:rsidP="00AC592E">
      <w:pPr>
        <w:pStyle w:val="NormalWeb"/>
        <w:ind w:firstLine="720"/>
        <w:rPr>
          <w:sz w:val="26"/>
          <w:szCs w:val="26"/>
        </w:rPr>
      </w:pPr>
      <w:r w:rsidRPr="003F7A05">
        <w:rPr>
          <w:sz w:val="26"/>
          <w:szCs w:val="26"/>
        </w:rPr>
        <w:t>Les tests réalisés ont porté essentiellement sur les fonctionnalités principales de la plateforme : la soumission de demande d’EPI, le traitement par le DQHSE, la livraison par le gestionnaire, la gestion du stock et la génération des notifications automatiques. Ces tests ont été effectués à l’aide de Postman pour le backend et par des simulations d’utilisation du frontend développé avec React. Chaque scénario d’utilisation a été validé afin de s’assurer que le système répond correctement aux entrées des utilisateurs et traite les erreurs de manière adéquate.</w:t>
      </w:r>
    </w:p>
    <w:p w14:paraId="177A9AB6" w14:textId="77777777" w:rsidR="00AC592E" w:rsidRPr="003F7A05" w:rsidRDefault="00AC592E" w:rsidP="00AC592E">
      <w:pPr>
        <w:pStyle w:val="NormalWeb"/>
        <w:ind w:firstLine="720"/>
        <w:rPr>
          <w:sz w:val="26"/>
          <w:szCs w:val="26"/>
        </w:rPr>
      </w:pPr>
      <w:r w:rsidRPr="003F7A05">
        <w:rPr>
          <w:sz w:val="26"/>
          <w:szCs w:val="26"/>
        </w:rPr>
        <w:t>Les résultats ont montré que la plateforme fonctionne de manière fluide, les interactions entre les différents modules sont cohérentes, et les actions réalisées sont bien enregistrées dans la base de données. Le système parvient à notifier les utilisateurs au bon moment, détecte automatiquement les stocks faibles, et déclenche les alertes configurées.</w:t>
      </w:r>
    </w:p>
    <w:p w14:paraId="558DEC91" w14:textId="77777777" w:rsidR="00AC592E" w:rsidRPr="003F7A05" w:rsidRDefault="00AC592E" w:rsidP="00AC592E">
      <w:pPr>
        <w:pStyle w:val="NormalWeb"/>
        <w:rPr>
          <w:sz w:val="26"/>
          <w:szCs w:val="26"/>
        </w:rPr>
      </w:pPr>
      <w:r w:rsidRPr="003F7A05">
        <w:rPr>
          <w:sz w:val="26"/>
          <w:szCs w:val="26"/>
        </w:rPr>
        <w:t>Toutefois, quelques difficultés ont été observées notamment :</w:t>
      </w:r>
    </w:p>
    <w:p w14:paraId="40B95636" w14:textId="77777777" w:rsidR="00AC592E" w:rsidRPr="003F7A05" w:rsidRDefault="00AC592E" w:rsidP="00207E6A">
      <w:pPr>
        <w:pStyle w:val="NormalWeb"/>
        <w:numPr>
          <w:ilvl w:val="0"/>
          <w:numId w:val="51"/>
        </w:numPr>
        <w:rPr>
          <w:sz w:val="26"/>
          <w:szCs w:val="26"/>
        </w:rPr>
      </w:pPr>
      <w:proofErr w:type="gramStart"/>
      <w:r w:rsidRPr="003F7A05">
        <w:rPr>
          <w:sz w:val="26"/>
          <w:szCs w:val="26"/>
        </w:rPr>
        <w:t>le</w:t>
      </w:r>
      <w:proofErr w:type="gramEnd"/>
      <w:r w:rsidRPr="003F7A05">
        <w:rPr>
          <w:sz w:val="26"/>
          <w:szCs w:val="26"/>
        </w:rPr>
        <w:t xml:space="preserve"> traitement simultané de plusieurs requêtes pouvait occasionner un ralentissement du serveur en local, ce qui nécessite une optimisation pour une montée en charge réelle ;</w:t>
      </w:r>
    </w:p>
    <w:p w14:paraId="212D1FCC" w14:textId="77777777" w:rsidR="00AC592E" w:rsidRPr="003F7A05" w:rsidRDefault="00AC592E" w:rsidP="00207E6A">
      <w:pPr>
        <w:pStyle w:val="NormalWeb"/>
        <w:numPr>
          <w:ilvl w:val="0"/>
          <w:numId w:val="51"/>
        </w:numPr>
        <w:rPr>
          <w:sz w:val="26"/>
          <w:szCs w:val="26"/>
        </w:rPr>
      </w:pPr>
      <w:proofErr w:type="gramStart"/>
      <w:r w:rsidRPr="003F7A05">
        <w:rPr>
          <w:sz w:val="26"/>
          <w:szCs w:val="26"/>
        </w:rPr>
        <w:t>des</w:t>
      </w:r>
      <w:proofErr w:type="gramEnd"/>
      <w:r w:rsidRPr="003F7A05">
        <w:rPr>
          <w:sz w:val="26"/>
          <w:szCs w:val="26"/>
        </w:rPr>
        <w:t xml:space="preserve"> erreurs de validation non interceptées au niveau du frontend ont parfois permis la soumission de formulaires incomplets, montrant la nécessité de renforcer les contrôles de saisie côté client.</w:t>
      </w:r>
    </w:p>
    <w:p w14:paraId="666A5D7B" w14:textId="6B964D01" w:rsidR="00AC592E" w:rsidRPr="003F7A05" w:rsidRDefault="00AC592E" w:rsidP="007020CF">
      <w:pPr>
        <w:pStyle w:val="NormalWeb"/>
        <w:rPr>
          <w:sz w:val="26"/>
          <w:szCs w:val="26"/>
        </w:rPr>
      </w:pPr>
      <w:r w:rsidRPr="003F7A05">
        <w:rPr>
          <w:sz w:val="26"/>
          <w:szCs w:val="26"/>
        </w:rPr>
        <w:t>Ces observations ouvrent la voie à des améliorations futures, notamment en matière d’optimisation des performances, d’ajout de tests unitaires automatisés, et de renforcement de la gestion des erreurs côté client.</w:t>
      </w:r>
    </w:p>
    <w:p w14:paraId="54EB3506" w14:textId="77777777" w:rsidR="00A70417" w:rsidRDefault="00A70417">
      <w:pPr>
        <w:rPr>
          <w:rFonts w:ascii="Times New Roman" w:hAnsi="Times New Roman" w:cs="Times New Roman"/>
          <w:sz w:val="26"/>
          <w:szCs w:val="26"/>
        </w:rPr>
      </w:pPr>
    </w:p>
    <w:p w14:paraId="1D9837D7" w14:textId="77777777" w:rsidR="00A70417" w:rsidRDefault="00A70417">
      <w:pPr>
        <w:rPr>
          <w:rFonts w:ascii="Times New Roman" w:hAnsi="Times New Roman" w:cs="Times New Roman"/>
          <w:sz w:val="26"/>
          <w:szCs w:val="26"/>
        </w:rPr>
      </w:pPr>
      <w:r>
        <w:rPr>
          <w:rFonts w:ascii="Times New Roman" w:hAnsi="Times New Roman" w:cs="Times New Roman"/>
          <w:sz w:val="26"/>
          <w:szCs w:val="26"/>
        </w:rPr>
        <w:br w:type="page"/>
      </w:r>
    </w:p>
    <w:p w14:paraId="716CA77A" w14:textId="77777777" w:rsidR="00D41FDA" w:rsidRDefault="00D41FDA">
      <w:pPr>
        <w:rPr>
          <w:rFonts w:ascii="Times New Roman" w:hAnsi="Times New Roman" w:cs="Times New Roman"/>
          <w:sz w:val="26"/>
          <w:szCs w:val="26"/>
        </w:rPr>
      </w:pPr>
    </w:p>
    <w:p w14:paraId="0D065972" w14:textId="334FF5DF" w:rsidR="00324839" w:rsidRDefault="0032483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8" behindDoc="1" locked="0" layoutInCell="1" allowOverlap="1" wp14:anchorId="5F4DB3E1" wp14:editId="20D40A6C">
                <wp:simplePos x="0" y="0"/>
                <wp:positionH relativeFrom="margin">
                  <wp:posOffset>-88900</wp:posOffset>
                </wp:positionH>
                <wp:positionV relativeFrom="paragraph">
                  <wp:posOffset>3472815</wp:posOffset>
                </wp:positionV>
                <wp:extent cx="5748296" cy="1907926"/>
                <wp:effectExtent l="0" t="0" r="5080" b="0"/>
                <wp:wrapTight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ight>
                <wp:docPr id="264747342" name="Double vague 15"/>
                <wp:cNvGraphicFramePr/>
                <a:graphic xmlns:a="http://schemas.openxmlformats.org/drawingml/2006/main">
                  <a:graphicData uri="http://schemas.microsoft.com/office/word/2010/wordprocessingShape">
                    <wps:wsp>
                      <wps:cNvSpPr/>
                      <wps:spPr>
                        <a:xfrm>
                          <a:off x="0" y="0"/>
                          <a:ext cx="5748296" cy="1907926"/>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B3E1" id="_x0000_s1034" type="#_x0000_t188" style="position:absolute;margin-left:-7pt;margin-top:273.45pt;width:452.6pt;height:150.2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" adj="1350" fillcolor="#5b9bd5 [3208]" stroked="f" strokeweight="1pt">
                <v:textbo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v:textbox>
                <w10:wrap type="tight" anchorx="margin"/>
              </v:shape>
            </w:pict>
          </mc:Fallback>
        </mc:AlternateContent>
      </w:r>
      <w:r>
        <w:rPr>
          <w:rFonts w:ascii="Times New Roman" w:hAnsi="Times New Roman" w:cs="Times New Roman"/>
          <w:sz w:val="26"/>
          <w:szCs w:val="26"/>
        </w:rPr>
        <w:br w:type="page"/>
      </w:r>
    </w:p>
    <w:p w14:paraId="4069258C" w14:textId="77777777" w:rsidR="00236E1C" w:rsidRDefault="00236E1C">
      <w:pPr>
        <w:rPr>
          <w:rFonts w:ascii="Times New Roman" w:hAnsi="Times New Roman" w:cs="Times New Roman"/>
          <w:sz w:val="26"/>
          <w:szCs w:val="26"/>
        </w:rPr>
      </w:pPr>
    </w:p>
    <w:p w14:paraId="143266C0" w14:textId="6765C866" w:rsidR="00D7225D" w:rsidRPr="00EC4BD5" w:rsidRDefault="00291C30" w:rsidP="00A52C4E">
      <w:pPr>
        <w:pStyle w:val="Titre1"/>
        <w:jc w:val="center"/>
        <w:rPr>
          <w:rFonts w:ascii="Times New Roman" w:hAnsi="Times New Roman" w:cs="Times New Roman"/>
          <w:b/>
          <w:bCs/>
          <w:color w:val="auto"/>
        </w:rPr>
      </w:pPr>
      <w:bookmarkStart w:id="48" w:name="_Toc201154348"/>
      <w:r w:rsidRPr="00EC4BD5">
        <w:rPr>
          <w:rFonts w:ascii="Times New Roman" w:hAnsi="Times New Roman" w:cs="Times New Roman"/>
          <w:b/>
          <w:bCs/>
          <w:color w:val="auto"/>
        </w:rPr>
        <w:t>CONCLUSION</w:t>
      </w:r>
      <w:bookmarkEnd w:id="48"/>
    </w:p>
    <w:p w14:paraId="3F0FCF04" w14:textId="77777777" w:rsidR="00272069" w:rsidRPr="00272069" w:rsidRDefault="00272069" w:rsidP="00272069"/>
    <w:p w14:paraId="506A208A"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Le développement d’un système numérique de gestion des Équipements de Protection Individuelle au Port Autonome de Cotonou a permis de répondre à des lacunes majeures constatées dans la gestion actuelle. Grâce à une approche centrée sur les utilisateurs et une architecture technique robuste, cette solution contribue à améliorer la réactivité, la sécurité et la performance opérationnelle du PAC.</w:t>
      </w:r>
    </w:p>
    <w:p w14:paraId="126F2DF8"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Cette expérience a été particulièrement enrichissante sur le plan académique, professionnel et humain. Elle nous a permis d’approfondir notre maîtrise de technologies modernes telles que Java, Spring Boot et React, tout en prenant conscience des enjeux organisationnels liés à la mise en œuvre de solutions informatiques dans un environnement réel.</w:t>
      </w:r>
    </w:p>
    <w:p w14:paraId="4E4342C8" w14:textId="28960B34" w:rsidR="00BE4402"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 projet ouvre également des perspectives d’évolution, notamment vers l’intégration d’une gestion multi-sites, de tableaux de bord analytiques ou d’interconnexions avec d’autres systèmes d’information. Il constitue un exemple concret d'application de la technologie au service de la sécurité et de l'efficacité dans un contexte professionnel.</w:t>
      </w:r>
    </w:p>
    <w:p w14:paraId="1F38835D" w14:textId="77777777"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57574CD6" w14:textId="189EE159" w:rsidR="00BE4402" w:rsidRDefault="00B81E04" w:rsidP="00AD7662">
      <w:pPr>
        <w:pStyle w:val="Style6"/>
      </w:pPr>
      <w:bookmarkStart w:id="49" w:name="_Toc201154350"/>
      <w:r>
        <w:lastRenderedPageBreak/>
        <w:t>REFERENCES WEBOGRAPHI</w:t>
      </w:r>
      <w:r w:rsidR="00AD7662">
        <w:t>ES</w:t>
      </w:r>
      <w:bookmarkEnd w:id="49"/>
    </w:p>
    <w:p w14:paraId="1F912868" w14:textId="4D3E65B8" w:rsidR="00020155" w:rsidRDefault="00020155" w:rsidP="00020155">
      <w:pPr>
        <w:rPr>
          <w:rFonts w:ascii="Times New Roman" w:hAnsi="Times New Roman" w:cs="Times New Roman"/>
          <w:sz w:val="26"/>
          <w:szCs w:val="26"/>
        </w:rPr>
      </w:pPr>
      <w:hyperlink r:id="rId28" w:history="1">
        <w:r w:rsidRPr="00851EBB">
          <w:rPr>
            <w:rStyle w:val="Lienhypertexte"/>
            <w:rFonts w:ascii="Times New Roman" w:hAnsi="Times New Roman" w:cs="Times New Roman"/>
            <w:sz w:val="26"/>
            <w:szCs w:val="26"/>
          </w:rPr>
          <w:t>https://spring.io/projects/spring-authorization-server$</w:t>
        </w:r>
      </w:hyperlink>
    </w:p>
    <w:p w14:paraId="253D806E" w14:textId="02473821" w:rsidR="00020155" w:rsidRDefault="006377E3" w:rsidP="00020155">
      <w:pPr>
        <w:tabs>
          <w:tab w:val="left" w:pos="1380"/>
        </w:tabs>
        <w:rPr>
          <w:rFonts w:ascii="Times New Roman" w:hAnsi="Times New Roman" w:cs="Times New Roman"/>
          <w:color w:val="4472C4" w:themeColor="accent1"/>
          <w:sz w:val="26"/>
          <w:szCs w:val="26"/>
        </w:rPr>
      </w:pPr>
      <w:r w:rsidRPr="006377E3">
        <w:rPr>
          <w:rFonts w:ascii="Times New Roman" w:hAnsi="Times New Roman" w:cs="Times New Roman"/>
          <w:color w:val="4472C4" w:themeColor="accent1"/>
          <w:sz w:val="26"/>
          <w:szCs w:val="26"/>
        </w:rPr>
        <w:t xml:space="preserve"> </w:t>
      </w:r>
      <w:hyperlink r:id="rId29" w:history="1">
        <w:r w:rsidRPr="00851EBB">
          <w:rPr>
            <w:rStyle w:val="Lienhypertexte"/>
            <w:rFonts w:ascii="Times New Roman" w:hAnsi="Times New Roman" w:cs="Times New Roman"/>
            <w:sz w:val="26"/>
            <w:szCs w:val="26"/>
          </w:rPr>
          <w:t>https://start.spring.io/index.html</w:t>
        </w:r>
      </w:hyperlink>
    </w:p>
    <w:p w14:paraId="594DF24C" w14:textId="1241994F" w:rsidR="006377E3" w:rsidRDefault="006377E3" w:rsidP="00020155">
      <w:pPr>
        <w:tabs>
          <w:tab w:val="left" w:pos="1380"/>
        </w:tabs>
      </w:pPr>
      <w:hyperlink r:id="rId30" w:tgtFrame="_blank" w:tooltip="https://www.youtube.com/watch?v=k6Nmt-l1Bzc" w:history="1">
        <w:r>
          <w:rPr>
            <w:rStyle w:val="Lienhypertexte"/>
            <w:rFonts w:ascii="Calibri" w:hAnsi="Calibri" w:cs="Calibri"/>
            <w:color w:val="1155CC"/>
          </w:rPr>
          <w:t>https://www.youtube.com/watch?v=k6Nmt-l1Bzc</w:t>
        </w:r>
      </w:hyperlink>
    </w:p>
    <w:p w14:paraId="79A31F52" w14:textId="54283311" w:rsidR="006377E3" w:rsidRDefault="006377E3" w:rsidP="00020155">
      <w:pPr>
        <w:tabs>
          <w:tab w:val="left" w:pos="1380"/>
        </w:tabs>
      </w:pPr>
      <w:hyperlink r:id="rId31" w:tgtFrame="_blank" w:tooltip="https://gayerie.dev/docs/spring/index.html" w:history="1">
        <w:r>
          <w:rPr>
            <w:rStyle w:val="Lienhypertexte"/>
            <w:rFonts w:ascii="Calibri" w:hAnsi="Calibri" w:cs="Calibri"/>
            <w:color w:val="1155CC"/>
          </w:rPr>
          <w:t>https://gayerie.dev/docs/spring/index.html</w:t>
        </w:r>
      </w:hyperlink>
    </w:p>
    <w:p w14:paraId="43C36FB0" w14:textId="77777777" w:rsidR="00157929" w:rsidRDefault="00157929">
      <w:pPr>
        <w:rPr>
          <w:rFonts w:ascii="Times New Roman" w:hAnsi="Times New Roman" w:cs="Times New Roman"/>
          <w:color w:val="4472C4" w:themeColor="accent1"/>
          <w:sz w:val="26"/>
          <w:szCs w:val="26"/>
        </w:rPr>
      </w:pPr>
      <w:bookmarkStart w:id="50" w:name="_Toc201154351"/>
      <w:r w:rsidRPr="00157929">
        <w:rPr>
          <w:rStyle w:val="selectable-text"/>
          <w:rFonts w:ascii="Times New Roman" w:hAnsi="Times New Roman" w:cs="Times New Roman"/>
          <w:color w:val="4472C4" w:themeColor="accent1"/>
          <w:sz w:val="26"/>
          <w:szCs w:val="26"/>
        </w:rPr>
        <w:t>https://www.jetbrains.com/idea/download/?section=windows</w:t>
      </w:r>
      <w:r w:rsidRPr="00157929">
        <w:rPr>
          <w:rFonts w:ascii="Times New Roman" w:hAnsi="Times New Roman" w:cs="Times New Roman"/>
          <w:color w:val="4472C4" w:themeColor="accent1"/>
          <w:sz w:val="26"/>
          <w:szCs w:val="26"/>
        </w:rPr>
        <w:t xml:space="preserve"> </w:t>
      </w:r>
    </w:p>
    <w:p w14:paraId="50882392" w14:textId="13D3E9F7" w:rsidR="00020155" w:rsidRPr="00157929" w:rsidRDefault="00020155">
      <w:pPr>
        <w:rPr>
          <w:rFonts w:ascii="Times New Roman" w:eastAsiaTheme="majorEastAsia" w:hAnsi="Times New Roman" w:cs="Times New Roman"/>
          <w:b/>
          <w:bCs/>
          <w:color w:val="000000" w:themeColor="text1"/>
          <w:sz w:val="26"/>
          <w:szCs w:val="26"/>
        </w:rPr>
      </w:pPr>
      <w:bookmarkStart w:id="51" w:name="_GoBack"/>
      <w:bookmarkEnd w:id="51"/>
      <w:r w:rsidRPr="00157929">
        <w:rPr>
          <w:rFonts w:ascii="Times New Roman" w:eastAsiaTheme="majorEastAsia" w:hAnsi="Times New Roman" w:cs="Times New Roman"/>
          <w:b/>
          <w:bCs/>
          <w:color w:val="000000" w:themeColor="text1"/>
          <w:sz w:val="26"/>
          <w:szCs w:val="26"/>
        </w:rPr>
        <w:br w:type="page"/>
      </w:r>
    </w:p>
    <w:p w14:paraId="7177CAF5" w14:textId="6E586784" w:rsidR="00AD7662" w:rsidRPr="00A52C4E" w:rsidRDefault="00AD7662" w:rsidP="00AD7662">
      <w:pPr>
        <w:pStyle w:val="Style6"/>
      </w:pPr>
      <w:r>
        <w:lastRenderedPageBreak/>
        <w:t>REFERENCES BIBLIOGRAPHIQUES</w:t>
      </w:r>
      <w:bookmarkEnd w:id="50"/>
    </w:p>
    <w:p w14:paraId="0795EEF3" w14:textId="02BEF681" w:rsidR="00A52C4E" w:rsidRDefault="00A52C4E" w:rsidP="00422ED8">
      <w:r>
        <w:br w:type="page"/>
      </w:r>
    </w:p>
    <w:p w14:paraId="52C0DB51" w14:textId="095F86CC" w:rsidR="00851D0A" w:rsidRDefault="00C07177" w:rsidP="00DC34DB">
      <w:pPr>
        <w:spacing w:line="360" w:lineRule="auto"/>
        <w:jc w:val="center"/>
        <w:rPr>
          <w:rFonts w:ascii="Times New Roman" w:hAnsi="Times New Roman" w:cs="Times New Roman"/>
          <w:b/>
          <w:bCs/>
          <w:sz w:val="36"/>
          <w:szCs w:val="36"/>
        </w:rPr>
      </w:pPr>
      <w:r w:rsidRPr="007072F5">
        <w:rPr>
          <w:rFonts w:ascii="Times New Roman" w:hAnsi="Times New Roman" w:cs="Times New Roman"/>
          <w:b/>
          <w:bCs/>
          <w:sz w:val="36"/>
          <w:szCs w:val="36"/>
        </w:rPr>
        <w:lastRenderedPageBreak/>
        <w:t>TABLE DES MATIERES</w:t>
      </w:r>
    </w:p>
    <w:p w14:paraId="38D1080C" w14:textId="77777777" w:rsidR="00411992" w:rsidRPr="0023608E" w:rsidRDefault="00411992" w:rsidP="00411992">
      <w:pPr>
        <w:pStyle w:val="TM1"/>
        <w:tabs>
          <w:tab w:val="right" w:leader="dot" w:pos="9062"/>
        </w:tabs>
        <w:rPr>
          <w:rFonts w:ascii="Times New Roman" w:hAnsi="Times New Roman" w:cs="Times New Roman"/>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06" w:history="1">
        <w:r w:rsidRPr="0023608E">
          <w:rPr>
            <w:rStyle w:val="Lienhypertexte"/>
            <w:rFonts w:ascii="Times New Roman" w:hAnsi="Times New Roman" w:cs="Times New Roman"/>
            <w:noProof/>
            <w:sz w:val="26"/>
            <w:szCs w:val="26"/>
          </w:rPr>
          <w:t>APPROBATION DES MAÎTRES MEMOIRES ET DU MAÎTRE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w:t>
        </w:r>
        <w:r w:rsidRPr="0023608E">
          <w:rPr>
            <w:rFonts w:ascii="Times New Roman" w:hAnsi="Times New Roman" w:cs="Times New Roman"/>
            <w:noProof/>
            <w:webHidden/>
            <w:sz w:val="26"/>
            <w:szCs w:val="26"/>
          </w:rPr>
          <w:fldChar w:fldCharType="end"/>
        </w:r>
      </w:hyperlink>
    </w:p>
    <w:p w14:paraId="462E90AC"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7" w:history="1">
        <w:r w:rsidR="00411992" w:rsidRPr="0023608E">
          <w:rPr>
            <w:rStyle w:val="Lienhypertexte"/>
            <w:rFonts w:ascii="Times New Roman" w:hAnsi="Times New Roman" w:cs="Times New Roman"/>
            <w:noProof/>
            <w:sz w:val="26"/>
            <w:szCs w:val="26"/>
          </w:rPr>
          <w:t>DEDICACES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w:t>
        </w:r>
        <w:r w:rsidR="00411992" w:rsidRPr="0023608E">
          <w:rPr>
            <w:rFonts w:ascii="Times New Roman" w:hAnsi="Times New Roman" w:cs="Times New Roman"/>
            <w:noProof/>
            <w:webHidden/>
            <w:sz w:val="26"/>
            <w:szCs w:val="26"/>
          </w:rPr>
          <w:fldChar w:fldCharType="end"/>
        </w:r>
      </w:hyperlink>
    </w:p>
    <w:p w14:paraId="0370E7EF"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8" w:history="1">
        <w:r w:rsidR="00411992" w:rsidRPr="0023608E">
          <w:rPr>
            <w:rStyle w:val="Lienhypertexte"/>
            <w:rFonts w:ascii="Times New Roman" w:hAnsi="Times New Roman" w:cs="Times New Roman"/>
            <w:noProof/>
            <w:sz w:val="26"/>
            <w:szCs w:val="26"/>
          </w:rPr>
          <w:t>REMERCIEMENTS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iii</w:t>
        </w:r>
        <w:r w:rsidR="00411992" w:rsidRPr="0023608E">
          <w:rPr>
            <w:rFonts w:ascii="Times New Roman" w:hAnsi="Times New Roman" w:cs="Times New Roman"/>
            <w:noProof/>
            <w:webHidden/>
            <w:sz w:val="26"/>
            <w:szCs w:val="26"/>
          </w:rPr>
          <w:fldChar w:fldCharType="end"/>
        </w:r>
      </w:hyperlink>
    </w:p>
    <w:p w14:paraId="1D7E8050"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9" w:history="1">
        <w:r w:rsidR="00411992" w:rsidRPr="0023608E">
          <w:rPr>
            <w:rStyle w:val="Lienhypertexte"/>
            <w:rFonts w:ascii="Times New Roman" w:hAnsi="Times New Roman" w:cs="Times New Roman"/>
            <w:noProof/>
            <w:sz w:val="26"/>
            <w:szCs w:val="26"/>
          </w:rPr>
          <w:t>GLOSSAIRES ET SIGLES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iv</w:t>
        </w:r>
        <w:r w:rsidR="00411992" w:rsidRPr="0023608E">
          <w:rPr>
            <w:rFonts w:ascii="Times New Roman" w:hAnsi="Times New Roman" w:cs="Times New Roman"/>
            <w:noProof/>
            <w:webHidden/>
            <w:sz w:val="26"/>
            <w:szCs w:val="26"/>
          </w:rPr>
          <w:fldChar w:fldCharType="end"/>
        </w:r>
      </w:hyperlink>
    </w:p>
    <w:p w14:paraId="190D314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0" w:history="1">
        <w:r w:rsidR="00411992" w:rsidRPr="0023608E">
          <w:rPr>
            <w:rStyle w:val="Lienhypertexte"/>
            <w:rFonts w:ascii="Times New Roman" w:hAnsi="Times New Roman" w:cs="Times New Roman"/>
            <w:noProof/>
            <w:sz w:val="26"/>
            <w:szCs w:val="26"/>
          </w:rPr>
          <w:t>RESUME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w:t>
        </w:r>
        <w:r w:rsidR="00411992" w:rsidRPr="0023608E">
          <w:rPr>
            <w:rFonts w:ascii="Times New Roman" w:hAnsi="Times New Roman" w:cs="Times New Roman"/>
            <w:noProof/>
            <w:webHidden/>
            <w:sz w:val="26"/>
            <w:szCs w:val="26"/>
          </w:rPr>
          <w:fldChar w:fldCharType="end"/>
        </w:r>
      </w:hyperlink>
    </w:p>
    <w:p w14:paraId="2A28AE8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1" w:history="1">
        <w:r w:rsidR="00411992" w:rsidRPr="0023608E">
          <w:rPr>
            <w:rStyle w:val="Lienhypertexte"/>
            <w:rFonts w:ascii="Times New Roman" w:hAnsi="Times New Roman" w:cs="Times New Roman"/>
            <w:noProof/>
            <w:sz w:val="26"/>
            <w:szCs w:val="26"/>
            <w:lang w:val="en-ZA"/>
          </w:rPr>
          <w:t>ABSTRACT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w:t>
        </w:r>
        <w:r w:rsidR="00411992" w:rsidRPr="0023608E">
          <w:rPr>
            <w:rFonts w:ascii="Times New Roman" w:hAnsi="Times New Roman" w:cs="Times New Roman"/>
            <w:noProof/>
            <w:webHidden/>
            <w:sz w:val="26"/>
            <w:szCs w:val="26"/>
          </w:rPr>
          <w:fldChar w:fldCharType="end"/>
        </w:r>
      </w:hyperlink>
    </w:p>
    <w:p w14:paraId="75BBAE21"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2" w:history="1">
        <w:r w:rsidR="00411992" w:rsidRPr="0023608E">
          <w:rPr>
            <w:rStyle w:val="Lienhypertexte"/>
            <w:rFonts w:ascii="Times New Roman" w:hAnsi="Times New Roman" w:cs="Times New Roman"/>
            <w:noProof/>
            <w:sz w:val="26"/>
            <w:szCs w:val="26"/>
          </w:rPr>
          <w:t>SOMMAIRE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w:t>
        </w:r>
        <w:r w:rsidR="00411992" w:rsidRPr="0023608E">
          <w:rPr>
            <w:rFonts w:ascii="Times New Roman" w:hAnsi="Times New Roman" w:cs="Times New Roman"/>
            <w:noProof/>
            <w:webHidden/>
            <w:sz w:val="26"/>
            <w:szCs w:val="26"/>
          </w:rPr>
          <w:fldChar w:fldCharType="end"/>
        </w:r>
      </w:hyperlink>
    </w:p>
    <w:p w14:paraId="3C14205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3" w:history="1">
        <w:r w:rsidR="00411992" w:rsidRPr="0023608E">
          <w:rPr>
            <w:rStyle w:val="Lienhypertexte"/>
            <w:rFonts w:ascii="Times New Roman" w:hAnsi="Times New Roman" w:cs="Times New Roman"/>
            <w:noProof/>
            <w:sz w:val="26"/>
            <w:szCs w:val="26"/>
          </w:rPr>
          <w:t>LISTE DES TABLEAUX</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viii</w:t>
        </w:r>
        <w:r w:rsidR="00411992" w:rsidRPr="0023608E">
          <w:rPr>
            <w:rFonts w:ascii="Times New Roman" w:hAnsi="Times New Roman" w:cs="Times New Roman"/>
            <w:noProof/>
            <w:webHidden/>
            <w:sz w:val="26"/>
            <w:szCs w:val="26"/>
          </w:rPr>
          <w:fldChar w:fldCharType="end"/>
        </w:r>
      </w:hyperlink>
    </w:p>
    <w:p w14:paraId="6B28DF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4" w:history="1">
        <w:r w:rsidR="00411992" w:rsidRPr="0023608E">
          <w:rPr>
            <w:rStyle w:val="Lienhypertexte"/>
            <w:rFonts w:ascii="Times New Roman" w:hAnsi="Times New Roman" w:cs="Times New Roman"/>
            <w:noProof/>
            <w:sz w:val="26"/>
            <w:szCs w:val="26"/>
          </w:rPr>
          <w:t>LISTE DES FIGURES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ix</w:t>
        </w:r>
        <w:r w:rsidR="00411992" w:rsidRPr="0023608E">
          <w:rPr>
            <w:rFonts w:ascii="Times New Roman" w:hAnsi="Times New Roman" w:cs="Times New Roman"/>
            <w:noProof/>
            <w:webHidden/>
            <w:sz w:val="26"/>
            <w:szCs w:val="26"/>
          </w:rPr>
          <w:fldChar w:fldCharType="end"/>
        </w:r>
      </w:hyperlink>
    </w:p>
    <w:p w14:paraId="1A079992"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5" w:history="1">
        <w:r w:rsidR="00411992" w:rsidRPr="0023608E">
          <w:rPr>
            <w:rStyle w:val="Lienhypertexte"/>
            <w:rFonts w:ascii="Times New Roman" w:hAnsi="Times New Roman" w:cs="Times New Roman"/>
            <w:noProof/>
            <w:sz w:val="26"/>
            <w:szCs w:val="26"/>
          </w:rPr>
          <w:t>I</w:t>
        </w:r>
        <w:r w:rsidR="00411992" w:rsidRPr="008D492D">
          <w:rPr>
            <w:rStyle w:val="Lienhypertexte"/>
            <w:rFonts w:ascii="Times New Roman" w:hAnsi="Times New Roman" w:cs="Times New Roman"/>
            <w:b/>
            <w:bCs/>
            <w:noProof/>
            <w:sz w:val="26"/>
            <w:szCs w:val="26"/>
          </w:rPr>
          <w:t>NTRODUCTION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w:t>
        </w:r>
        <w:r w:rsidR="00411992" w:rsidRPr="0023608E">
          <w:rPr>
            <w:rFonts w:ascii="Times New Roman" w:hAnsi="Times New Roman" w:cs="Times New Roman"/>
            <w:noProof/>
            <w:webHidden/>
            <w:sz w:val="26"/>
            <w:szCs w:val="26"/>
          </w:rPr>
          <w:fldChar w:fldCharType="end"/>
        </w:r>
      </w:hyperlink>
    </w:p>
    <w:p w14:paraId="309B3B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411992" w:rsidRPr="0023608E">
          <w:rPr>
            <w:rStyle w:val="Lienhypertexte"/>
            <w:rFonts w:ascii="Times New Roman" w:hAnsi="Times New Roman" w:cs="Times New Roman"/>
            <w:noProof/>
            <w:sz w:val="26"/>
            <w:szCs w:val="26"/>
          </w:rPr>
          <w:t>CHAPITRE I : PRESENTATION DU CADRE INSTITUTIONNEL DE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w:t>
        </w:r>
        <w:r w:rsidR="00411992" w:rsidRPr="0023608E">
          <w:rPr>
            <w:rFonts w:ascii="Times New Roman" w:hAnsi="Times New Roman" w:cs="Times New Roman"/>
            <w:noProof/>
            <w:webHidden/>
            <w:sz w:val="26"/>
            <w:szCs w:val="26"/>
          </w:rPr>
          <w:fldChar w:fldCharType="end"/>
        </w:r>
      </w:hyperlink>
    </w:p>
    <w:p w14:paraId="4E3AE01B"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411992" w:rsidRPr="0023608E">
          <w:rPr>
            <w:rStyle w:val="Lienhypertexte"/>
            <w:rFonts w:ascii="Times New Roman" w:hAnsi="Times New Roman" w:cs="Times New Roman"/>
            <w:noProof/>
            <w:sz w:val="26"/>
            <w:szCs w:val="26"/>
          </w:rPr>
          <w:t>I-1- PRESENTATION GENERALE DU PORT AUTONOME DE COTONOU (PAC)</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w:t>
        </w:r>
        <w:r w:rsidR="00411992" w:rsidRPr="0023608E">
          <w:rPr>
            <w:rFonts w:ascii="Times New Roman" w:hAnsi="Times New Roman" w:cs="Times New Roman"/>
            <w:noProof/>
            <w:webHidden/>
            <w:sz w:val="26"/>
            <w:szCs w:val="26"/>
          </w:rPr>
          <w:fldChar w:fldCharType="end"/>
        </w:r>
      </w:hyperlink>
    </w:p>
    <w:p w14:paraId="43B437B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411992" w:rsidRPr="0023608E">
          <w:rPr>
            <w:rStyle w:val="Lienhypertexte"/>
            <w:rFonts w:ascii="Times New Roman" w:hAnsi="Times New Roman" w:cs="Times New Roman"/>
            <w:noProof/>
            <w:sz w:val="26"/>
            <w:szCs w:val="26"/>
          </w:rPr>
          <w:t>I-2- DEROULEMENT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73CA1B07"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411992" w:rsidRPr="0023608E">
          <w:rPr>
            <w:rStyle w:val="Lienhypertexte"/>
            <w:rFonts w:ascii="Times New Roman" w:hAnsi="Times New Roman" w:cs="Times New Roman"/>
            <w:noProof/>
            <w:sz w:val="26"/>
            <w:szCs w:val="26"/>
          </w:rPr>
          <w:t>I-2-1-Travaux effectués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2B7BDA8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411992" w:rsidRPr="0023608E">
          <w:rPr>
            <w:rStyle w:val="Lienhypertexte"/>
            <w:rFonts w:ascii="Times New Roman" w:hAnsi="Times New Roman" w:cs="Times New Roman"/>
            <w:noProof/>
            <w:sz w:val="26"/>
            <w:szCs w:val="26"/>
          </w:rPr>
          <w:t>I-2-2- Acquis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12</w:t>
        </w:r>
        <w:r w:rsidR="00411992" w:rsidRPr="0023608E">
          <w:rPr>
            <w:rFonts w:ascii="Times New Roman" w:hAnsi="Times New Roman" w:cs="Times New Roman"/>
            <w:noProof/>
            <w:webHidden/>
            <w:sz w:val="26"/>
            <w:szCs w:val="26"/>
          </w:rPr>
          <w:fldChar w:fldCharType="end"/>
        </w:r>
      </w:hyperlink>
    </w:p>
    <w:p w14:paraId="497C0234"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411992" w:rsidRPr="0023608E">
          <w:rPr>
            <w:rStyle w:val="Lienhypertexte"/>
            <w:rFonts w:ascii="Times New Roman" w:hAnsi="Times New Roman" w:cs="Times New Roman"/>
            <w:noProof/>
            <w:sz w:val="26"/>
            <w:szCs w:val="26"/>
          </w:rPr>
          <w:t>I-2-3- Difficultés rencontrées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13</w:t>
        </w:r>
        <w:r w:rsidR="00411992" w:rsidRPr="0023608E">
          <w:rPr>
            <w:rFonts w:ascii="Times New Roman" w:hAnsi="Times New Roman" w:cs="Times New Roman"/>
            <w:noProof/>
            <w:webHidden/>
            <w:sz w:val="26"/>
            <w:szCs w:val="26"/>
          </w:rPr>
          <w:fldChar w:fldCharType="end"/>
        </w:r>
      </w:hyperlink>
    </w:p>
    <w:p w14:paraId="356D5A76"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411992" w:rsidRPr="0023608E">
          <w:rPr>
            <w:rStyle w:val="Lienhypertexte"/>
            <w:rFonts w:ascii="Times New Roman" w:hAnsi="Times New Roman" w:cs="Times New Roman"/>
            <w:noProof/>
            <w:sz w:val="26"/>
            <w:szCs w:val="26"/>
          </w:rPr>
          <w:t>CHAPITRE II : CADRE THEORIQUE ET METHODOLOGIQUE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14</w:t>
        </w:r>
        <w:r w:rsidR="00411992" w:rsidRPr="0023608E">
          <w:rPr>
            <w:rFonts w:ascii="Times New Roman" w:hAnsi="Times New Roman" w:cs="Times New Roman"/>
            <w:noProof/>
            <w:webHidden/>
            <w:sz w:val="26"/>
            <w:szCs w:val="26"/>
          </w:rPr>
          <w:fldChar w:fldCharType="end"/>
        </w:r>
      </w:hyperlink>
    </w:p>
    <w:p w14:paraId="3F3424F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411992" w:rsidRPr="0023608E">
          <w:rPr>
            <w:rStyle w:val="Lienhypertexte"/>
            <w:rFonts w:ascii="Times New Roman" w:hAnsi="Times New Roman" w:cs="Times New Roman"/>
            <w:noProof/>
            <w:sz w:val="26"/>
            <w:szCs w:val="26"/>
          </w:rPr>
          <w:t>II-1- Étude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4E7B68EE"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411992" w:rsidRPr="0023608E">
          <w:rPr>
            <w:rStyle w:val="Lienhypertexte"/>
            <w:rFonts w:ascii="Times New Roman" w:hAnsi="Times New Roman" w:cs="Times New Roman"/>
            <w:noProof/>
            <w:sz w:val="26"/>
            <w:szCs w:val="26"/>
          </w:rPr>
          <w:t>II-1-1 Présentation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6F7551B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411992" w:rsidRPr="0023608E">
          <w:rPr>
            <w:rStyle w:val="Lienhypertexte"/>
            <w:rFonts w:ascii="Times New Roman" w:hAnsi="Times New Roman" w:cs="Times New Roman"/>
            <w:noProof/>
            <w:sz w:val="26"/>
            <w:szCs w:val="26"/>
          </w:rPr>
          <w:t>II-1-2 Critique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16</w:t>
        </w:r>
        <w:r w:rsidR="00411992" w:rsidRPr="0023608E">
          <w:rPr>
            <w:rFonts w:ascii="Times New Roman" w:hAnsi="Times New Roman" w:cs="Times New Roman"/>
            <w:noProof/>
            <w:webHidden/>
            <w:sz w:val="26"/>
            <w:szCs w:val="26"/>
          </w:rPr>
          <w:fldChar w:fldCharType="end"/>
        </w:r>
      </w:hyperlink>
    </w:p>
    <w:p w14:paraId="02CBEE5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411992" w:rsidRPr="0023608E">
          <w:rPr>
            <w:rStyle w:val="Lienhypertexte"/>
            <w:rFonts w:ascii="Times New Roman" w:hAnsi="Times New Roman" w:cs="Times New Roman"/>
            <w:noProof/>
            <w:sz w:val="26"/>
            <w:szCs w:val="26"/>
          </w:rPr>
          <w:t>II-2- 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6483169B"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411992" w:rsidRPr="0023608E">
          <w:rPr>
            <w:rStyle w:val="Lienhypertexte"/>
            <w:rFonts w:ascii="Times New Roman" w:hAnsi="Times New Roman" w:cs="Times New Roman"/>
            <w:noProof/>
            <w:sz w:val="26"/>
            <w:szCs w:val="26"/>
          </w:rPr>
          <w:t>II-2-1 État de l’art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14072F7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411992" w:rsidRPr="0023608E">
          <w:rPr>
            <w:rStyle w:val="Lienhypertexte"/>
            <w:rFonts w:ascii="Times New Roman" w:hAnsi="Times New Roman" w:cs="Times New Roman"/>
            <w:noProof/>
            <w:sz w:val="26"/>
            <w:szCs w:val="26"/>
          </w:rPr>
          <w:t>II-2-2 Proposition d’approche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72B411E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411992" w:rsidRPr="0023608E">
          <w:rPr>
            <w:rStyle w:val="Lienhypertexte"/>
            <w:rFonts w:ascii="Times New Roman" w:hAnsi="Times New Roman" w:cs="Times New Roman"/>
            <w:noProof/>
            <w:sz w:val="26"/>
            <w:szCs w:val="26"/>
          </w:rPr>
          <w:t>II-3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01200E4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411992" w:rsidRPr="0023608E">
          <w:rPr>
            <w:rStyle w:val="Lienhypertexte"/>
            <w:rFonts w:ascii="Times New Roman" w:hAnsi="Times New Roman" w:cs="Times New Roman"/>
            <w:noProof/>
            <w:sz w:val="26"/>
            <w:szCs w:val="26"/>
          </w:rPr>
          <w:t>II-3-1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45CFC22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411992" w:rsidRPr="0023608E">
          <w:rPr>
            <w:rStyle w:val="Lienhypertexte"/>
            <w:rFonts w:ascii="Times New Roman" w:hAnsi="Times New Roman" w:cs="Times New Roman"/>
            <w:noProof/>
            <w:sz w:val="26"/>
            <w:szCs w:val="26"/>
          </w:rPr>
          <w:t>II-3-2 Clarification conceptuelle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21</w:t>
        </w:r>
        <w:r w:rsidR="00411992" w:rsidRPr="0023608E">
          <w:rPr>
            <w:rFonts w:ascii="Times New Roman" w:hAnsi="Times New Roman" w:cs="Times New Roman"/>
            <w:noProof/>
            <w:webHidden/>
            <w:sz w:val="26"/>
            <w:szCs w:val="26"/>
          </w:rPr>
          <w:fldChar w:fldCharType="end"/>
        </w:r>
      </w:hyperlink>
    </w:p>
    <w:p w14:paraId="4E57691F"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411992" w:rsidRPr="0023608E">
          <w:rPr>
            <w:rStyle w:val="Lienhypertexte"/>
            <w:rFonts w:ascii="Times New Roman" w:hAnsi="Times New Roman" w:cs="Times New Roman"/>
            <w:noProof/>
            <w:sz w:val="26"/>
            <w:szCs w:val="26"/>
          </w:rPr>
          <w:t>II-3-3 Démarche méthodologique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22</w:t>
        </w:r>
        <w:r w:rsidR="00411992" w:rsidRPr="0023608E">
          <w:rPr>
            <w:rFonts w:ascii="Times New Roman" w:hAnsi="Times New Roman" w:cs="Times New Roman"/>
            <w:noProof/>
            <w:webHidden/>
            <w:sz w:val="26"/>
            <w:szCs w:val="26"/>
          </w:rPr>
          <w:fldChar w:fldCharType="end"/>
        </w:r>
      </w:hyperlink>
    </w:p>
    <w:p w14:paraId="0A68963E"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411992" w:rsidRPr="0023608E">
          <w:rPr>
            <w:rStyle w:val="Lienhypertexte"/>
            <w:rFonts w:ascii="Times New Roman" w:hAnsi="Times New Roman" w:cs="Times New Roman"/>
            <w:noProof/>
            <w:sz w:val="26"/>
            <w:szCs w:val="26"/>
          </w:rPr>
          <w:t>CHAPITRE III : MISE EN ŒUVRE DE LA SOLUTION ET TESTS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24</w:t>
        </w:r>
        <w:r w:rsidR="00411992" w:rsidRPr="0023608E">
          <w:rPr>
            <w:rFonts w:ascii="Times New Roman" w:hAnsi="Times New Roman" w:cs="Times New Roman"/>
            <w:noProof/>
            <w:webHidden/>
            <w:sz w:val="26"/>
            <w:szCs w:val="26"/>
          </w:rPr>
          <w:fldChar w:fldCharType="end"/>
        </w:r>
      </w:hyperlink>
    </w:p>
    <w:p w14:paraId="6958830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411992" w:rsidRPr="0023608E">
          <w:rPr>
            <w:rStyle w:val="Lienhypertexte"/>
            <w:rFonts w:ascii="Times New Roman" w:hAnsi="Times New Roman" w:cs="Times New Roman"/>
            <w:noProof/>
            <w:sz w:val="26"/>
            <w:szCs w:val="26"/>
          </w:rPr>
          <w:t>III-1 Étude Comparative ou 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03A81185"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411992" w:rsidRPr="0023608E">
          <w:rPr>
            <w:rStyle w:val="Lienhypertexte"/>
            <w:rFonts w:ascii="Times New Roman" w:hAnsi="Times New Roman" w:cs="Times New Roman"/>
            <w:noProof/>
            <w:sz w:val="26"/>
            <w:szCs w:val="26"/>
          </w:rPr>
          <w:t>III-1-1 Choix de l’approche d’analyse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61B4CA98"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411992" w:rsidRPr="0023608E">
          <w:rPr>
            <w:rStyle w:val="Lienhypertexte"/>
            <w:rFonts w:ascii="Times New Roman" w:hAnsi="Times New Roman" w:cs="Times New Roman"/>
            <w:noProof/>
            <w:sz w:val="26"/>
            <w:szCs w:val="26"/>
          </w:rPr>
          <w:t>III-1-2 Diagramme UML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6FCD1AA8"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411992" w:rsidRPr="0023608E">
          <w:rPr>
            <w:rStyle w:val="Lienhypertexte"/>
            <w:rFonts w:ascii="Times New Roman" w:hAnsi="Times New Roman" w:cs="Times New Roman"/>
            <w:noProof/>
            <w:sz w:val="26"/>
            <w:szCs w:val="26"/>
          </w:rPr>
          <w:t>III-1-2-1 Diagramme de cas d’utilisation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2A849F63"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411992" w:rsidRPr="0023608E">
          <w:rPr>
            <w:rStyle w:val="Lienhypertexte"/>
            <w:rFonts w:ascii="Times New Roman" w:hAnsi="Times New Roman" w:cs="Times New Roman"/>
            <w:noProof/>
            <w:sz w:val="26"/>
            <w:szCs w:val="26"/>
          </w:rPr>
          <w:t>III-1-2-2 Diagramme des classes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32</w:t>
        </w:r>
        <w:r w:rsidR="00411992" w:rsidRPr="0023608E">
          <w:rPr>
            <w:rFonts w:ascii="Times New Roman" w:hAnsi="Times New Roman" w:cs="Times New Roman"/>
            <w:noProof/>
            <w:webHidden/>
            <w:sz w:val="26"/>
            <w:szCs w:val="26"/>
          </w:rPr>
          <w:fldChar w:fldCharType="end"/>
        </w:r>
      </w:hyperlink>
    </w:p>
    <w:p w14:paraId="3CE35249"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411992" w:rsidRPr="0023608E">
          <w:rPr>
            <w:rStyle w:val="Lienhypertexte"/>
            <w:rFonts w:ascii="Times New Roman" w:hAnsi="Times New Roman" w:cs="Times New Roman"/>
            <w:noProof/>
            <w:sz w:val="26"/>
            <w:szCs w:val="26"/>
          </w:rPr>
          <w:t>III-1-2-3 Diagramme d’activité</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34</w:t>
        </w:r>
        <w:r w:rsidR="00411992" w:rsidRPr="0023608E">
          <w:rPr>
            <w:rFonts w:ascii="Times New Roman" w:hAnsi="Times New Roman" w:cs="Times New Roman"/>
            <w:noProof/>
            <w:webHidden/>
            <w:sz w:val="26"/>
            <w:szCs w:val="26"/>
          </w:rPr>
          <w:fldChar w:fldCharType="end"/>
        </w:r>
      </w:hyperlink>
    </w:p>
    <w:p w14:paraId="77D892A2"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411992" w:rsidRPr="0023608E">
          <w:rPr>
            <w:rStyle w:val="Lienhypertexte"/>
            <w:rFonts w:ascii="Times New Roman" w:hAnsi="Times New Roman" w:cs="Times New Roman"/>
            <w:noProof/>
            <w:sz w:val="26"/>
            <w:szCs w:val="26"/>
          </w:rPr>
          <w:t>III-2 Mise en Œuvre de la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4A7E421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411992" w:rsidRPr="0023608E">
          <w:rPr>
            <w:rStyle w:val="Lienhypertexte"/>
            <w:rFonts w:ascii="Times New Roman" w:hAnsi="Times New Roman" w:cs="Times New Roman"/>
            <w:noProof/>
            <w:sz w:val="26"/>
            <w:szCs w:val="26"/>
          </w:rPr>
          <w:t>III-2-1 Choix Techniques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68B971B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411992" w:rsidRPr="0023608E">
          <w:rPr>
            <w:rStyle w:val="Lienhypertexte"/>
            <w:rFonts w:ascii="Times New Roman" w:hAnsi="Times New Roman" w:cs="Times New Roman"/>
            <w:noProof/>
            <w:sz w:val="26"/>
            <w:szCs w:val="26"/>
          </w:rPr>
          <w:t>III-2-2 Techniques Utilisées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37</w:t>
        </w:r>
        <w:r w:rsidR="00411992" w:rsidRPr="0023608E">
          <w:rPr>
            <w:rFonts w:ascii="Times New Roman" w:hAnsi="Times New Roman" w:cs="Times New Roman"/>
            <w:noProof/>
            <w:webHidden/>
            <w:sz w:val="26"/>
            <w:szCs w:val="26"/>
          </w:rPr>
          <w:fldChar w:fldCharType="end"/>
        </w:r>
      </w:hyperlink>
    </w:p>
    <w:p w14:paraId="2D4BAC9B"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411992" w:rsidRPr="0023608E">
          <w:rPr>
            <w:rStyle w:val="Lienhypertexte"/>
            <w:rFonts w:ascii="Times New Roman" w:hAnsi="Times New Roman" w:cs="Times New Roman"/>
            <w:noProof/>
            <w:sz w:val="26"/>
            <w:szCs w:val="26"/>
          </w:rPr>
          <w:t>III-2-2-1 Frontend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38</w:t>
        </w:r>
        <w:r w:rsidR="00411992" w:rsidRPr="0023608E">
          <w:rPr>
            <w:rFonts w:ascii="Times New Roman" w:hAnsi="Times New Roman" w:cs="Times New Roman"/>
            <w:noProof/>
            <w:webHidden/>
            <w:sz w:val="26"/>
            <w:szCs w:val="26"/>
          </w:rPr>
          <w:fldChar w:fldCharType="end"/>
        </w:r>
      </w:hyperlink>
    </w:p>
    <w:p w14:paraId="4B298236"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411992" w:rsidRPr="0023608E">
          <w:rPr>
            <w:rStyle w:val="Lienhypertexte"/>
            <w:rFonts w:ascii="Times New Roman" w:hAnsi="Times New Roman" w:cs="Times New Roman"/>
            <w:noProof/>
            <w:sz w:val="26"/>
            <w:szCs w:val="26"/>
          </w:rPr>
          <w:t>III-2-1-2 Backend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39</w:t>
        </w:r>
        <w:r w:rsidR="00411992" w:rsidRPr="0023608E">
          <w:rPr>
            <w:rFonts w:ascii="Times New Roman" w:hAnsi="Times New Roman" w:cs="Times New Roman"/>
            <w:noProof/>
            <w:webHidden/>
            <w:sz w:val="26"/>
            <w:szCs w:val="26"/>
          </w:rPr>
          <w:fldChar w:fldCharType="end"/>
        </w:r>
      </w:hyperlink>
    </w:p>
    <w:p w14:paraId="12752B8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411992" w:rsidRPr="0023608E">
          <w:rPr>
            <w:rStyle w:val="Lienhypertexte"/>
            <w:rFonts w:ascii="Times New Roman" w:hAnsi="Times New Roman" w:cs="Times New Roman"/>
            <w:noProof/>
            <w:sz w:val="26"/>
            <w:szCs w:val="26"/>
          </w:rPr>
          <w:t>III-3 : Résultats et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3413D90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411992" w:rsidRPr="0023608E">
          <w:rPr>
            <w:rStyle w:val="Lienhypertexte"/>
            <w:rFonts w:ascii="Times New Roman" w:hAnsi="Times New Roman" w:cs="Times New Roman"/>
            <w:noProof/>
            <w:sz w:val="26"/>
            <w:szCs w:val="26"/>
          </w:rPr>
          <w:t>III-3-1 : Captures d’écrans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787A76A0"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411992" w:rsidRPr="0023608E">
          <w:rPr>
            <w:rStyle w:val="Lienhypertexte"/>
            <w:rFonts w:ascii="Times New Roman" w:hAnsi="Times New Roman" w:cs="Times New Roman"/>
            <w:noProof/>
            <w:sz w:val="26"/>
            <w:szCs w:val="26"/>
          </w:rPr>
          <w:t>III-3-2 : Tests,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0D25CD17"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8" w:history="1">
        <w:r w:rsidR="00411992" w:rsidRPr="0023608E">
          <w:rPr>
            <w:rStyle w:val="Lienhypertexte"/>
            <w:rFonts w:ascii="Times New Roman" w:hAnsi="Times New Roman" w:cs="Times New Roman"/>
            <w:b/>
            <w:bCs/>
            <w:noProof/>
            <w:sz w:val="26"/>
            <w:szCs w:val="26"/>
          </w:rPr>
          <w:t>CONCLUSION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45</w:t>
        </w:r>
        <w:r w:rsidR="00411992" w:rsidRPr="0023608E">
          <w:rPr>
            <w:rFonts w:ascii="Times New Roman" w:hAnsi="Times New Roman" w:cs="Times New Roman"/>
            <w:noProof/>
            <w:webHidden/>
            <w:sz w:val="26"/>
            <w:szCs w:val="26"/>
          </w:rPr>
          <w:fldChar w:fldCharType="end"/>
        </w:r>
      </w:hyperlink>
    </w:p>
    <w:p w14:paraId="7E39B3A8"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9" w:history="1">
        <w:r w:rsidR="00411992" w:rsidRPr="0023608E">
          <w:rPr>
            <w:rStyle w:val="Lienhypertexte"/>
            <w:rFonts w:ascii="Times New Roman" w:hAnsi="Times New Roman" w:cs="Times New Roman"/>
            <w:noProof/>
            <w:sz w:val="26"/>
            <w:szCs w:val="26"/>
          </w:rPr>
          <w:t>ANNEXES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46</w:t>
        </w:r>
        <w:r w:rsidR="00411992" w:rsidRPr="0023608E">
          <w:rPr>
            <w:rFonts w:ascii="Times New Roman" w:hAnsi="Times New Roman" w:cs="Times New Roman"/>
            <w:noProof/>
            <w:webHidden/>
            <w:sz w:val="26"/>
            <w:szCs w:val="26"/>
          </w:rPr>
          <w:fldChar w:fldCharType="end"/>
        </w:r>
      </w:hyperlink>
    </w:p>
    <w:p w14:paraId="06AE3F1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50" w:history="1">
        <w:r w:rsidR="00411992" w:rsidRPr="0023608E">
          <w:rPr>
            <w:rStyle w:val="Lienhypertexte"/>
            <w:rFonts w:ascii="Times New Roman" w:hAnsi="Times New Roman" w:cs="Times New Roman"/>
            <w:noProof/>
            <w:sz w:val="26"/>
            <w:szCs w:val="26"/>
          </w:rPr>
          <w:t>REFERENCES WEBOGRAPHISUES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47</w:t>
        </w:r>
        <w:r w:rsidR="00411992" w:rsidRPr="0023608E">
          <w:rPr>
            <w:rFonts w:ascii="Times New Roman" w:hAnsi="Times New Roman" w:cs="Times New Roman"/>
            <w:noProof/>
            <w:webHidden/>
            <w:sz w:val="26"/>
            <w:szCs w:val="26"/>
          </w:rPr>
          <w:fldChar w:fldCharType="end"/>
        </w:r>
      </w:hyperlink>
    </w:p>
    <w:p w14:paraId="65B780B7" w14:textId="77777777" w:rsidR="00411992" w:rsidRDefault="00020155" w:rsidP="00411992">
      <w:pPr>
        <w:pStyle w:val="TM1"/>
        <w:tabs>
          <w:tab w:val="right" w:leader="dot" w:pos="9062"/>
        </w:tabs>
        <w:rPr>
          <w:noProof/>
          <w:kern w:val="2"/>
          <w:sz w:val="24"/>
          <w:szCs w:val="24"/>
          <w14:ligatures w14:val="standardContextual"/>
        </w:rPr>
      </w:pPr>
      <w:hyperlink w:anchor="_Toc201154351" w:history="1">
        <w:r w:rsidR="00411992" w:rsidRPr="0023608E">
          <w:rPr>
            <w:rStyle w:val="Lienhypertexte"/>
            <w:rFonts w:ascii="Times New Roman" w:hAnsi="Times New Roman" w:cs="Times New Roman"/>
            <w:noProof/>
            <w:sz w:val="26"/>
            <w:szCs w:val="26"/>
          </w:rPr>
          <w:t>REFERENCES BIBLIOGRAPHIQUES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48</w:t>
        </w:r>
        <w:r w:rsidR="00411992" w:rsidRPr="0023608E">
          <w:rPr>
            <w:rFonts w:ascii="Times New Roman" w:hAnsi="Times New Roman" w:cs="Times New Roman"/>
            <w:noProof/>
            <w:webHidden/>
            <w:sz w:val="26"/>
            <w:szCs w:val="26"/>
          </w:rPr>
          <w:fldChar w:fldCharType="end"/>
        </w:r>
      </w:hyperlink>
    </w:p>
    <w:p w14:paraId="6EB71820" w14:textId="4BD1D621" w:rsidR="009B59EA" w:rsidRPr="00747FB9" w:rsidRDefault="00411992" w:rsidP="00411992">
      <w:pPr>
        <w:spacing w:line="360" w:lineRule="auto"/>
        <w:rPr>
          <w:rFonts w:ascii="Times New Roman" w:hAnsi="Times New Roman" w:cs="Times New Roman"/>
          <w:sz w:val="28"/>
          <w:szCs w:val="28"/>
        </w:rPr>
      </w:pPr>
      <w:r>
        <w:rPr>
          <w:sz w:val="26"/>
          <w:szCs w:val="26"/>
        </w:rPr>
        <w:fldChar w:fldCharType="end"/>
      </w:r>
    </w:p>
    <w:sectPr w:rsidR="009B59EA" w:rsidRPr="00747FB9" w:rsidSect="002E1E61">
      <w:footerReference w:type="default" r:id="rId3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B53D7" w14:textId="77777777" w:rsidR="009366A3" w:rsidRDefault="009366A3" w:rsidP="00BB6BC3">
      <w:pPr>
        <w:spacing w:after="0" w:line="240" w:lineRule="auto"/>
      </w:pPr>
      <w:r>
        <w:separator/>
      </w:r>
    </w:p>
  </w:endnote>
  <w:endnote w:type="continuationSeparator" w:id="0">
    <w:p w14:paraId="766DC077" w14:textId="77777777" w:rsidR="009366A3" w:rsidRDefault="009366A3" w:rsidP="00BB6BC3">
      <w:pPr>
        <w:spacing w:after="0" w:line="240" w:lineRule="auto"/>
      </w:pPr>
      <w:r>
        <w:continuationSeparator/>
      </w:r>
    </w:p>
  </w:endnote>
  <w:endnote w:type="continuationNotice" w:id="1">
    <w:p w14:paraId="49F7AACC" w14:textId="77777777" w:rsidR="009366A3" w:rsidRDefault="009366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F7C4" w14:textId="77777777"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72580" behindDoc="0" locked="0" layoutInCell="1" allowOverlap="1" wp14:anchorId="5615FE84" wp14:editId="24D1FB3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2006714139"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FE84" id="Rectangle 45" o:spid="_x0000_s1035" style="position:absolute;margin-left:-14pt;margin-top:7.05pt;width:34.3pt;height:28pt;z-index:25167258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" fillcolor="black [3213]" strokecolor="black [3213]" strokeweight="3pt">
              <v:stroke joinstyle="miter"/>
              <v:textbo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71556" behindDoc="0" locked="0" layoutInCell="1" allowOverlap="1" wp14:anchorId="269EA6ED" wp14:editId="2F768BF2">
              <wp:simplePos x="0" y="0"/>
              <wp:positionH relativeFrom="margin">
                <wp:align>center</wp:align>
              </wp:positionH>
              <wp:positionV relativeFrom="paragraph">
                <wp:posOffset>69941</wp:posOffset>
              </wp:positionV>
              <wp:extent cx="5834561" cy="14515"/>
              <wp:effectExtent l="0" t="0" r="33020" b="24130"/>
              <wp:wrapNone/>
              <wp:docPr id="536218556"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616B1" id="Connecteur droit 15" o:spid="_x0000_s1026" style="position:absolute;z-index:2516715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jqVMx+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16F41EE7" w14:textId="77777777" w:rsidR="00020155" w:rsidRPr="005C568A" w:rsidRDefault="00020155" w:rsidP="000C541F">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2E5251C5" w14:textId="77777777" w:rsidR="00020155" w:rsidRDefault="0002015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A700" w14:textId="38DAD439"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58244" behindDoc="0" locked="0" layoutInCell="1" allowOverlap="1" wp14:anchorId="4E916CDA" wp14:editId="263997A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142121452"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EC4DDA" w14:textId="1C23B12B"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16CDA" id="_x0000_s1036" style="position:absolute;margin-left:-14pt;margin-top:7.05pt;width:34.3pt;height:28pt;z-index:2516582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" fillcolor="black [3213]" strokecolor="black [3213]" strokeweight="3pt">
              <v:stroke joinstyle="miter"/>
              <v:textbox>
                <w:txbxContent>
                  <w:p w14:paraId="22EC4DDA" w14:textId="1C23B12B"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58243" behindDoc="0" locked="0" layoutInCell="1" allowOverlap="1" wp14:anchorId="33A409E3" wp14:editId="7CBC63BC">
              <wp:simplePos x="0" y="0"/>
              <wp:positionH relativeFrom="margin">
                <wp:align>center</wp:align>
              </wp:positionH>
              <wp:positionV relativeFrom="paragraph">
                <wp:posOffset>69941</wp:posOffset>
              </wp:positionV>
              <wp:extent cx="5834561" cy="14515"/>
              <wp:effectExtent l="0" t="0" r="33020" b="24130"/>
              <wp:wrapNone/>
              <wp:docPr id="4556489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04D04" id="Connecteur droit 15" o:spid="_x0000_s1026" style="position:absolute;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Vw+jvu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0DF964FE" w14:textId="7AB2CFCD" w:rsidR="00020155" w:rsidRPr="005C568A" w:rsidRDefault="00020155" w:rsidP="000C541F">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672B9C78" w14:textId="6EE67D6B" w:rsidR="00020155" w:rsidRDefault="00020155">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D1A88" w14:textId="77777777" w:rsidR="00020155" w:rsidRDefault="00020155" w:rsidP="00FE3F5B">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68484" behindDoc="0" locked="0" layoutInCell="1" allowOverlap="1" wp14:anchorId="173A40CF" wp14:editId="30D4F5D4">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753990758"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B243F4C" w14:textId="3DE18BAB"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A40CF" id="_x0000_s1037" style="position:absolute;margin-left:-14pt;margin-top:7.05pt;width:34.3pt;height:28pt;z-index:2516684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" fillcolor="black [3213]" strokecolor="black [3213]" strokeweight="3pt">
              <v:stroke joinstyle="miter"/>
              <v:textbox>
                <w:txbxContent>
                  <w:p w14:paraId="5B243F4C" w14:textId="3DE18BAB"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67460" behindDoc="0" locked="0" layoutInCell="1" allowOverlap="1" wp14:anchorId="74E79B6E" wp14:editId="7442CDDC">
              <wp:simplePos x="0" y="0"/>
              <wp:positionH relativeFrom="margin">
                <wp:align>center</wp:align>
              </wp:positionH>
              <wp:positionV relativeFrom="paragraph">
                <wp:posOffset>69941</wp:posOffset>
              </wp:positionV>
              <wp:extent cx="5834561" cy="14515"/>
              <wp:effectExtent l="0" t="0" r="33020" b="24130"/>
              <wp:wrapNone/>
              <wp:docPr id="10963874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36BFB" id="Connecteur droit 15" o:spid="_x0000_s1026" style="position:absolute;z-index:2516674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" strokecolor="black [3213]" strokeweight="1.5pt">
              <v:stroke joinstyle="miter"/>
              <w10:wrap anchorx="margin"/>
            </v:line>
          </w:pict>
        </mc:Fallback>
      </mc:AlternateContent>
    </w:r>
  </w:p>
  <w:p w14:paraId="5E0F97AA" w14:textId="77777777" w:rsidR="00020155" w:rsidRPr="005C568A" w:rsidRDefault="00020155" w:rsidP="00FE3F5B">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3C5AF851" w14:textId="77777777" w:rsidR="00020155" w:rsidRPr="00FE3F5B" w:rsidRDefault="00020155">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2CC4" w14:textId="1A8346EB" w:rsidR="00020155" w:rsidRDefault="00020155" w:rsidP="00CA483C">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114300" distR="114300" simplePos="0" relativeHeight="251663364" behindDoc="0" locked="0" layoutInCell="1" allowOverlap="1" wp14:anchorId="3E42DB16" wp14:editId="23A222C7">
              <wp:simplePos x="0" y="0"/>
              <wp:positionH relativeFrom="margin">
                <wp:align>center</wp:align>
              </wp:positionH>
              <wp:positionV relativeFrom="paragraph">
                <wp:posOffset>212970</wp:posOffset>
              </wp:positionV>
              <wp:extent cx="5834561" cy="14515"/>
              <wp:effectExtent l="0" t="0" r="33020" b="24130"/>
              <wp:wrapNone/>
              <wp:docPr id="885570015"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2302A" id="Connecteur droit 15" o:spid="_x0000_s1026" style="position:absolute;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5pt" to="45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" strokecolor="black [3213]" strokeweight="1.5pt">
              <v:stroke joinstyle="miter"/>
              <w10:wrap anchorx="margin"/>
            </v:line>
          </w:pict>
        </mc:Fallback>
      </mc:AlternateContent>
    </w:r>
    <w:r>
      <w:rPr>
        <w:i/>
        <w:iCs/>
        <w:color w:val="2E74B5" w:themeColor="accent5" w:themeShade="BF"/>
        <w:sz w:val="24"/>
        <w:szCs w:val="24"/>
      </w:rPr>
      <w:tab/>
    </w:r>
  </w:p>
  <w:p w14:paraId="19177744" w14:textId="39445B8C" w:rsidR="00020155" w:rsidRDefault="00020155" w:rsidP="00CA483C">
    <w:pPr>
      <w:pStyle w:val="Pieddepage"/>
    </w:pPr>
    <w:r w:rsidRPr="00456F8E">
      <w:rPr>
        <w:i/>
        <w:iCs/>
        <w:noProof/>
        <w:color w:val="2E74B5" w:themeColor="accent5" w:themeShade="BF"/>
        <w:sz w:val="24"/>
        <w:szCs w:val="24"/>
        <w:lang w:eastAsia="fr-FR"/>
      </w:rPr>
      <mc:AlternateContent>
        <mc:Choice Requires="wps">
          <w:drawing>
            <wp:anchor distT="0" distB="0" distL="0" distR="0" simplePos="0" relativeHeight="251665412" behindDoc="0" locked="0" layoutInCell="1" allowOverlap="1" wp14:anchorId="2B1FFFAD" wp14:editId="5B627C68">
              <wp:simplePos x="0" y="0"/>
              <wp:positionH relativeFrom="rightMargin">
                <wp:posOffset>-279400</wp:posOffset>
              </wp:positionH>
              <wp:positionV relativeFrom="bottomMargin">
                <wp:posOffset>237060</wp:posOffset>
              </wp:positionV>
              <wp:extent cx="435610" cy="355600"/>
              <wp:effectExtent l="76200" t="76200" r="59690" b="63500"/>
              <wp:wrapSquare wrapText="bothSides"/>
              <wp:docPr id="886249003"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5E7B95" w14:textId="6CBF67B2"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52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FFFAD" id="_x0000_s1038" style="position:absolute;margin-left:-22pt;margin-top:18.65pt;width:34.3pt;height:28pt;z-index:2516654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" fillcolor="black [3213]" strokecolor="black [3213]" strokeweight="3pt">
              <v:stroke joinstyle="miter"/>
              <v:textbox>
                <w:txbxContent>
                  <w:p w14:paraId="685E7B95" w14:textId="6CBF67B2"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157929">
                      <w:rPr>
                        <w:noProof/>
                        <w:color w:val="FFFFFF" w:themeColor="background1"/>
                        <w:sz w:val="28"/>
                        <w:szCs w:val="28"/>
                        <w14:textOutline w14:w="9525" w14:cap="rnd" w14:cmpd="sng" w14:algn="ctr">
                          <w14:noFill/>
                          <w14:prstDash w14:val="solid"/>
                          <w14:bevel/>
                        </w14:textOutline>
                      </w:rPr>
                      <w:t>52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p>
  <w:p w14:paraId="64C779BA" w14:textId="0D8D8E98" w:rsidR="00020155" w:rsidRPr="00AB3888" w:rsidRDefault="00020155">
    <w:pPr>
      <w:pStyle w:val="Pieddepage"/>
      <w:rPr>
        <w:rFonts w:ascii="Times New Roman" w:hAnsi="Times New Roman" w:cs="Times New Roman"/>
        <w:i/>
        <w:iCs/>
        <w:color w:val="000000" w:themeColor="text1"/>
        <w:sz w:val="24"/>
        <w:szCs w:val="24"/>
      </w:rPr>
    </w:pPr>
    <w:r w:rsidRPr="00AB3888">
      <w:rPr>
        <w:rFonts w:ascii="Times New Roman" w:hAnsi="Times New Roman" w:cs="Times New Roman"/>
        <w:i/>
        <w:iCs/>
        <w:color w:val="000000" w:themeColor="text1"/>
        <w:sz w:val="24"/>
        <w:szCs w:val="24"/>
      </w:rPr>
      <w:t>Besilia AHOMAGNON      &amp;    Léa AKOSSETAN                           Juin 2025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24E89" w14:textId="77777777" w:rsidR="009366A3" w:rsidRDefault="009366A3" w:rsidP="00BB6BC3">
      <w:pPr>
        <w:spacing w:after="0" w:line="240" w:lineRule="auto"/>
      </w:pPr>
      <w:r>
        <w:separator/>
      </w:r>
    </w:p>
  </w:footnote>
  <w:footnote w:type="continuationSeparator" w:id="0">
    <w:p w14:paraId="74779EEA" w14:textId="77777777" w:rsidR="009366A3" w:rsidRDefault="009366A3" w:rsidP="00BB6BC3">
      <w:pPr>
        <w:spacing w:after="0" w:line="240" w:lineRule="auto"/>
      </w:pPr>
      <w:r>
        <w:continuationSeparator/>
      </w:r>
    </w:p>
  </w:footnote>
  <w:footnote w:type="continuationNotice" w:id="1">
    <w:p w14:paraId="3E522A71" w14:textId="77777777" w:rsidR="009366A3" w:rsidRDefault="009366A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39F3" w14:textId="77777777"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713E0135" w14:textId="77777777"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70532" behindDoc="0" locked="0" layoutInCell="1" allowOverlap="1" wp14:anchorId="6B58ABB9" wp14:editId="43C0CA19">
              <wp:simplePos x="0" y="0"/>
              <wp:positionH relativeFrom="margin">
                <wp:align>left</wp:align>
              </wp:positionH>
              <wp:positionV relativeFrom="paragraph">
                <wp:posOffset>82822</wp:posOffset>
              </wp:positionV>
              <wp:extent cx="5743121" cy="10160"/>
              <wp:effectExtent l="0" t="0" r="29210" b="27940"/>
              <wp:wrapNone/>
              <wp:docPr id="335692865"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F9EC2" id="Connecteur droit 11" o:spid="_x0000_s1026" style="position:absolute;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HUzXEDjAQAAGA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435B0" w14:textId="77777777"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89F1" w14:textId="75E8B6B0"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24C86DDD" w14:textId="5B6862D5"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58240" behindDoc="0" locked="0" layoutInCell="1" allowOverlap="1" wp14:anchorId="0F534907" wp14:editId="2B4B2016">
              <wp:simplePos x="0" y="0"/>
              <wp:positionH relativeFrom="margin">
                <wp:align>left</wp:align>
              </wp:positionH>
              <wp:positionV relativeFrom="paragraph">
                <wp:posOffset>82822</wp:posOffset>
              </wp:positionV>
              <wp:extent cx="5743121" cy="10160"/>
              <wp:effectExtent l="0" t="0" r="29210" b="27940"/>
              <wp:wrapNone/>
              <wp:docPr id="1772008636"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AB546" id="Connecteur droit 1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L1KBA/jAQAAGQ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EEB99" w14:textId="4AA0B406"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F02E4"/>
    <w:multiLevelType w:val="multilevel"/>
    <w:tmpl w:val="24D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397"/>
    <w:multiLevelType w:val="multilevel"/>
    <w:tmpl w:val="BE266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35853"/>
    <w:multiLevelType w:val="multilevel"/>
    <w:tmpl w:val="708C4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17C74B1"/>
    <w:multiLevelType w:val="multilevel"/>
    <w:tmpl w:val="FF1436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9C0137"/>
    <w:multiLevelType w:val="hybridMultilevel"/>
    <w:tmpl w:val="19DEAC54"/>
    <w:lvl w:ilvl="0" w:tplc="7FA43F60">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75B31AE"/>
    <w:multiLevelType w:val="hybridMultilevel"/>
    <w:tmpl w:val="512A2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5A058B"/>
    <w:multiLevelType w:val="hybridMultilevel"/>
    <w:tmpl w:val="9E827DBA"/>
    <w:lvl w:ilvl="0" w:tplc="20000001">
      <w:start w:val="1"/>
      <w:numFmt w:val="bullet"/>
      <w:lvlText w:val=""/>
      <w:lvlJc w:val="left"/>
      <w:pPr>
        <w:ind w:left="720" w:hanging="360"/>
      </w:pPr>
      <w:rPr>
        <w:rFonts w:ascii="Symbol" w:hAnsi="Symbol" w:hint="default"/>
      </w:rPr>
    </w:lvl>
    <w:lvl w:ilvl="1" w:tplc="6F72E31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6A3548"/>
    <w:multiLevelType w:val="hybridMultilevel"/>
    <w:tmpl w:val="B4108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CA7BE1"/>
    <w:multiLevelType w:val="hybridMultilevel"/>
    <w:tmpl w:val="4F12C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C1FE8"/>
    <w:multiLevelType w:val="hybridMultilevel"/>
    <w:tmpl w:val="7FF67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B22417"/>
    <w:multiLevelType w:val="hybridMultilevel"/>
    <w:tmpl w:val="5BA6503E"/>
    <w:lvl w:ilvl="0" w:tplc="E31EB23A">
      <w:start w:val="1"/>
      <w:numFmt w:val="decimal"/>
      <w:lvlText w:val="%1."/>
      <w:lvlJc w:val="left"/>
      <w:pPr>
        <w:ind w:left="1440" w:hanging="360"/>
      </w:pPr>
      <w:rPr>
        <w:rFonts w:hint="default"/>
        <w:sz w:val="26"/>
        <w:szCs w:val="26"/>
        <w:u w:val="no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6CE6145"/>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2C49161D"/>
    <w:multiLevelType w:val="multilevel"/>
    <w:tmpl w:val="FF8EB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B95F65"/>
    <w:multiLevelType w:val="hybridMultilevel"/>
    <w:tmpl w:val="826031DC"/>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17B7F13"/>
    <w:multiLevelType w:val="hybridMultilevel"/>
    <w:tmpl w:val="22882A98"/>
    <w:lvl w:ilvl="0" w:tplc="2000001B">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319F6902"/>
    <w:multiLevelType w:val="hybridMultilevel"/>
    <w:tmpl w:val="B28C55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A83B71"/>
    <w:multiLevelType w:val="multilevel"/>
    <w:tmpl w:val="9E36E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80940"/>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230CD"/>
    <w:multiLevelType w:val="multilevel"/>
    <w:tmpl w:val="D674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85F66"/>
    <w:multiLevelType w:val="hybridMultilevel"/>
    <w:tmpl w:val="33440BE0"/>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DA21F4B"/>
    <w:multiLevelType w:val="hybridMultilevel"/>
    <w:tmpl w:val="623625FE"/>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9517C6"/>
    <w:multiLevelType w:val="multilevel"/>
    <w:tmpl w:val="629C6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4011BF"/>
    <w:multiLevelType w:val="multilevel"/>
    <w:tmpl w:val="51D4A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02462"/>
    <w:multiLevelType w:val="multilevel"/>
    <w:tmpl w:val="0046F1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2CE1F5B"/>
    <w:multiLevelType w:val="hybridMultilevel"/>
    <w:tmpl w:val="4BA68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AA0A79"/>
    <w:multiLevelType w:val="hybridMultilevel"/>
    <w:tmpl w:val="6EDA361A"/>
    <w:lvl w:ilvl="0" w:tplc="EDDA45B6">
      <w:start w:val="1"/>
      <w:numFmt w:val="decimal"/>
      <w:lvlText w:val="%1."/>
      <w:lvlJc w:val="left"/>
      <w:pPr>
        <w:ind w:left="720" w:hanging="360"/>
      </w:pPr>
      <w:rPr>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B408E6"/>
    <w:multiLevelType w:val="hybridMultilevel"/>
    <w:tmpl w:val="FC76F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5771F24"/>
    <w:multiLevelType w:val="multilevel"/>
    <w:tmpl w:val="A58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F63F2"/>
    <w:multiLevelType w:val="hybridMultilevel"/>
    <w:tmpl w:val="C5E4334E"/>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BF6FE3"/>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47C6484C"/>
    <w:multiLevelType w:val="multilevel"/>
    <w:tmpl w:val="35209522"/>
    <w:lvl w:ilvl="0">
      <w:start w:val="1"/>
      <w:numFmt w:val="bullet"/>
      <w:lvlText w:val="‐"/>
      <w:lvlJc w:val="left"/>
      <w:pPr>
        <w:tabs>
          <w:tab w:val="num" w:pos="1440"/>
        </w:tabs>
        <w:ind w:left="1440" w:hanging="360"/>
      </w:pPr>
      <w:rPr>
        <w:rFonts w:ascii="Corbel" w:hAnsi="Corbel" w:hint="default"/>
        <w:sz w:val="44"/>
        <w:u w:val="none"/>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493F2947"/>
    <w:multiLevelType w:val="hybridMultilevel"/>
    <w:tmpl w:val="86FCEBB2"/>
    <w:lvl w:ilvl="0" w:tplc="040C000F">
      <w:start w:val="1"/>
      <w:numFmt w:val="decimal"/>
      <w:lvlText w:val="%1."/>
      <w:lvlJc w:val="left"/>
      <w:pPr>
        <w:ind w:left="1701" w:hanging="360"/>
      </w:pPr>
    </w:lvl>
    <w:lvl w:ilvl="1" w:tplc="040C0019" w:tentative="1">
      <w:start w:val="1"/>
      <w:numFmt w:val="lowerLetter"/>
      <w:lvlText w:val="%2."/>
      <w:lvlJc w:val="left"/>
      <w:pPr>
        <w:ind w:left="2421" w:hanging="360"/>
      </w:pPr>
    </w:lvl>
    <w:lvl w:ilvl="2" w:tplc="040C001B" w:tentative="1">
      <w:start w:val="1"/>
      <w:numFmt w:val="lowerRoman"/>
      <w:lvlText w:val="%3."/>
      <w:lvlJc w:val="right"/>
      <w:pPr>
        <w:ind w:left="3141" w:hanging="180"/>
      </w:pPr>
    </w:lvl>
    <w:lvl w:ilvl="3" w:tplc="040C000F" w:tentative="1">
      <w:start w:val="1"/>
      <w:numFmt w:val="decimal"/>
      <w:lvlText w:val="%4."/>
      <w:lvlJc w:val="left"/>
      <w:pPr>
        <w:ind w:left="3861" w:hanging="360"/>
      </w:pPr>
    </w:lvl>
    <w:lvl w:ilvl="4" w:tplc="040C0019" w:tentative="1">
      <w:start w:val="1"/>
      <w:numFmt w:val="lowerLetter"/>
      <w:lvlText w:val="%5."/>
      <w:lvlJc w:val="left"/>
      <w:pPr>
        <w:ind w:left="4581" w:hanging="360"/>
      </w:pPr>
    </w:lvl>
    <w:lvl w:ilvl="5" w:tplc="040C001B" w:tentative="1">
      <w:start w:val="1"/>
      <w:numFmt w:val="lowerRoman"/>
      <w:lvlText w:val="%6."/>
      <w:lvlJc w:val="right"/>
      <w:pPr>
        <w:ind w:left="5301" w:hanging="180"/>
      </w:pPr>
    </w:lvl>
    <w:lvl w:ilvl="6" w:tplc="040C000F" w:tentative="1">
      <w:start w:val="1"/>
      <w:numFmt w:val="decimal"/>
      <w:lvlText w:val="%7."/>
      <w:lvlJc w:val="left"/>
      <w:pPr>
        <w:ind w:left="6021" w:hanging="360"/>
      </w:pPr>
    </w:lvl>
    <w:lvl w:ilvl="7" w:tplc="040C0019" w:tentative="1">
      <w:start w:val="1"/>
      <w:numFmt w:val="lowerLetter"/>
      <w:lvlText w:val="%8."/>
      <w:lvlJc w:val="left"/>
      <w:pPr>
        <w:ind w:left="6741" w:hanging="360"/>
      </w:pPr>
    </w:lvl>
    <w:lvl w:ilvl="8" w:tplc="040C001B" w:tentative="1">
      <w:start w:val="1"/>
      <w:numFmt w:val="lowerRoman"/>
      <w:lvlText w:val="%9."/>
      <w:lvlJc w:val="right"/>
      <w:pPr>
        <w:ind w:left="7461" w:hanging="180"/>
      </w:pPr>
    </w:lvl>
  </w:abstractNum>
  <w:abstractNum w:abstractNumId="32" w15:restartNumberingAfterBreak="0">
    <w:nsid w:val="4C5807C2"/>
    <w:multiLevelType w:val="hybridMultilevel"/>
    <w:tmpl w:val="96FA999E"/>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4E7C3842"/>
    <w:multiLevelType w:val="hybridMultilevel"/>
    <w:tmpl w:val="1848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F5C45DA"/>
    <w:multiLevelType w:val="hybridMultilevel"/>
    <w:tmpl w:val="E734498E"/>
    <w:lvl w:ilvl="0" w:tplc="2000001B">
      <w:start w:val="1"/>
      <w:numFmt w:val="lowerRoman"/>
      <w:lvlText w:val="%1."/>
      <w:lvlJc w:val="right"/>
      <w:pPr>
        <w:ind w:left="2520" w:hanging="360"/>
      </w:pPr>
    </w:lvl>
    <w:lvl w:ilvl="1" w:tplc="20000019">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5" w15:restartNumberingAfterBreak="0">
    <w:nsid w:val="4FE845DB"/>
    <w:multiLevelType w:val="hybridMultilevel"/>
    <w:tmpl w:val="3F26F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26C398B"/>
    <w:multiLevelType w:val="hybridMultilevel"/>
    <w:tmpl w:val="AB9E4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48F47DB"/>
    <w:multiLevelType w:val="hybridMultilevel"/>
    <w:tmpl w:val="A1FCF120"/>
    <w:lvl w:ilvl="0" w:tplc="379CAD18">
      <w:start w:val="2"/>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59F799B"/>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55F42CE3"/>
    <w:multiLevelType w:val="hybridMultilevel"/>
    <w:tmpl w:val="F03A611E"/>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7F64F3E"/>
    <w:multiLevelType w:val="multilevel"/>
    <w:tmpl w:val="B81A5B04"/>
    <w:lvl w:ilvl="0">
      <w:start w:val="1"/>
      <w:numFmt w:val="decimal"/>
      <w:lvlText w:val="%1."/>
      <w:lvlJc w:val="left"/>
      <w:pPr>
        <w:tabs>
          <w:tab w:val="num" w:pos="1440"/>
        </w:tabs>
        <w:ind w:left="1440" w:hanging="360"/>
      </w:pPr>
      <w:rPr>
        <w:rFonts w:hint="default"/>
        <w:sz w:val="26"/>
        <w:szCs w:val="26"/>
        <w:u w:val="none"/>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CE0416F"/>
    <w:multiLevelType w:val="multilevel"/>
    <w:tmpl w:val="1054D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D3636C4"/>
    <w:multiLevelType w:val="multilevel"/>
    <w:tmpl w:val="8B6E7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3481D7F"/>
    <w:multiLevelType w:val="hybridMultilevel"/>
    <w:tmpl w:val="831C7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CC3484F"/>
    <w:multiLevelType w:val="hybridMultilevel"/>
    <w:tmpl w:val="8B12BB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FE74ED9"/>
    <w:multiLevelType w:val="hybridMultilevel"/>
    <w:tmpl w:val="77F0C42E"/>
    <w:lvl w:ilvl="0" w:tplc="2000001B">
      <w:start w:val="1"/>
      <w:numFmt w:val="lowerRoman"/>
      <w:lvlText w:val="%1."/>
      <w:lvlJc w:val="righ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46" w15:restartNumberingAfterBreak="0">
    <w:nsid w:val="72F74D85"/>
    <w:multiLevelType w:val="multilevel"/>
    <w:tmpl w:val="533A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B7DE2"/>
    <w:multiLevelType w:val="hybridMultilevel"/>
    <w:tmpl w:val="11263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7E1258"/>
    <w:multiLevelType w:val="multilevel"/>
    <w:tmpl w:val="4E2EBC3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82579F8"/>
    <w:multiLevelType w:val="hybridMultilevel"/>
    <w:tmpl w:val="DA8AA0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AA31271"/>
    <w:multiLevelType w:val="hybridMultilevel"/>
    <w:tmpl w:val="47D87B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5"/>
  </w:num>
  <w:num w:numId="2">
    <w:abstractNumId w:val="49"/>
  </w:num>
  <w:num w:numId="3">
    <w:abstractNumId w:val="24"/>
  </w:num>
  <w:num w:numId="4">
    <w:abstractNumId w:val="43"/>
  </w:num>
  <w:num w:numId="5">
    <w:abstractNumId w:val="44"/>
  </w:num>
  <w:num w:numId="6">
    <w:abstractNumId w:val="36"/>
  </w:num>
  <w:num w:numId="7">
    <w:abstractNumId w:val="8"/>
  </w:num>
  <w:num w:numId="8">
    <w:abstractNumId w:val="7"/>
  </w:num>
  <w:num w:numId="9">
    <w:abstractNumId w:val="9"/>
  </w:num>
  <w:num w:numId="10">
    <w:abstractNumId w:val="33"/>
  </w:num>
  <w:num w:numId="11">
    <w:abstractNumId w:val="6"/>
  </w:num>
  <w:num w:numId="12">
    <w:abstractNumId w:val="0"/>
  </w:num>
  <w:num w:numId="13">
    <w:abstractNumId w:val="2"/>
  </w:num>
  <w:num w:numId="14">
    <w:abstractNumId w:val="42"/>
  </w:num>
  <w:num w:numId="15">
    <w:abstractNumId w:val="21"/>
  </w:num>
  <w:num w:numId="16">
    <w:abstractNumId w:val="23"/>
  </w:num>
  <w:num w:numId="17">
    <w:abstractNumId w:val="3"/>
  </w:num>
  <w:num w:numId="18">
    <w:abstractNumId w:val="48"/>
  </w:num>
  <w:num w:numId="19">
    <w:abstractNumId w:val="12"/>
  </w:num>
  <w:num w:numId="20">
    <w:abstractNumId w:val="13"/>
  </w:num>
  <w:num w:numId="21">
    <w:abstractNumId w:val="39"/>
  </w:num>
  <w:num w:numId="22">
    <w:abstractNumId w:val="46"/>
  </w:num>
  <w:num w:numId="23">
    <w:abstractNumId w:val="27"/>
  </w:num>
  <w:num w:numId="24">
    <w:abstractNumId w:val="50"/>
  </w:num>
  <w:num w:numId="25">
    <w:abstractNumId w:val="34"/>
  </w:num>
  <w:num w:numId="26">
    <w:abstractNumId w:val="15"/>
  </w:num>
  <w:num w:numId="27">
    <w:abstractNumId w:val="29"/>
  </w:num>
  <w:num w:numId="28">
    <w:abstractNumId w:val="11"/>
  </w:num>
  <w:num w:numId="29">
    <w:abstractNumId w:val="26"/>
  </w:num>
  <w:num w:numId="30">
    <w:abstractNumId w:val="38"/>
  </w:num>
  <w:num w:numId="31">
    <w:abstractNumId w:val="1"/>
  </w:num>
  <w:num w:numId="32">
    <w:abstractNumId w:val="45"/>
  </w:num>
  <w:num w:numId="33">
    <w:abstractNumId w:val="14"/>
  </w:num>
  <w:num w:numId="34">
    <w:abstractNumId w:val="25"/>
  </w:num>
  <w:num w:numId="35">
    <w:abstractNumId w:val="41"/>
  </w:num>
  <w:num w:numId="36">
    <w:abstractNumId w:val="5"/>
  </w:num>
  <w:num w:numId="37">
    <w:abstractNumId w:val="28"/>
  </w:num>
  <w:num w:numId="38">
    <w:abstractNumId w:val="19"/>
  </w:num>
  <w:num w:numId="39">
    <w:abstractNumId w:val="4"/>
  </w:num>
  <w:num w:numId="40">
    <w:abstractNumId w:val="37"/>
  </w:num>
  <w:num w:numId="41">
    <w:abstractNumId w:val="30"/>
  </w:num>
  <w:num w:numId="42">
    <w:abstractNumId w:val="32"/>
  </w:num>
  <w:num w:numId="43">
    <w:abstractNumId w:val="10"/>
  </w:num>
  <w:num w:numId="44">
    <w:abstractNumId w:val="20"/>
  </w:num>
  <w:num w:numId="45">
    <w:abstractNumId w:val="17"/>
  </w:num>
  <w:num w:numId="46">
    <w:abstractNumId w:val="40"/>
  </w:num>
  <w:num w:numId="47">
    <w:abstractNumId w:val="16"/>
  </w:num>
  <w:num w:numId="48">
    <w:abstractNumId w:val="22"/>
  </w:num>
  <w:num w:numId="49">
    <w:abstractNumId w:val="47"/>
  </w:num>
  <w:num w:numId="50">
    <w:abstractNumId w:val="31"/>
  </w:num>
  <w:num w:numId="51">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DD"/>
    <w:rsid w:val="00002469"/>
    <w:rsid w:val="00004921"/>
    <w:rsid w:val="00006219"/>
    <w:rsid w:val="00006A67"/>
    <w:rsid w:val="00013ACD"/>
    <w:rsid w:val="000141FC"/>
    <w:rsid w:val="00014C17"/>
    <w:rsid w:val="000156F4"/>
    <w:rsid w:val="000165E8"/>
    <w:rsid w:val="00020155"/>
    <w:rsid w:val="00020D0F"/>
    <w:rsid w:val="0002507D"/>
    <w:rsid w:val="00025D58"/>
    <w:rsid w:val="00026A12"/>
    <w:rsid w:val="00026BE6"/>
    <w:rsid w:val="000277B2"/>
    <w:rsid w:val="00032075"/>
    <w:rsid w:val="0003248E"/>
    <w:rsid w:val="00035329"/>
    <w:rsid w:val="00037E14"/>
    <w:rsid w:val="00037F9F"/>
    <w:rsid w:val="00040852"/>
    <w:rsid w:val="00041055"/>
    <w:rsid w:val="00044E5A"/>
    <w:rsid w:val="000466EB"/>
    <w:rsid w:val="00046E48"/>
    <w:rsid w:val="0004743B"/>
    <w:rsid w:val="00050116"/>
    <w:rsid w:val="00050AB5"/>
    <w:rsid w:val="0005147F"/>
    <w:rsid w:val="00055BCE"/>
    <w:rsid w:val="0006011C"/>
    <w:rsid w:val="000614BB"/>
    <w:rsid w:val="000617C7"/>
    <w:rsid w:val="000618E6"/>
    <w:rsid w:val="000648BF"/>
    <w:rsid w:val="00064994"/>
    <w:rsid w:val="000653DB"/>
    <w:rsid w:val="0007072F"/>
    <w:rsid w:val="00071A97"/>
    <w:rsid w:val="00071B9C"/>
    <w:rsid w:val="00071F8B"/>
    <w:rsid w:val="000726D6"/>
    <w:rsid w:val="00072B67"/>
    <w:rsid w:val="0007339F"/>
    <w:rsid w:val="0007379A"/>
    <w:rsid w:val="000738CE"/>
    <w:rsid w:val="00073F28"/>
    <w:rsid w:val="000741AC"/>
    <w:rsid w:val="00075A55"/>
    <w:rsid w:val="00075BA4"/>
    <w:rsid w:val="00077B9F"/>
    <w:rsid w:val="00080988"/>
    <w:rsid w:val="00081A2A"/>
    <w:rsid w:val="00084422"/>
    <w:rsid w:val="00084AEB"/>
    <w:rsid w:val="00085077"/>
    <w:rsid w:val="00085F85"/>
    <w:rsid w:val="00086189"/>
    <w:rsid w:val="00086AB6"/>
    <w:rsid w:val="000870DB"/>
    <w:rsid w:val="00087F75"/>
    <w:rsid w:val="0009097B"/>
    <w:rsid w:val="000912A7"/>
    <w:rsid w:val="0009240E"/>
    <w:rsid w:val="000926FA"/>
    <w:rsid w:val="000936AF"/>
    <w:rsid w:val="00095580"/>
    <w:rsid w:val="00097302"/>
    <w:rsid w:val="000977FB"/>
    <w:rsid w:val="000A1188"/>
    <w:rsid w:val="000A2640"/>
    <w:rsid w:val="000A37EB"/>
    <w:rsid w:val="000A3E48"/>
    <w:rsid w:val="000A429F"/>
    <w:rsid w:val="000A461A"/>
    <w:rsid w:val="000A507D"/>
    <w:rsid w:val="000A539D"/>
    <w:rsid w:val="000A5E4D"/>
    <w:rsid w:val="000A6257"/>
    <w:rsid w:val="000A6BE5"/>
    <w:rsid w:val="000A7D9F"/>
    <w:rsid w:val="000A7F73"/>
    <w:rsid w:val="000B088A"/>
    <w:rsid w:val="000B2DFF"/>
    <w:rsid w:val="000B4FCB"/>
    <w:rsid w:val="000B6D5B"/>
    <w:rsid w:val="000C0B49"/>
    <w:rsid w:val="000C1997"/>
    <w:rsid w:val="000C4178"/>
    <w:rsid w:val="000C521F"/>
    <w:rsid w:val="000C541F"/>
    <w:rsid w:val="000C5553"/>
    <w:rsid w:val="000C5823"/>
    <w:rsid w:val="000C65BE"/>
    <w:rsid w:val="000C6F04"/>
    <w:rsid w:val="000D0948"/>
    <w:rsid w:val="000D3B63"/>
    <w:rsid w:val="000D402C"/>
    <w:rsid w:val="000D419B"/>
    <w:rsid w:val="000D436F"/>
    <w:rsid w:val="000D4499"/>
    <w:rsid w:val="000D5C74"/>
    <w:rsid w:val="000D6CEC"/>
    <w:rsid w:val="000E0C91"/>
    <w:rsid w:val="000E3829"/>
    <w:rsid w:val="000E51D7"/>
    <w:rsid w:val="000F0030"/>
    <w:rsid w:val="000F01AD"/>
    <w:rsid w:val="000F06F0"/>
    <w:rsid w:val="000F0D8C"/>
    <w:rsid w:val="000F31B6"/>
    <w:rsid w:val="000F5D31"/>
    <w:rsid w:val="000F600E"/>
    <w:rsid w:val="000F7C76"/>
    <w:rsid w:val="000F7ED5"/>
    <w:rsid w:val="001013C5"/>
    <w:rsid w:val="00101C0D"/>
    <w:rsid w:val="00101C17"/>
    <w:rsid w:val="00101D0D"/>
    <w:rsid w:val="00101E74"/>
    <w:rsid w:val="00102DBB"/>
    <w:rsid w:val="00103E2C"/>
    <w:rsid w:val="001053C6"/>
    <w:rsid w:val="00106C8F"/>
    <w:rsid w:val="001071B5"/>
    <w:rsid w:val="00110598"/>
    <w:rsid w:val="00110939"/>
    <w:rsid w:val="00110BD7"/>
    <w:rsid w:val="00111572"/>
    <w:rsid w:val="001119AF"/>
    <w:rsid w:val="001123FE"/>
    <w:rsid w:val="0011256F"/>
    <w:rsid w:val="00116A69"/>
    <w:rsid w:val="00116B2F"/>
    <w:rsid w:val="00117059"/>
    <w:rsid w:val="001170C2"/>
    <w:rsid w:val="00117968"/>
    <w:rsid w:val="0012297F"/>
    <w:rsid w:val="001236A1"/>
    <w:rsid w:val="001236DA"/>
    <w:rsid w:val="0012425F"/>
    <w:rsid w:val="001249C9"/>
    <w:rsid w:val="00124E96"/>
    <w:rsid w:val="001253A9"/>
    <w:rsid w:val="00127C91"/>
    <w:rsid w:val="001318FA"/>
    <w:rsid w:val="0013282D"/>
    <w:rsid w:val="0013560F"/>
    <w:rsid w:val="00137551"/>
    <w:rsid w:val="00137AA7"/>
    <w:rsid w:val="0014047B"/>
    <w:rsid w:val="0014091D"/>
    <w:rsid w:val="00140B15"/>
    <w:rsid w:val="001411F6"/>
    <w:rsid w:val="001414A9"/>
    <w:rsid w:val="00141A1A"/>
    <w:rsid w:val="00141A30"/>
    <w:rsid w:val="00142722"/>
    <w:rsid w:val="00142927"/>
    <w:rsid w:val="001435FD"/>
    <w:rsid w:val="00143A76"/>
    <w:rsid w:val="001443C4"/>
    <w:rsid w:val="00144C34"/>
    <w:rsid w:val="00146DF9"/>
    <w:rsid w:val="00146EC8"/>
    <w:rsid w:val="00147662"/>
    <w:rsid w:val="0015096B"/>
    <w:rsid w:val="00151BE3"/>
    <w:rsid w:val="00152004"/>
    <w:rsid w:val="00152A29"/>
    <w:rsid w:val="00152AFD"/>
    <w:rsid w:val="00154B12"/>
    <w:rsid w:val="001575AA"/>
    <w:rsid w:val="00157929"/>
    <w:rsid w:val="00157CD7"/>
    <w:rsid w:val="0016035C"/>
    <w:rsid w:val="001648B7"/>
    <w:rsid w:val="001649FF"/>
    <w:rsid w:val="00164EC3"/>
    <w:rsid w:val="00166ED0"/>
    <w:rsid w:val="00173A66"/>
    <w:rsid w:val="00173C92"/>
    <w:rsid w:val="00174CB7"/>
    <w:rsid w:val="0017605F"/>
    <w:rsid w:val="00176105"/>
    <w:rsid w:val="00176170"/>
    <w:rsid w:val="00176EBD"/>
    <w:rsid w:val="00177154"/>
    <w:rsid w:val="001775D1"/>
    <w:rsid w:val="00181CDF"/>
    <w:rsid w:val="00182E0F"/>
    <w:rsid w:val="00183640"/>
    <w:rsid w:val="00184D7D"/>
    <w:rsid w:val="00184E51"/>
    <w:rsid w:val="0019060E"/>
    <w:rsid w:val="00192371"/>
    <w:rsid w:val="00192B91"/>
    <w:rsid w:val="001931C6"/>
    <w:rsid w:val="00194323"/>
    <w:rsid w:val="00196123"/>
    <w:rsid w:val="001969F7"/>
    <w:rsid w:val="00197F87"/>
    <w:rsid w:val="001A1042"/>
    <w:rsid w:val="001A211A"/>
    <w:rsid w:val="001A27DC"/>
    <w:rsid w:val="001A3EDA"/>
    <w:rsid w:val="001A5492"/>
    <w:rsid w:val="001A610A"/>
    <w:rsid w:val="001A638E"/>
    <w:rsid w:val="001A68B9"/>
    <w:rsid w:val="001B3820"/>
    <w:rsid w:val="001B3FE2"/>
    <w:rsid w:val="001B4158"/>
    <w:rsid w:val="001B4F57"/>
    <w:rsid w:val="001B5193"/>
    <w:rsid w:val="001B5EE0"/>
    <w:rsid w:val="001C09F8"/>
    <w:rsid w:val="001C1179"/>
    <w:rsid w:val="001C3934"/>
    <w:rsid w:val="001C66F3"/>
    <w:rsid w:val="001D067F"/>
    <w:rsid w:val="001D1B4D"/>
    <w:rsid w:val="001D1CDF"/>
    <w:rsid w:val="001D2DAA"/>
    <w:rsid w:val="001D3803"/>
    <w:rsid w:val="001D6B71"/>
    <w:rsid w:val="001E0597"/>
    <w:rsid w:val="001E115F"/>
    <w:rsid w:val="001E13D6"/>
    <w:rsid w:val="001E2ED3"/>
    <w:rsid w:val="001E4499"/>
    <w:rsid w:val="001E4764"/>
    <w:rsid w:val="001E4CF3"/>
    <w:rsid w:val="001E4E66"/>
    <w:rsid w:val="001E5680"/>
    <w:rsid w:val="001E66C3"/>
    <w:rsid w:val="001E706E"/>
    <w:rsid w:val="001E7842"/>
    <w:rsid w:val="001E7ECF"/>
    <w:rsid w:val="001F05EE"/>
    <w:rsid w:val="001F0E1A"/>
    <w:rsid w:val="001F0EE8"/>
    <w:rsid w:val="001F1322"/>
    <w:rsid w:val="001F174B"/>
    <w:rsid w:val="001F3D51"/>
    <w:rsid w:val="001F4A0E"/>
    <w:rsid w:val="001F4B3F"/>
    <w:rsid w:val="001F4BCE"/>
    <w:rsid w:val="00202130"/>
    <w:rsid w:val="0020259D"/>
    <w:rsid w:val="0020289C"/>
    <w:rsid w:val="00202B4E"/>
    <w:rsid w:val="00202CFD"/>
    <w:rsid w:val="0020359F"/>
    <w:rsid w:val="00203AF5"/>
    <w:rsid w:val="00204B5E"/>
    <w:rsid w:val="002052F3"/>
    <w:rsid w:val="00205390"/>
    <w:rsid w:val="00205755"/>
    <w:rsid w:val="002057FF"/>
    <w:rsid w:val="00207836"/>
    <w:rsid w:val="00207E6A"/>
    <w:rsid w:val="00212EB6"/>
    <w:rsid w:val="002132EF"/>
    <w:rsid w:val="002146AA"/>
    <w:rsid w:val="00214742"/>
    <w:rsid w:val="002152C8"/>
    <w:rsid w:val="00216D69"/>
    <w:rsid w:val="00216FF1"/>
    <w:rsid w:val="0021780A"/>
    <w:rsid w:val="00221A68"/>
    <w:rsid w:val="00222194"/>
    <w:rsid w:val="00223658"/>
    <w:rsid w:val="00224465"/>
    <w:rsid w:val="00224977"/>
    <w:rsid w:val="0022597C"/>
    <w:rsid w:val="002261AC"/>
    <w:rsid w:val="00227D7B"/>
    <w:rsid w:val="00230B49"/>
    <w:rsid w:val="00230EAA"/>
    <w:rsid w:val="002325E2"/>
    <w:rsid w:val="00232CD1"/>
    <w:rsid w:val="002358B8"/>
    <w:rsid w:val="00235938"/>
    <w:rsid w:val="00235E7E"/>
    <w:rsid w:val="0023608E"/>
    <w:rsid w:val="002360E5"/>
    <w:rsid w:val="00236E1C"/>
    <w:rsid w:val="0023715B"/>
    <w:rsid w:val="002375B9"/>
    <w:rsid w:val="00237A2B"/>
    <w:rsid w:val="00237A99"/>
    <w:rsid w:val="002450B0"/>
    <w:rsid w:val="00245668"/>
    <w:rsid w:val="002456DB"/>
    <w:rsid w:val="002465D6"/>
    <w:rsid w:val="00246BB3"/>
    <w:rsid w:val="00247881"/>
    <w:rsid w:val="00247B13"/>
    <w:rsid w:val="0025056D"/>
    <w:rsid w:val="00250D5C"/>
    <w:rsid w:val="0025175B"/>
    <w:rsid w:val="002526D3"/>
    <w:rsid w:val="00252722"/>
    <w:rsid w:val="002527F4"/>
    <w:rsid w:val="00252DF7"/>
    <w:rsid w:val="00254247"/>
    <w:rsid w:val="002544B8"/>
    <w:rsid w:val="00254FBF"/>
    <w:rsid w:val="002558EE"/>
    <w:rsid w:val="00256603"/>
    <w:rsid w:val="00261277"/>
    <w:rsid w:val="00261BEE"/>
    <w:rsid w:val="00261D86"/>
    <w:rsid w:val="0026299A"/>
    <w:rsid w:val="0026618C"/>
    <w:rsid w:val="0026651E"/>
    <w:rsid w:val="0026657F"/>
    <w:rsid w:val="002669B5"/>
    <w:rsid w:val="00267332"/>
    <w:rsid w:val="00270C1B"/>
    <w:rsid w:val="002711A5"/>
    <w:rsid w:val="00272069"/>
    <w:rsid w:val="00272319"/>
    <w:rsid w:val="00272650"/>
    <w:rsid w:val="00272C7A"/>
    <w:rsid w:val="002739D2"/>
    <w:rsid w:val="0027641D"/>
    <w:rsid w:val="00276DD0"/>
    <w:rsid w:val="002771FC"/>
    <w:rsid w:val="00277A3B"/>
    <w:rsid w:val="002800D7"/>
    <w:rsid w:val="0028142F"/>
    <w:rsid w:val="002829AA"/>
    <w:rsid w:val="0028399F"/>
    <w:rsid w:val="00284CAD"/>
    <w:rsid w:val="00285395"/>
    <w:rsid w:val="00285CE0"/>
    <w:rsid w:val="00285F95"/>
    <w:rsid w:val="002861F6"/>
    <w:rsid w:val="00287022"/>
    <w:rsid w:val="00287565"/>
    <w:rsid w:val="00287903"/>
    <w:rsid w:val="00290699"/>
    <w:rsid w:val="00291C30"/>
    <w:rsid w:val="0029224C"/>
    <w:rsid w:val="00292437"/>
    <w:rsid w:val="0029280E"/>
    <w:rsid w:val="00297608"/>
    <w:rsid w:val="002A0B06"/>
    <w:rsid w:val="002A1ABF"/>
    <w:rsid w:val="002A2D7E"/>
    <w:rsid w:val="002A4E70"/>
    <w:rsid w:val="002A4EAF"/>
    <w:rsid w:val="002A5110"/>
    <w:rsid w:val="002A7819"/>
    <w:rsid w:val="002B20A9"/>
    <w:rsid w:val="002B3CA0"/>
    <w:rsid w:val="002B5781"/>
    <w:rsid w:val="002B6139"/>
    <w:rsid w:val="002B66C3"/>
    <w:rsid w:val="002B67D0"/>
    <w:rsid w:val="002C1360"/>
    <w:rsid w:val="002C438D"/>
    <w:rsid w:val="002C4678"/>
    <w:rsid w:val="002C4B0E"/>
    <w:rsid w:val="002C6053"/>
    <w:rsid w:val="002D0F3E"/>
    <w:rsid w:val="002D1F7D"/>
    <w:rsid w:val="002D313A"/>
    <w:rsid w:val="002D3837"/>
    <w:rsid w:val="002D40B2"/>
    <w:rsid w:val="002D43DA"/>
    <w:rsid w:val="002D5F11"/>
    <w:rsid w:val="002D7F06"/>
    <w:rsid w:val="002E0CA8"/>
    <w:rsid w:val="002E0CCE"/>
    <w:rsid w:val="002E189B"/>
    <w:rsid w:val="002E1E61"/>
    <w:rsid w:val="002E3529"/>
    <w:rsid w:val="002E4A71"/>
    <w:rsid w:val="002E4FA6"/>
    <w:rsid w:val="002E6084"/>
    <w:rsid w:val="002E65E8"/>
    <w:rsid w:val="002E6E0E"/>
    <w:rsid w:val="002F0546"/>
    <w:rsid w:val="002F1489"/>
    <w:rsid w:val="002F22BE"/>
    <w:rsid w:val="002F24BE"/>
    <w:rsid w:val="002F3E90"/>
    <w:rsid w:val="002F638E"/>
    <w:rsid w:val="002F63AD"/>
    <w:rsid w:val="003010F8"/>
    <w:rsid w:val="003010FC"/>
    <w:rsid w:val="00301D51"/>
    <w:rsid w:val="0030270D"/>
    <w:rsid w:val="00302BB2"/>
    <w:rsid w:val="00306CC7"/>
    <w:rsid w:val="003078D6"/>
    <w:rsid w:val="0031003E"/>
    <w:rsid w:val="00313E97"/>
    <w:rsid w:val="003158CD"/>
    <w:rsid w:val="00320B82"/>
    <w:rsid w:val="003233FF"/>
    <w:rsid w:val="00323847"/>
    <w:rsid w:val="00323C02"/>
    <w:rsid w:val="003246AE"/>
    <w:rsid w:val="00324839"/>
    <w:rsid w:val="003250D4"/>
    <w:rsid w:val="00326099"/>
    <w:rsid w:val="00326591"/>
    <w:rsid w:val="003309B1"/>
    <w:rsid w:val="00331444"/>
    <w:rsid w:val="0033174D"/>
    <w:rsid w:val="0033303C"/>
    <w:rsid w:val="00333E95"/>
    <w:rsid w:val="00334C63"/>
    <w:rsid w:val="00336638"/>
    <w:rsid w:val="003374CB"/>
    <w:rsid w:val="00340C41"/>
    <w:rsid w:val="0034139C"/>
    <w:rsid w:val="00341A30"/>
    <w:rsid w:val="00342505"/>
    <w:rsid w:val="00342554"/>
    <w:rsid w:val="00342767"/>
    <w:rsid w:val="0034436F"/>
    <w:rsid w:val="0034559B"/>
    <w:rsid w:val="00347A09"/>
    <w:rsid w:val="003503F5"/>
    <w:rsid w:val="00350ACF"/>
    <w:rsid w:val="00351707"/>
    <w:rsid w:val="00352252"/>
    <w:rsid w:val="00353AA0"/>
    <w:rsid w:val="0035477A"/>
    <w:rsid w:val="003578CA"/>
    <w:rsid w:val="00357BF6"/>
    <w:rsid w:val="00360627"/>
    <w:rsid w:val="00360EBA"/>
    <w:rsid w:val="003610E2"/>
    <w:rsid w:val="00362146"/>
    <w:rsid w:val="003635C7"/>
    <w:rsid w:val="003639C1"/>
    <w:rsid w:val="003653C0"/>
    <w:rsid w:val="00365B31"/>
    <w:rsid w:val="003664DE"/>
    <w:rsid w:val="0036798E"/>
    <w:rsid w:val="003702EF"/>
    <w:rsid w:val="003705DB"/>
    <w:rsid w:val="00370939"/>
    <w:rsid w:val="0037179D"/>
    <w:rsid w:val="00371DE0"/>
    <w:rsid w:val="00372D85"/>
    <w:rsid w:val="003733A0"/>
    <w:rsid w:val="0037355B"/>
    <w:rsid w:val="00373BE7"/>
    <w:rsid w:val="00374A83"/>
    <w:rsid w:val="00375ED1"/>
    <w:rsid w:val="003761A2"/>
    <w:rsid w:val="003762DF"/>
    <w:rsid w:val="00376812"/>
    <w:rsid w:val="00376815"/>
    <w:rsid w:val="003776DD"/>
    <w:rsid w:val="0038181F"/>
    <w:rsid w:val="00383991"/>
    <w:rsid w:val="00386479"/>
    <w:rsid w:val="00392D0E"/>
    <w:rsid w:val="00394189"/>
    <w:rsid w:val="0039460D"/>
    <w:rsid w:val="00394B16"/>
    <w:rsid w:val="003951BA"/>
    <w:rsid w:val="003979B0"/>
    <w:rsid w:val="003A07D4"/>
    <w:rsid w:val="003A1B57"/>
    <w:rsid w:val="003A1E32"/>
    <w:rsid w:val="003A2986"/>
    <w:rsid w:val="003A2BCE"/>
    <w:rsid w:val="003A3301"/>
    <w:rsid w:val="003A4B20"/>
    <w:rsid w:val="003A7E44"/>
    <w:rsid w:val="003B0C5A"/>
    <w:rsid w:val="003B0DE2"/>
    <w:rsid w:val="003B0F74"/>
    <w:rsid w:val="003B2FC0"/>
    <w:rsid w:val="003B3E86"/>
    <w:rsid w:val="003B62A8"/>
    <w:rsid w:val="003C025F"/>
    <w:rsid w:val="003C05DD"/>
    <w:rsid w:val="003C133B"/>
    <w:rsid w:val="003C192F"/>
    <w:rsid w:val="003C2362"/>
    <w:rsid w:val="003C29C0"/>
    <w:rsid w:val="003C2FF5"/>
    <w:rsid w:val="003C4071"/>
    <w:rsid w:val="003C4E94"/>
    <w:rsid w:val="003C5C5D"/>
    <w:rsid w:val="003C657A"/>
    <w:rsid w:val="003D2A79"/>
    <w:rsid w:val="003D341D"/>
    <w:rsid w:val="003D450A"/>
    <w:rsid w:val="003D4857"/>
    <w:rsid w:val="003D5387"/>
    <w:rsid w:val="003D6510"/>
    <w:rsid w:val="003D77EE"/>
    <w:rsid w:val="003E2804"/>
    <w:rsid w:val="003E4981"/>
    <w:rsid w:val="003E4A03"/>
    <w:rsid w:val="003E4CEF"/>
    <w:rsid w:val="003E503E"/>
    <w:rsid w:val="003E5465"/>
    <w:rsid w:val="003E67B1"/>
    <w:rsid w:val="003E69F6"/>
    <w:rsid w:val="003E6E0A"/>
    <w:rsid w:val="003E78D3"/>
    <w:rsid w:val="003F08B9"/>
    <w:rsid w:val="003F0A81"/>
    <w:rsid w:val="003F0FB0"/>
    <w:rsid w:val="003F316A"/>
    <w:rsid w:val="003F4B8D"/>
    <w:rsid w:val="003F4F92"/>
    <w:rsid w:val="003F64B0"/>
    <w:rsid w:val="003F788C"/>
    <w:rsid w:val="003F7A05"/>
    <w:rsid w:val="00400CB3"/>
    <w:rsid w:val="00400E05"/>
    <w:rsid w:val="00401088"/>
    <w:rsid w:val="0040161F"/>
    <w:rsid w:val="00402A96"/>
    <w:rsid w:val="00402CF5"/>
    <w:rsid w:val="004051CF"/>
    <w:rsid w:val="004059AB"/>
    <w:rsid w:val="00405EF3"/>
    <w:rsid w:val="0040694F"/>
    <w:rsid w:val="0040720B"/>
    <w:rsid w:val="004074E9"/>
    <w:rsid w:val="00407BB0"/>
    <w:rsid w:val="00411992"/>
    <w:rsid w:val="00411BFE"/>
    <w:rsid w:val="004124B9"/>
    <w:rsid w:val="00412CFC"/>
    <w:rsid w:val="00412D5C"/>
    <w:rsid w:val="00413CC8"/>
    <w:rsid w:val="004154DA"/>
    <w:rsid w:val="004155A1"/>
    <w:rsid w:val="00416030"/>
    <w:rsid w:val="004160B9"/>
    <w:rsid w:val="0041740F"/>
    <w:rsid w:val="00422E13"/>
    <w:rsid w:val="00422ED8"/>
    <w:rsid w:val="004237B5"/>
    <w:rsid w:val="00423D5E"/>
    <w:rsid w:val="00423FC6"/>
    <w:rsid w:val="00424FC9"/>
    <w:rsid w:val="0042519E"/>
    <w:rsid w:val="0042714E"/>
    <w:rsid w:val="00430D7B"/>
    <w:rsid w:val="004314B5"/>
    <w:rsid w:val="0043269D"/>
    <w:rsid w:val="00433E0D"/>
    <w:rsid w:val="00433E1D"/>
    <w:rsid w:val="0043480A"/>
    <w:rsid w:val="00436149"/>
    <w:rsid w:val="0043663F"/>
    <w:rsid w:val="0043694A"/>
    <w:rsid w:val="00436EC0"/>
    <w:rsid w:val="00436F00"/>
    <w:rsid w:val="00437DD7"/>
    <w:rsid w:val="00441C1C"/>
    <w:rsid w:val="00441F74"/>
    <w:rsid w:val="0044366B"/>
    <w:rsid w:val="00443FF8"/>
    <w:rsid w:val="004446D7"/>
    <w:rsid w:val="00445AB8"/>
    <w:rsid w:val="00445CF3"/>
    <w:rsid w:val="00446377"/>
    <w:rsid w:val="00446594"/>
    <w:rsid w:val="004468C4"/>
    <w:rsid w:val="00447C97"/>
    <w:rsid w:val="00447D3F"/>
    <w:rsid w:val="00452D18"/>
    <w:rsid w:val="00456F8E"/>
    <w:rsid w:val="00457BC3"/>
    <w:rsid w:val="00457CD2"/>
    <w:rsid w:val="00457E5E"/>
    <w:rsid w:val="00462A37"/>
    <w:rsid w:val="00462BD6"/>
    <w:rsid w:val="00465366"/>
    <w:rsid w:val="00467494"/>
    <w:rsid w:val="004706CA"/>
    <w:rsid w:val="00470C60"/>
    <w:rsid w:val="004723E5"/>
    <w:rsid w:val="004728F6"/>
    <w:rsid w:val="00473E68"/>
    <w:rsid w:val="00481748"/>
    <w:rsid w:val="00483DEE"/>
    <w:rsid w:val="00483F8E"/>
    <w:rsid w:val="00483FD5"/>
    <w:rsid w:val="00484032"/>
    <w:rsid w:val="00484193"/>
    <w:rsid w:val="00484AE9"/>
    <w:rsid w:val="00485506"/>
    <w:rsid w:val="00485850"/>
    <w:rsid w:val="0048690D"/>
    <w:rsid w:val="00486C2E"/>
    <w:rsid w:val="00486D91"/>
    <w:rsid w:val="004870F7"/>
    <w:rsid w:val="00487179"/>
    <w:rsid w:val="004875FD"/>
    <w:rsid w:val="00490BFA"/>
    <w:rsid w:val="004922F5"/>
    <w:rsid w:val="00493F85"/>
    <w:rsid w:val="00495424"/>
    <w:rsid w:val="00497CF5"/>
    <w:rsid w:val="00497FD8"/>
    <w:rsid w:val="004A247B"/>
    <w:rsid w:val="004A381D"/>
    <w:rsid w:val="004A3B0E"/>
    <w:rsid w:val="004A4421"/>
    <w:rsid w:val="004A533F"/>
    <w:rsid w:val="004A7275"/>
    <w:rsid w:val="004B0ACB"/>
    <w:rsid w:val="004B327C"/>
    <w:rsid w:val="004B46FF"/>
    <w:rsid w:val="004B4783"/>
    <w:rsid w:val="004B61F9"/>
    <w:rsid w:val="004B7BD6"/>
    <w:rsid w:val="004B7E6D"/>
    <w:rsid w:val="004C0223"/>
    <w:rsid w:val="004C1652"/>
    <w:rsid w:val="004C219C"/>
    <w:rsid w:val="004C349B"/>
    <w:rsid w:val="004C35AB"/>
    <w:rsid w:val="004C460E"/>
    <w:rsid w:val="004C5647"/>
    <w:rsid w:val="004C5F6E"/>
    <w:rsid w:val="004C7571"/>
    <w:rsid w:val="004D144F"/>
    <w:rsid w:val="004D1940"/>
    <w:rsid w:val="004D57DA"/>
    <w:rsid w:val="004E0923"/>
    <w:rsid w:val="004E124D"/>
    <w:rsid w:val="004E418D"/>
    <w:rsid w:val="004E515D"/>
    <w:rsid w:val="004E53C3"/>
    <w:rsid w:val="004E79B6"/>
    <w:rsid w:val="004F1386"/>
    <w:rsid w:val="004F248F"/>
    <w:rsid w:val="004F4A10"/>
    <w:rsid w:val="004F6988"/>
    <w:rsid w:val="004F6CB8"/>
    <w:rsid w:val="00500A6D"/>
    <w:rsid w:val="00500E3E"/>
    <w:rsid w:val="0050173A"/>
    <w:rsid w:val="00502721"/>
    <w:rsid w:val="005030FA"/>
    <w:rsid w:val="00504ACB"/>
    <w:rsid w:val="00504DF1"/>
    <w:rsid w:val="00504E35"/>
    <w:rsid w:val="00506A0F"/>
    <w:rsid w:val="00511216"/>
    <w:rsid w:val="00511C11"/>
    <w:rsid w:val="00513771"/>
    <w:rsid w:val="00516C55"/>
    <w:rsid w:val="00517FD8"/>
    <w:rsid w:val="00520DCC"/>
    <w:rsid w:val="00520E76"/>
    <w:rsid w:val="00521391"/>
    <w:rsid w:val="005223A6"/>
    <w:rsid w:val="00522EA0"/>
    <w:rsid w:val="00523B1F"/>
    <w:rsid w:val="005241F2"/>
    <w:rsid w:val="0052654F"/>
    <w:rsid w:val="00526A08"/>
    <w:rsid w:val="0052788A"/>
    <w:rsid w:val="00531C43"/>
    <w:rsid w:val="005320C2"/>
    <w:rsid w:val="0053224E"/>
    <w:rsid w:val="00534A5E"/>
    <w:rsid w:val="0053605A"/>
    <w:rsid w:val="00536DFC"/>
    <w:rsid w:val="005377A9"/>
    <w:rsid w:val="00541AB2"/>
    <w:rsid w:val="005429D4"/>
    <w:rsid w:val="00544A5C"/>
    <w:rsid w:val="00545E24"/>
    <w:rsid w:val="005473E0"/>
    <w:rsid w:val="0055064A"/>
    <w:rsid w:val="00555EAA"/>
    <w:rsid w:val="00556AC0"/>
    <w:rsid w:val="00556EA9"/>
    <w:rsid w:val="005600E3"/>
    <w:rsid w:val="00560360"/>
    <w:rsid w:val="00560D1E"/>
    <w:rsid w:val="00560FB5"/>
    <w:rsid w:val="005637BE"/>
    <w:rsid w:val="00564A7A"/>
    <w:rsid w:val="00564E28"/>
    <w:rsid w:val="00566C86"/>
    <w:rsid w:val="0057041E"/>
    <w:rsid w:val="005727F1"/>
    <w:rsid w:val="0057333E"/>
    <w:rsid w:val="00574691"/>
    <w:rsid w:val="00574A51"/>
    <w:rsid w:val="00576268"/>
    <w:rsid w:val="00576EA6"/>
    <w:rsid w:val="00577754"/>
    <w:rsid w:val="00580A9F"/>
    <w:rsid w:val="00582FD7"/>
    <w:rsid w:val="0058402A"/>
    <w:rsid w:val="00584186"/>
    <w:rsid w:val="0058426C"/>
    <w:rsid w:val="00584FD9"/>
    <w:rsid w:val="00585C9C"/>
    <w:rsid w:val="00585CBB"/>
    <w:rsid w:val="00587EB9"/>
    <w:rsid w:val="00592494"/>
    <w:rsid w:val="00593675"/>
    <w:rsid w:val="00594189"/>
    <w:rsid w:val="00594E31"/>
    <w:rsid w:val="00595054"/>
    <w:rsid w:val="00596E4D"/>
    <w:rsid w:val="00597105"/>
    <w:rsid w:val="00597554"/>
    <w:rsid w:val="005A18DF"/>
    <w:rsid w:val="005A36CE"/>
    <w:rsid w:val="005A3901"/>
    <w:rsid w:val="005A531C"/>
    <w:rsid w:val="005A5381"/>
    <w:rsid w:val="005A5D4A"/>
    <w:rsid w:val="005A6656"/>
    <w:rsid w:val="005A7780"/>
    <w:rsid w:val="005A7B07"/>
    <w:rsid w:val="005B2002"/>
    <w:rsid w:val="005B366E"/>
    <w:rsid w:val="005B79C7"/>
    <w:rsid w:val="005B7DD9"/>
    <w:rsid w:val="005C091E"/>
    <w:rsid w:val="005C1D29"/>
    <w:rsid w:val="005C2083"/>
    <w:rsid w:val="005C38D4"/>
    <w:rsid w:val="005C4195"/>
    <w:rsid w:val="005C51E1"/>
    <w:rsid w:val="005C568A"/>
    <w:rsid w:val="005C571D"/>
    <w:rsid w:val="005C6E7A"/>
    <w:rsid w:val="005C6EAE"/>
    <w:rsid w:val="005C7259"/>
    <w:rsid w:val="005D0077"/>
    <w:rsid w:val="005D03A6"/>
    <w:rsid w:val="005D2AB1"/>
    <w:rsid w:val="005D33E8"/>
    <w:rsid w:val="005D4F3E"/>
    <w:rsid w:val="005D7458"/>
    <w:rsid w:val="005E1BFA"/>
    <w:rsid w:val="005E2585"/>
    <w:rsid w:val="005E2C6D"/>
    <w:rsid w:val="005E4DBC"/>
    <w:rsid w:val="005E6099"/>
    <w:rsid w:val="005E7458"/>
    <w:rsid w:val="005F0DC5"/>
    <w:rsid w:val="005F4212"/>
    <w:rsid w:val="005F6A12"/>
    <w:rsid w:val="0060212F"/>
    <w:rsid w:val="00602A5A"/>
    <w:rsid w:val="00602B26"/>
    <w:rsid w:val="00603D9F"/>
    <w:rsid w:val="0060528E"/>
    <w:rsid w:val="00605345"/>
    <w:rsid w:val="006065B6"/>
    <w:rsid w:val="00610BEA"/>
    <w:rsid w:val="00611429"/>
    <w:rsid w:val="0061160B"/>
    <w:rsid w:val="00611B4B"/>
    <w:rsid w:val="0061378D"/>
    <w:rsid w:val="006154D7"/>
    <w:rsid w:val="0061609C"/>
    <w:rsid w:val="00617BAB"/>
    <w:rsid w:val="00617BB5"/>
    <w:rsid w:val="00622EE1"/>
    <w:rsid w:val="00625506"/>
    <w:rsid w:val="00626F9D"/>
    <w:rsid w:val="00627D58"/>
    <w:rsid w:val="00631BD5"/>
    <w:rsid w:val="00634FC4"/>
    <w:rsid w:val="00635D78"/>
    <w:rsid w:val="00636FAC"/>
    <w:rsid w:val="006377E3"/>
    <w:rsid w:val="00640949"/>
    <w:rsid w:val="006410AE"/>
    <w:rsid w:val="00642760"/>
    <w:rsid w:val="00642A14"/>
    <w:rsid w:val="00642CCD"/>
    <w:rsid w:val="006438A8"/>
    <w:rsid w:val="00646AF5"/>
    <w:rsid w:val="0064746D"/>
    <w:rsid w:val="00647CCF"/>
    <w:rsid w:val="00647CDA"/>
    <w:rsid w:val="00647E35"/>
    <w:rsid w:val="00651822"/>
    <w:rsid w:val="00651933"/>
    <w:rsid w:val="00651D25"/>
    <w:rsid w:val="006528A0"/>
    <w:rsid w:val="0065500A"/>
    <w:rsid w:val="0065506D"/>
    <w:rsid w:val="0065513D"/>
    <w:rsid w:val="0065742D"/>
    <w:rsid w:val="006576F4"/>
    <w:rsid w:val="00657E91"/>
    <w:rsid w:val="00660FE0"/>
    <w:rsid w:val="006660D2"/>
    <w:rsid w:val="00667052"/>
    <w:rsid w:val="006674CF"/>
    <w:rsid w:val="00670B35"/>
    <w:rsid w:val="00671675"/>
    <w:rsid w:val="00671A7D"/>
    <w:rsid w:val="006723D4"/>
    <w:rsid w:val="006733B6"/>
    <w:rsid w:val="00673B60"/>
    <w:rsid w:val="0067422B"/>
    <w:rsid w:val="006750C8"/>
    <w:rsid w:val="00675DD4"/>
    <w:rsid w:val="00677B86"/>
    <w:rsid w:val="006805D9"/>
    <w:rsid w:val="00681D41"/>
    <w:rsid w:val="00683A70"/>
    <w:rsid w:val="00686CED"/>
    <w:rsid w:val="00686D4B"/>
    <w:rsid w:val="006875E1"/>
    <w:rsid w:val="00690710"/>
    <w:rsid w:val="006925CA"/>
    <w:rsid w:val="0069271E"/>
    <w:rsid w:val="00693CAB"/>
    <w:rsid w:val="00694158"/>
    <w:rsid w:val="00697181"/>
    <w:rsid w:val="006A0EFB"/>
    <w:rsid w:val="006A2436"/>
    <w:rsid w:val="006A4C74"/>
    <w:rsid w:val="006A5690"/>
    <w:rsid w:val="006A60D5"/>
    <w:rsid w:val="006A629D"/>
    <w:rsid w:val="006A648A"/>
    <w:rsid w:val="006A7F51"/>
    <w:rsid w:val="006B0816"/>
    <w:rsid w:val="006B0F07"/>
    <w:rsid w:val="006B192D"/>
    <w:rsid w:val="006B36A0"/>
    <w:rsid w:val="006B3752"/>
    <w:rsid w:val="006B4518"/>
    <w:rsid w:val="006B58BA"/>
    <w:rsid w:val="006B5CA8"/>
    <w:rsid w:val="006B7353"/>
    <w:rsid w:val="006B7BFE"/>
    <w:rsid w:val="006C282F"/>
    <w:rsid w:val="006C326D"/>
    <w:rsid w:val="006C3ACD"/>
    <w:rsid w:val="006C3BFE"/>
    <w:rsid w:val="006C4E61"/>
    <w:rsid w:val="006C5A87"/>
    <w:rsid w:val="006C5E60"/>
    <w:rsid w:val="006C5FC0"/>
    <w:rsid w:val="006D06EC"/>
    <w:rsid w:val="006D0AE6"/>
    <w:rsid w:val="006D1A06"/>
    <w:rsid w:val="006D2B88"/>
    <w:rsid w:val="006D4B56"/>
    <w:rsid w:val="006D5F4B"/>
    <w:rsid w:val="006D71CB"/>
    <w:rsid w:val="006D7541"/>
    <w:rsid w:val="006D78A9"/>
    <w:rsid w:val="006D78E1"/>
    <w:rsid w:val="006E00D7"/>
    <w:rsid w:val="006E0B56"/>
    <w:rsid w:val="006E29C2"/>
    <w:rsid w:val="006E39B4"/>
    <w:rsid w:val="006E6041"/>
    <w:rsid w:val="006E60A9"/>
    <w:rsid w:val="006F076C"/>
    <w:rsid w:val="006F099B"/>
    <w:rsid w:val="006F2FE5"/>
    <w:rsid w:val="006F3109"/>
    <w:rsid w:val="006F3804"/>
    <w:rsid w:val="006F3A9C"/>
    <w:rsid w:val="006F4169"/>
    <w:rsid w:val="006F552D"/>
    <w:rsid w:val="006F6CBC"/>
    <w:rsid w:val="006F75E8"/>
    <w:rsid w:val="006F77CA"/>
    <w:rsid w:val="007020CF"/>
    <w:rsid w:val="00702725"/>
    <w:rsid w:val="00702FCA"/>
    <w:rsid w:val="00705CD8"/>
    <w:rsid w:val="00706162"/>
    <w:rsid w:val="00706E30"/>
    <w:rsid w:val="007072F5"/>
    <w:rsid w:val="007073DD"/>
    <w:rsid w:val="007107F8"/>
    <w:rsid w:val="00710FA4"/>
    <w:rsid w:val="00712744"/>
    <w:rsid w:val="00712CD7"/>
    <w:rsid w:val="00713FB8"/>
    <w:rsid w:val="007143CE"/>
    <w:rsid w:val="00716407"/>
    <w:rsid w:val="00717513"/>
    <w:rsid w:val="0071759A"/>
    <w:rsid w:val="007205DF"/>
    <w:rsid w:val="007212A6"/>
    <w:rsid w:val="00721FCF"/>
    <w:rsid w:val="007226B8"/>
    <w:rsid w:val="007258ED"/>
    <w:rsid w:val="007261E7"/>
    <w:rsid w:val="0072736A"/>
    <w:rsid w:val="00727B1F"/>
    <w:rsid w:val="00730767"/>
    <w:rsid w:val="007312CD"/>
    <w:rsid w:val="0073220B"/>
    <w:rsid w:val="00733ADF"/>
    <w:rsid w:val="007349E2"/>
    <w:rsid w:val="00734A29"/>
    <w:rsid w:val="00735BD8"/>
    <w:rsid w:val="007410E2"/>
    <w:rsid w:val="00741E73"/>
    <w:rsid w:val="00744C2E"/>
    <w:rsid w:val="0074502C"/>
    <w:rsid w:val="007454B9"/>
    <w:rsid w:val="00745BE7"/>
    <w:rsid w:val="007463F8"/>
    <w:rsid w:val="00747FB9"/>
    <w:rsid w:val="007508B0"/>
    <w:rsid w:val="00751DD4"/>
    <w:rsid w:val="007525FA"/>
    <w:rsid w:val="00752BE6"/>
    <w:rsid w:val="00755100"/>
    <w:rsid w:val="007568E9"/>
    <w:rsid w:val="00757F45"/>
    <w:rsid w:val="00760E82"/>
    <w:rsid w:val="00760F2D"/>
    <w:rsid w:val="007619B6"/>
    <w:rsid w:val="00762CFF"/>
    <w:rsid w:val="00763FF8"/>
    <w:rsid w:val="007664BA"/>
    <w:rsid w:val="0076669E"/>
    <w:rsid w:val="00766AF9"/>
    <w:rsid w:val="007707A0"/>
    <w:rsid w:val="00770CB7"/>
    <w:rsid w:val="00771C76"/>
    <w:rsid w:val="0077263F"/>
    <w:rsid w:val="0077393E"/>
    <w:rsid w:val="007749B6"/>
    <w:rsid w:val="00775668"/>
    <w:rsid w:val="0077646B"/>
    <w:rsid w:val="00781AD8"/>
    <w:rsid w:val="00781F45"/>
    <w:rsid w:val="00783B71"/>
    <w:rsid w:val="00784660"/>
    <w:rsid w:val="00784A21"/>
    <w:rsid w:val="00784CBC"/>
    <w:rsid w:val="007850B7"/>
    <w:rsid w:val="00785663"/>
    <w:rsid w:val="00786BDE"/>
    <w:rsid w:val="00790918"/>
    <w:rsid w:val="00791C26"/>
    <w:rsid w:val="00792169"/>
    <w:rsid w:val="00793ADE"/>
    <w:rsid w:val="00793BA3"/>
    <w:rsid w:val="00793C5E"/>
    <w:rsid w:val="00793D79"/>
    <w:rsid w:val="00795D82"/>
    <w:rsid w:val="007A0CF9"/>
    <w:rsid w:val="007A414B"/>
    <w:rsid w:val="007A48E4"/>
    <w:rsid w:val="007A4BC2"/>
    <w:rsid w:val="007A62F0"/>
    <w:rsid w:val="007A6844"/>
    <w:rsid w:val="007B0338"/>
    <w:rsid w:val="007B0E12"/>
    <w:rsid w:val="007B3F39"/>
    <w:rsid w:val="007B572D"/>
    <w:rsid w:val="007B58D1"/>
    <w:rsid w:val="007B600B"/>
    <w:rsid w:val="007B6505"/>
    <w:rsid w:val="007B6A8F"/>
    <w:rsid w:val="007B6D28"/>
    <w:rsid w:val="007B73B1"/>
    <w:rsid w:val="007C0AC9"/>
    <w:rsid w:val="007C2560"/>
    <w:rsid w:val="007C3C90"/>
    <w:rsid w:val="007C5395"/>
    <w:rsid w:val="007C66C2"/>
    <w:rsid w:val="007D0A26"/>
    <w:rsid w:val="007D1CC0"/>
    <w:rsid w:val="007D1E99"/>
    <w:rsid w:val="007D3F22"/>
    <w:rsid w:val="007D4204"/>
    <w:rsid w:val="007D48AF"/>
    <w:rsid w:val="007E043E"/>
    <w:rsid w:val="007E0958"/>
    <w:rsid w:val="007E103F"/>
    <w:rsid w:val="007E3A13"/>
    <w:rsid w:val="007E3C5F"/>
    <w:rsid w:val="007E5A70"/>
    <w:rsid w:val="007F1CE2"/>
    <w:rsid w:val="007F1D78"/>
    <w:rsid w:val="007F29FE"/>
    <w:rsid w:val="007F2E26"/>
    <w:rsid w:val="007F3234"/>
    <w:rsid w:val="007F40BC"/>
    <w:rsid w:val="007F422D"/>
    <w:rsid w:val="007F4722"/>
    <w:rsid w:val="008008D6"/>
    <w:rsid w:val="00803293"/>
    <w:rsid w:val="008041F0"/>
    <w:rsid w:val="00804F89"/>
    <w:rsid w:val="00805D9F"/>
    <w:rsid w:val="0080793E"/>
    <w:rsid w:val="008103B5"/>
    <w:rsid w:val="008105AD"/>
    <w:rsid w:val="008106C8"/>
    <w:rsid w:val="00811CAF"/>
    <w:rsid w:val="00811E16"/>
    <w:rsid w:val="008147C0"/>
    <w:rsid w:val="0081592B"/>
    <w:rsid w:val="00815B92"/>
    <w:rsid w:val="00815CE0"/>
    <w:rsid w:val="008164C7"/>
    <w:rsid w:val="00816E0D"/>
    <w:rsid w:val="00816E32"/>
    <w:rsid w:val="00817A33"/>
    <w:rsid w:val="00817D6C"/>
    <w:rsid w:val="00820CC7"/>
    <w:rsid w:val="00820F31"/>
    <w:rsid w:val="008214B5"/>
    <w:rsid w:val="00824265"/>
    <w:rsid w:val="00824879"/>
    <w:rsid w:val="008304F1"/>
    <w:rsid w:val="0083096E"/>
    <w:rsid w:val="00832F5C"/>
    <w:rsid w:val="00833FCC"/>
    <w:rsid w:val="008345A2"/>
    <w:rsid w:val="008365B3"/>
    <w:rsid w:val="008366F2"/>
    <w:rsid w:val="0083676A"/>
    <w:rsid w:val="00836D1D"/>
    <w:rsid w:val="00837363"/>
    <w:rsid w:val="00844C7E"/>
    <w:rsid w:val="00844D75"/>
    <w:rsid w:val="00844FC4"/>
    <w:rsid w:val="00845AEC"/>
    <w:rsid w:val="00845CFB"/>
    <w:rsid w:val="0084724C"/>
    <w:rsid w:val="008504C2"/>
    <w:rsid w:val="008507FF"/>
    <w:rsid w:val="008509FE"/>
    <w:rsid w:val="00850E73"/>
    <w:rsid w:val="00851D0A"/>
    <w:rsid w:val="00851E38"/>
    <w:rsid w:val="00852356"/>
    <w:rsid w:val="00854EBB"/>
    <w:rsid w:val="00855894"/>
    <w:rsid w:val="0086037D"/>
    <w:rsid w:val="00861982"/>
    <w:rsid w:val="0086328D"/>
    <w:rsid w:val="008632E9"/>
    <w:rsid w:val="008634D8"/>
    <w:rsid w:val="0086382A"/>
    <w:rsid w:val="00864466"/>
    <w:rsid w:val="00864E8B"/>
    <w:rsid w:val="00865521"/>
    <w:rsid w:val="00865B8D"/>
    <w:rsid w:val="00870590"/>
    <w:rsid w:val="008708BA"/>
    <w:rsid w:val="008713F4"/>
    <w:rsid w:val="0087162B"/>
    <w:rsid w:val="008745BC"/>
    <w:rsid w:val="00875216"/>
    <w:rsid w:val="008803E5"/>
    <w:rsid w:val="00881811"/>
    <w:rsid w:val="0088442B"/>
    <w:rsid w:val="00886A7A"/>
    <w:rsid w:val="00887555"/>
    <w:rsid w:val="008A3B85"/>
    <w:rsid w:val="008A3D52"/>
    <w:rsid w:val="008A4344"/>
    <w:rsid w:val="008A4E4D"/>
    <w:rsid w:val="008A60E7"/>
    <w:rsid w:val="008B1A77"/>
    <w:rsid w:val="008B1BD6"/>
    <w:rsid w:val="008B2064"/>
    <w:rsid w:val="008B21A6"/>
    <w:rsid w:val="008B292F"/>
    <w:rsid w:val="008B3FC5"/>
    <w:rsid w:val="008B469E"/>
    <w:rsid w:val="008B607F"/>
    <w:rsid w:val="008B686D"/>
    <w:rsid w:val="008B7B13"/>
    <w:rsid w:val="008C1B34"/>
    <w:rsid w:val="008C20B9"/>
    <w:rsid w:val="008C3378"/>
    <w:rsid w:val="008C3604"/>
    <w:rsid w:val="008C43A5"/>
    <w:rsid w:val="008C7253"/>
    <w:rsid w:val="008C72D8"/>
    <w:rsid w:val="008C7516"/>
    <w:rsid w:val="008C75E9"/>
    <w:rsid w:val="008C7768"/>
    <w:rsid w:val="008D0718"/>
    <w:rsid w:val="008D105B"/>
    <w:rsid w:val="008D1380"/>
    <w:rsid w:val="008D2A30"/>
    <w:rsid w:val="008D492D"/>
    <w:rsid w:val="008D642D"/>
    <w:rsid w:val="008E1DBA"/>
    <w:rsid w:val="008E1E65"/>
    <w:rsid w:val="008E3D7B"/>
    <w:rsid w:val="008F1DE9"/>
    <w:rsid w:val="008F1F67"/>
    <w:rsid w:val="008F2528"/>
    <w:rsid w:val="008F2A9F"/>
    <w:rsid w:val="008F3D62"/>
    <w:rsid w:val="008F3F58"/>
    <w:rsid w:val="008F5F8F"/>
    <w:rsid w:val="008F6209"/>
    <w:rsid w:val="008F67C3"/>
    <w:rsid w:val="008F7582"/>
    <w:rsid w:val="009005E8"/>
    <w:rsid w:val="00901BC5"/>
    <w:rsid w:val="00901E0B"/>
    <w:rsid w:val="009021AB"/>
    <w:rsid w:val="00902DF9"/>
    <w:rsid w:val="0090390D"/>
    <w:rsid w:val="0090569B"/>
    <w:rsid w:val="00906D55"/>
    <w:rsid w:val="00907CA4"/>
    <w:rsid w:val="00907F90"/>
    <w:rsid w:val="009106A5"/>
    <w:rsid w:val="00910E0F"/>
    <w:rsid w:val="00911358"/>
    <w:rsid w:val="0091188A"/>
    <w:rsid w:val="00914CD1"/>
    <w:rsid w:val="00914D9C"/>
    <w:rsid w:val="00917C14"/>
    <w:rsid w:val="00920178"/>
    <w:rsid w:val="009206C6"/>
    <w:rsid w:val="0092077E"/>
    <w:rsid w:val="00921E58"/>
    <w:rsid w:val="00922F3C"/>
    <w:rsid w:val="00925033"/>
    <w:rsid w:val="00925705"/>
    <w:rsid w:val="0092668A"/>
    <w:rsid w:val="00926937"/>
    <w:rsid w:val="00927225"/>
    <w:rsid w:val="0092752D"/>
    <w:rsid w:val="00930CDD"/>
    <w:rsid w:val="00930D6E"/>
    <w:rsid w:val="00932B2D"/>
    <w:rsid w:val="009357C8"/>
    <w:rsid w:val="0093599A"/>
    <w:rsid w:val="009366A3"/>
    <w:rsid w:val="00941309"/>
    <w:rsid w:val="00942E4C"/>
    <w:rsid w:val="00943453"/>
    <w:rsid w:val="00944DBA"/>
    <w:rsid w:val="00944DD7"/>
    <w:rsid w:val="009458A6"/>
    <w:rsid w:val="00945D7F"/>
    <w:rsid w:val="00951B78"/>
    <w:rsid w:val="00951D8E"/>
    <w:rsid w:val="00954478"/>
    <w:rsid w:val="00956DA9"/>
    <w:rsid w:val="0095740E"/>
    <w:rsid w:val="009600BB"/>
    <w:rsid w:val="00960928"/>
    <w:rsid w:val="00962A25"/>
    <w:rsid w:val="00962D74"/>
    <w:rsid w:val="009635C5"/>
    <w:rsid w:val="00963616"/>
    <w:rsid w:val="00964B78"/>
    <w:rsid w:val="0096627D"/>
    <w:rsid w:val="009663DA"/>
    <w:rsid w:val="009717A9"/>
    <w:rsid w:val="009717B4"/>
    <w:rsid w:val="0097527D"/>
    <w:rsid w:val="00975E5C"/>
    <w:rsid w:val="00976B87"/>
    <w:rsid w:val="009776CE"/>
    <w:rsid w:val="00977741"/>
    <w:rsid w:val="009807ED"/>
    <w:rsid w:val="00980A37"/>
    <w:rsid w:val="00980CA4"/>
    <w:rsid w:val="00980D64"/>
    <w:rsid w:val="009821BA"/>
    <w:rsid w:val="00984BDC"/>
    <w:rsid w:val="009859E6"/>
    <w:rsid w:val="00985F5E"/>
    <w:rsid w:val="0098655E"/>
    <w:rsid w:val="00992E1E"/>
    <w:rsid w:val="00994193"/>
    <w:rsid w:val="0099617A"/>
    <w:rsid w:val="009A10CD"/>
    <w:rsid w:val="009A14B5"/>
    <w:rsid w:val="009A1C6B"/>
    <w:rsid w:val="009A2086"/>
    <w:rsid w:val="009A35B2"/>
    <w:rsid w:val="009A4BCB"/>
    <w:rsid w:val="009A4C9A"/>
    <w:rsid w:val="009A543F"/>
    <w:rsid w:val="009A7D30"/>
    <w:rsid w:val="009B133A"/>
    <w:rsid w:val="009B33EE"/>
    <w:rsid w:val="009B59EA"/>
    <w:rsid w:val="009B6BE4"/>
    <w:rsid w:val="009B7119"/>
    <w:rsid w:val="009B7314"/>
    <w:rsid w:val="009C00D6"/>
    <w:rsid w:val="009C07AB"/>
    <w:rsid w:val="009C4A60"/>
    <w:rsid w:val="009D0D67"/>
    <w:rsid w:val="009D43EB"/>
    <w:rsid w:val="009D50D8"/>
    <w:rsid w:val="009D651E"/>
    <w:rsid w:val="009D77E6"/>
    <w:rsid w:val="009D798B"/>
    <w:rsid w:val="009E1794"/>
    <w:rsid w:val="009E28AF"/>
    <w:rsid w:val="009E417D"/>
    <w:rsid w:val="009F02DB"/>
    <w:rsid w:val="009F1503"/>
    <w:rsid w:val="009F1E16"/>
    <w:rsid w:val="009F2858"/>
    <w:rsid w:val="009F2A0B"/>
    <w:rsid w:val="009F429D"/>
    <w:rsid w:val="009F52E3"/>
    <w:rsid w:val="009F6913"/>
    <w:rsid w:val="009F692C"/>
    <w:rsid w:val="009F7CE8"/>
    <w:rsid w:val="00A003AC"/>
    <w:rsid w:val="00A02BE9"/>
    <w:rsid w:val="00A04093"/>
    <w:rsid w:val="00A12642"/>
    <w:rsid w:val="00A1476F"/>
    <w:rsid w:val="00A15FCC"/>
    <w:rsid w:val="00A161ED"/>
    <w:rsid w:val="00A16746"/>
    <w:rsid w:val="00A17ACA"/>
    <w:rsid w:val="00A20C06"/>
    <w:rsid w:val="00A25362"/>
    <w:rsid w:val="00A26A30"/>
    <w:rsid w:val="00A2700F"/>
    <w:rsid w:val="00A3326C"/>
    <w:rsid w:val="00A332F9"/>
    <w:rsid w:val="00A33CBB"/>
    <w:rsid w:val="00A3533B"/>
    <w:rsid w:val="00A364B8"/>
    <w:rsid w:val="00A366CF"/>
    <w:rsid w:val="00A36AC5"/>
    <w:rsid w:val="00A37433"/>
    <w:rsid w:val="00A4220A"/>
    <w:rsid w:val="00A4250B"/>
    <w:rsid w:val="00A42AA2"/>
    <w:rsid w:val="00A45685"/>
    <w:rsid w:val="00A477C8"/>
    <w:rsid w:val="00A47966"/>
    <w:rsid w:val="00A47D76"/>
    <w:rsid w:val="00A5017D"/>
    <w:rsid w:val="00A50380"/>
    <w:rsid w:val="00A515EE"/>
    <w:rsid w:val="00A51EC2"/>
    <w:rsid w:val="00A52C4E"/>
    <w:rsid w:val="00A53A66"/>
    <w:rsid w:val="00A53B78"/>
    <w:rsid w:val="00A53D60"/>
    <w:rsid w:val="00A56902"/>
    <w:rsid w:val="00A56B86"/>
    <w:rsid w:val="00A610A2"/>
    <w:rsid w:val="00A6197A"/>
    <w:rsid w:val="00A6218D"/>
    <w:rsid w:val="00A638AF"/>
    <w:rsid w:val="00A642E2"/>
    <w:rsid w:val="00A65739"/>
    <w:rsid w:val="00A663F3"/>
    <w:rsid w:val="00A664BC"/>
    <w:rsid w:val="00A67CCE"/>
    <w:rsid w:val="00A70417"/>
    <w:rsid w:val="00A70F91"/>
    <w:rsid w:val="00A71DF9"/>
    <w:rsid w:val="00A7387F"/>
    <w:rsid w:val="00A73FC2"/>
    <w:rsid w:val="00A74761"/>
    <w:rsid w:val="00A77159"/>
    <w:rsid w:val="00A8083E"/>
    <w:rsid w:val="00A81E99"/>
    <w:rsid w:val="00A823E5"/>
    <w:rsid w:val="00A829BA"/>
    <w:rsid w:val="00A83C06"/>
    <w:rsid w:val="00A847F6"/>
    <w:rsid w:val="00A85B88"/>
    <w:rsid w:val="00A90EBB"/>
    <w:rsid w:val="00A91C7C"/>
    <w:rsid w:val="00A92440"/>
    <w:rsid w:val="00A92BCD"/>
    <w:rsid w:val="00A9393F"/>
    <w:rsid w:val="00A93B44"/>
    <w:rsid w:val="00A93DE7"/>
    <w:rsid w:val="00A958D5"/>
    <w:rsid w:val="00A95951"/>
    <w:rsid w:val="00A95A42"/>
    <w:rsid w:val="00A963CF"/>
    <w:rsid w:val="00A9657B"/>
    <w:rsid w:val="00A96835"/>
    <w:rsid w:val="00A96E23"/>
    <w:rsid w:val="00A974BF"/>
    <w:rsid w:val="00AA092E"/>
    <w:rsid w:val="00AA374B"/>
    <w:rsid w:val="00AA374E"/>
    <w:rsid w:val="00AA3A35"/>
    <w:rsid w:val="00AA50ED"/>
    <w:rsid w:val="00AA77C1"/>
    <w:rsid w:val="00AA7D3D"/>
    <w:rsid w:val="00AA7FAD"/>
    <w:rsid w:val="00AB004C"/>
    <w:rsid w:val="00AB0E81"/>
    <w:rsid w:val="00AB22E4"/>
    <w:rsid w:val="00AB3888"/>
    <w:rsid w:val="00AB667C"/>
    <w:rsid w:val="00AB736C"/>
    <w:rsid w:val="00AB7CC5"/>
    <w:rsid w:val="00AC2FFD"/>
    <w:rsid w:val="00AC3569"/>
    <w:rsid w:val="00AC534C"/>
    <w:rsid w:val="00AC592E"/>
    <w:rsid w:val="00AC606C"/>
    <w:rsid w:val="00AC6DF4"/>
    <w:rsid w:val="00AC71C6"/>
    <w:rsid w:val="00AC7C2E"/>
    <w:rsid w:val="00AC7E77"/>
    <w:rsid w:val="00AD0EA9"/>
    <w:rsid w:val="00AD1604"/>
    <w:rsid w:val="00AD1871"/>
    <w:rsid w:val="00AD4DB0"/>
    <w:rsid w:val="00AD550C"/>
    <w:rsid w:val="00AD5D33"/>
    <w:rsid w:val="00AD6A75"/>
    <w:rsid w:val="00AD7662"/>
    <w:rsid w:val="00AD7971"/>
    <w:rsid w:val="00AE082E"/>
    <w:rsid w:val="00AE08C4"/>
    <w:rsid w:val="00AE0A80"/>
    <w:rsid w:val="00AE39AE"/>
    <w:rsid w:val="00AE455E"/>
    <w:rsid w:val="00AE6F38"/>
    <w:rsid w:val="00AE777C"/>
    <w:rsid w:val="00AF055B"/>
    <w:rsid w:val="00AF127C"/>
    <w:rsid w:val="00AF1362"/>
    <w:rsid w:val="00AF456B"/>
    <w:rsid w:val="00AF45B4"/>
    <w:rsid w:val="00AF4C17"/>
    <w:rsid w:val="00AF54F8"/>
    <w:rsid w:val="00AF5C75"/>
    <w:rsid w:val="00AF6740"/>
    <w:rsid w:val="00AF699C"/>
    <w:rsid w:val="00AF6A82"/>
    <w:rsid w:val="00AF7538"/>
    <w:rsid w:val="00B0179D"/>
    <w:rsid w:val="00B01DFD"/>
    <w:rsid w:val="00B02424"/>
    <w:rsid w:val="00B02B26"/>
    <w:rsid w:val="00B02D14"/>
    <w:rsid w:val="00B0333B"/>
    <w:rsid w:val="00B037F5"/>
    <w:rsid w:val="00B03E35"/>
    <w:rsid w:val="00B05608"/>
    <w:rsid w:val="00B0682A"/>
    <w:rsid w:val="00B10134"/>
    <w:rsid w:val="00B11702"/>
    <w:rsid w:val="00B12455"/>
    <w:rsid w:val="00B1333C"/>
    <w:rsid w:val="00B1341D"/>
    <w:rsid w:val="00B14D16"/>
    <w:rsid w:val="00B16C67"/>
    <w:rsid w:val="00B1752B"/>
    <w:rsid w:val="00B20851"/>
    <w:rsid w:val="00B2372C"/>
    <w:rsid w:val="00B24382"/>
    <w:rsid w:val="00B244DF"/>
    <w:rsid w:val="00B24714"/>
    <w:rsid w:val="00B2472D"/>
    <w:rsid w:val="00B25462"/>
    <w:rsid w:val="00B30871"/>
    <w:rsid w:val="00B34B32"/>
    <w:rsid w:val="00B35406"/>
    <w:rsid w:val="00B35472"/>
    <w:rsid w:val="00B35705"/>
    <w:rsid w:val="00B35FD1"/>
    <w:rsid w:val="00B361EF"/>
    <w:rsid w:val="00B40033"/>
    <w:rsid w:val="00B4093F"/>
    <w:rsid w:val="00B40D37"/>
    <w:rsid w:val="00B428CB"/>
    <w:rsid w:val="00B42BDC"/>
    <w:rsid w:val="00B43FAE"/>
    <w:rsid w:val="00B51A8A"/>
    <w:rsid w:val="00B52CBD"/>
    <w:rsid w:val="00B531D2"/>
    <w:rsid w:val="00B5354B"/>
    <w:rsid w:val="00B544D3"/>
    <w:rsid w:val="00B5456F"/>
    <w:rsid w:val="00B55EE5"/>
    <w:rsid w:val="00B56EB1"/>
    <w:rsid w:val="00B6071D"/>
    <w:rsid w:val="00B63998"/>
    <w:rsid w:val="00B63C4C"/>
    <w:rsid w:val="00B64BE6"/>
    <w:rsid w:val="00B64F19"/>
    <w:rsid w:val="00B6512A"/>
    <w:rsid w:val="00B662F4"/>
    <w:rsid w:val="00B668B6"/>
    <w:rsid w:val="00B66DA4"/>
    <w:rsid w:val="00B674AC"/>
    <w:rsid w:val="00B72A5D"/>
    <w:rsid w:val="00B72EFD"/>
    <w:rsid w:val="00B73773"/>
    <w:rsid w:val="00B7511B"/>
    <w:rsid w:val="00B76843"/>
    <w:rsid w:val="00B7690B"/>
    <w:rsid w:val="00B805C9"/>
    <w:rsid w:val="00B80CE5"/>
    <w:rsid w:val="00B81252"/>
    <w:rsid w:val="00B81E04"/>
    <w:rsid w:val="00B82AAC"/>
    <w:rsid w:val="00B83344"/>
    <w:rsid w:val="00B8345A"/>
    <w:rsid w:val="00B83FAE"/>
    <w:rsid w:val="00B84B5A"/>
    <w:rsid w:val="00B84E79"/>
    <w:rsid w:val="00B861CE"/>
    <w:rsid w:val="00B86C46"/>
    <w:rsid w:val="00B9279A"/>
    <w:rsid w:val="00B958AF"/>
    <w:rsid w:val="00B96D1E"/>
    <w:rsid w:val="00B97553"/>
    <w:rsid w:val="00BA0743"/>
    <w:rsid w:val="00BA080D"/>
    <w:rsid w:val="00BA1A82"/>
    <w:rsid w:val="00BA59DC"/>
    <w:rsid w:val="00BA78BB"/>
    <w:rsid w:val="00BA7DE0"/>
    <w:rsid w:val="00BB06DE"/>
    <w:rsid w:val="00BB0CF9"/>
    <w:rsid w:val="00BB103F"/>
    <w:rsid w:val="00BB2272"/>
    <w:rsid w:val="00BB2B36"/>
    <w:rsid w:val="00BB2B70"/>
    <w:rsid w:val="00BB4BD3"/>
    <w:rsid w:val="00BB55B9"/>
    <w:rsid w:val="00BB5ACD"/>
    <w:rsid w:val="00BB64EC"/>
    <w:rsid w:val="00BB6BC3"/>
    <w:rsid w:val="00BB7865"/>
    <w:rsid w:val="00BC0FBE"/>
    <w:rsid w:val="00BC25D8"/>
    <w:rsid w:val="00BC310C"/>
    <w:rsid w:val="00BC37BF"/>
    <w:rsid w:val="00BC3B94"/>
    <w:rsid w:val="00BC3BB6"/>
    <w:rsid w:val="00BC4362"/>
    <w:rsid w:val="00BC4888"/>
    <w:rsid w:val="00BD029E"/>
    <w:rsid w:val="00BD07EC"/>
    <w:rsid w:val="00BD0C9C"/>
    <w:rsid w:val="00BD129C"/>
    <w:rsid w:val="00BD1B97"/>
    <w:rsid w:val="00BD5CA1"/>
    <w:rsid w:val="00BD644B"/>
    <w:rsid w:val="00BD671E"/>
    <w:rsid w:val="00BD6B3D"/>
    <w:rsid w:val="00BE0A97"/>
    <w:rsid w:val="00BE0C63"/>
    <w:rsid w:val="00BE151F"/>
    <w:rsid w:val="00BE1774"/>
    <w:rsid w:val="00BE19C8"/>
    <w:rsid w:val="00BE2185"/>
    <w:rsid w:val="00BE4402"/>
    <w:rsid w:val="00BE477E"/>
    <w:rsid w:val="00BE49D8"/>
    <w:rsid w:val="00BE7671"/>
    <w:rsid w:val="00BE79EF"/>
    <w:rsid w:val="00BE7C91"/>
    <w:rsid w:val="00BF05CD"/>
    <w:rsid w:val="00BF1252"/>
    <w:rsid w:val="00BF22B1"/>
    <w:rsid w:val="00BF2820"/>
    <w:rsid w:val="00BF38E1"/>
    <w:rsid w:val="00BF3953"/>
    <w:rsid w:val="00BF3D74"/>
    <w:rsid w:val="00BF766B"/>
    <w:rsid w:val="00C008CA"/>
    <w:rsid w:val="00C0142E"/>
    <w:rsid w:val="00C07177"/>
    <w:rsid w:val="00C079D0"/>
    <w:rsid w:val="00C1038E"/>
    <w:rsid w:val="00C140EA"/>
    <w:rsid w:val="00C144CF"/>
    <w:rsid w:val="00C1493E"/>
    <w:rsid w:val="00C17E6D"/>
    <w:rsid w:val="00C20D94"/>
    <w:rsid w:val="00C22E9A"/>
    <w:rsid w:val="00C22FA9"/>
    <w:rsid w:val="00C23EE4"/>
    <w:rsid w:val="00C2415C"/>
    <w:rsid w:val="00C24E2D"/>
    <w:rsid w:val="00C251B9"/>
    <w:rsid w:val="00C26EA9"/>
    <w:rsid w:val="00C2779D"/>
    <w:rsid w:val="00C30845"/>
    <w:rsid w:val="00C30891"/>
    <w:rsid w:val="00C32BCB"/>
    <w:rsid w:val="00C339FA"/>
    <w:rsid w:val="00C33F83"/>
    <w:rsid w:val="00C34245"/>
    <w:rsid w:val="00C344F0"/>
    <w:rsid w:val="00C36828"/>
    <w:rsid w:val="00C36C4D"/>
    <w:rsid w:val="00C37D65"/>
    <w:rsid w:val="00C4102F"/>
    <w:rsid w:val="00C451C2"/>
    <w:rsid w:val="00C52881"/>
    <w:rsid w:val="00C601DF"/>
    <w:rsid w:val="00C610E3"/>
    <w:rsid w:val="00C6272B"/>
    <w:rsid w:val="00C63761"/>
    <w:rsid w:val="00C64BAB"/>
    <w:rsid w:val="00C65FEF"/>
    <w:rsid w:val="00C6732F"/>
    <w:rsid w:val="00C67EF1"/>
    <w:rsid w:val="00C7171D"/>
    <w:rsid w:val="00C72D85"/>
    <w:rsid w:val="00C752F4"/>
    <w:rsid w:val="00C7538B"/>
    <w:rsid w:val="00C76CBB"/>
    <w:rsid w:val="00C77E5B"/>
    <w:rsid w:val="00C77F35"/>
    <w:rsid w:val="00C8075D"/>
    <w:rsid w:val="00C80EC3"/>
    <w:rsid w:val="00C8180E"/>
    <w:rsid w:val="00C81B3B"/>
    <w:rsid w:val="00C81FB6"/>
    <w:rsid w:val="00C82808"/>
    <w:rsid w:val="00C82EDD"/>
    <w:rsid w:val="00C8469A"/>
    <w:rsid w:val="00C84AE4"/>
    <w:rsid w:val="00C850F4"/>
    <w:rsid w:val="00C87952"/>
    <w:rsid w:val="00C90261"/>
    <w:rsid w:val="00C936AE"/>
    <w:rsid w:val="00C97D5F"/>
    <w:rsid w:val="00CA483C"/>
    <w:rsid w:val="00CA4A09"/>
    <w:rsid w:val="00CA6198"/>
    <w:rsid w:val="00CA6B2D"/>
    <w:rsid w:val="00CB02DF"/>
    <w:rsid w:val="00CB1577"/>
    <w:rsid w:val="00CB2087"/>
    <w:rsid w:val="00CB2C82"/>
    <w:rsid w:val="00CB3330"/>
    <w:rsid w:val="00CB3797"/>
    <w:rsid w:val="00CB4322"/>
    <w:rsid w:val="00CB5126"/>
    <w:rsid w:val="00CB5DBE"/>
    <w:rsid w:val="00CB6075"/>
    <w:rsid w:val="00CB63DB"/>
    <w:rsid w:val="00CB71E9"/>
    <w:rsid w:val="00CB787A"/>
    <w:rsid w:val="00CB7F49"/>
    <w:rsid w:val="00CC073F"/>
    <w:rsid w:val="00CC0793"/>
    <w:rsid w:val="00CC3580"/>
    <w:rsid w:val="00CC4D3A"/>
    <w:rsid w:val="00CC611B"/>
    <w:rsid w:val="00CC6EA2"/>
    <w:rsid w:val="00CC7F4A"/>
    <w:rsid w:val="00CD18A2"/>
    <w:rsid w:val="00CD1D71"/>
    <w:rsid w:val="00CD3306"/>
    <w:rsid w:val="00CD3CDA"/>
    <w:rsid w:val="00CD457F"/>
    <w:rsid w:val="00CD46F5"/>
    <w:rsid w:val="00CD7D0E"/>
    <w:rsid w:val="00CE24EC"/>
    <w:rsid w:val="00CE3646"/>
    <w:rsid w:val="00CE5CDA"/>
    <w:rsid w:val="00CE7915"/>
    <w:rsid w:val="00CF2D81"/>
    <w:rsid w:val="00CF5E2B"/>
    <w:rsid w:val="00CF6828"/>
    <w:rsid w:val="00CF74F8"/>
    <w:rsid w:val="00CF7BF6"/>
    <w:rsid w:val="00D02443"/>
    <w:rsid w:val="00D02690"/>
    <w:rsid w:val="00D02D90"/>
    <w:rsid w:val="00D03913"/>
    <w:rsid w:val="00D04895"/>
    <w:rsid w:val="00D04B70"/>
    <w:rsid w:val="00D04CA6"/>
    <w:rsid w:val="00D04ECA"/>
    <w:rsid w:val="00D05C7C"/>
    <w:rsid w:val="00D06BBA"/>
    <w:rsid w:val="00D06EE0"/>
    <w:rsid w:val="00D0719D"/>
    <w:rsid w:val="00D07600"/>
    <w:rsid w:val="00D07659"/>
    <w:rsid w:val="00D07AAF"/>
    <w:rsid w:val="00D113E5"/>
    <w:rsid w:val="00D125EA"/>
    <w:rsid w:val="00D141B0"/>
    <w:rsid w:val="00D1467C"/>
    <w:rsid w:val="00D15071"/>
    <w:rsid w:val="00D157E8"/>
    <w:rsid w:val="00D16D90"/>
    <w:rsid w:val="00D20349"/>
    <w:rsid w:val="00D21CF9"/>
    <w:rsid w:val="00D21EC8"/>
    <w:rsid w:val="00D23232"/>
    <w:rsid w:val="00D23627"/>
    <w:rsid w:val="00D238E2"/>
    <w:rsid w:val="00D26414"/>
    <w:rsid w:val="00D27560"/>
    <w:rsid w:val="00D2776A"/>
    <w:rsid w:val="00D27AED"/>
    <w:rsid w:val="00D32E57"/>
    <w:rsid w:val="00D33899"/>
    <w:rsid w:val="00D340AC"/>
    <w:rsid w:val="00D34533"/>
    <w:rsid w:val="00D34946"/>
    <w:rsid w:val="00D358C0"/>
    <w:rsid w:val="00D40D4B"/>
    <w:rsid w:val="00D411E6"/>
    <w:rsid w:val="00D41FDA"/>
    <w:rsid w:val="00D42ED7"/>
    <w:rsid w:val="00D432C4"/>
    <w:rsid w:val="00D44C5E"/>
    <w:rsid w:val="00D45897"/>
    <w:rsid w:val="00D47D3C"/>
    <w:rsid w:val="00D47E5A"/>
    <w:rsid w:val="00D51977"/>
    <w:rsid w:val="00D51FC2"/>
    <w:rsid w:val="00D546F1"/>
    <w:rsid w:val="00D57364"/>
    <w:rsid w:val="00D578E1"/>
    <w:rsid w:val="00D6000A"/>
    <w:rsid w:val="00D610F2"/>
    <w:rsid w:val="00D614DF"/>
    <w:rsid w:val="00D62B40"/>
    <w:rsid w:val="00D63307"/>
    <w:rsid w:val="00D64CBB"/>
    <w:rsid w:val="00D65EDB"/>
    <w:rsid w:val="00D663E1"/>
    <w:rsid w:val="00D6674F"/>
    <w:rsid w:val="00D667DD"/>
    <w:rsid w:val="00D672B6"/>
    <w:rsid w:val="00D674ED"/>
    <w:rsid w:val="00D67FCA"/>
    <w:rsid w:val="00D711C1"/>
    <w:rsid w:val="00D7225D"/>
    <w:rsid w:val="00D7420A"/>
    <w:rsid w:val="00D76EFE"/>
    <w:rsid w:val="00D773B4"/>
    <w:rsid w:val="00D77B5B"/>
    <w:rsid w:val="00D77EAE"/>
    <w:rsid w:val="00D806F5"/>
    <w:rsid w:val="00D815E4"/>
    <w:rsid w:val="00D82E97"/>
    <w:rsid w:val="00D85442"/>
    <w:rsid w:val="00D86C8E"/>
    <w:rsid w:val="00D86EF3"/>
    <w:rsid w:val="00D87ACC"/>
    <w:rsid w:val="00D9228D"/>
    <w:rsid w:val="00D93E5F"/>
    <w:rsid w:val="00D95B50"/>
    <w:rsid w:val="00D95C48"/>
    <w:rsid w:val="00D95EDE"/>
    <w:rsid w:val="00D972DA"/>
    <w:rsid w:val="00D97A2A"/>
    <w:rsid w:val="00DA35BB"/>
    <w:rsid w:val="00DA4428"/>
    <w:rsid w:val="00DA71DD"/>
    <w:rsid w:val="00DA7B0F"/>
    <w:rsid w:val="00DB00C6"/>
    <w:rsid w:val="00DB2491"/>
    <w:rsid w:val="00DB2A17"/>
    <w:rsid w:val="00DB385C"/>
    <w:rsid w:val="00DC0183"/>
    <w:rsid w:val="00DC0C5D"/>
    <w:rsid w:val="00DC34DB"/>
    <w:rsid w:val="00DC5FA8"/>
    <w:rsid w:val="00DC60DE"/>
    <w:rsid w:val="00DC77F3"/>
    <w:rsid w:val="00DD09EF"/>
    <w:rsid w:val="00DD1CC5"/>
    <w:rsid w:val="00DD2646"/>
    <w:rsid w:val="00DD2BCC"/>
    <w:rsid w:val="00DD40BB"/>
    <w:rsid w:val="00DD586F"/>
    <w:rsid w:val="00DE3A1A"/>
    <w:rsid w:val="00DE517A"/>
    <w:rsid w:val="00DE536A"/>
    <w:rsid w:val="00DE6D01"/>
    <w:rsid w:val="00DE720C"/>
    <w:rsid w:val="00DE7B41"/>
    <w:rsid w:val="00DF1D73"/>
    <w:rsid w:val="00DF58EE"/>
    <w:rsid w:val="00DF687B"/>
    <w:rsid w:val="00DF72BD"/>
    <w:rsid w:val="00DF75E5"/>
    <w:rsid w:val="00E00640"/>
    <w:rsid w:val="00E00DD0"/>
    <w:rsid w:val="00E00FB4"/>
    <w:rsid w:val="00E033BF"/>
    <w:rsid w:val="00E06156"/>
    <w:rsid w:val="00E06EB7"/>
    <w:rsid w:val="00E0770C"/>
    <w:rsid w:val="00E07919"/>
    <w:rsid w:val="00E07AAF"/>
    <w:rsid w:val="00E07FCC"/>
    <w:rsid w:val="00E115BA"/>
    <w:rsid w:val="00E11DE4"/>
    <w:rsid w:val="00E141D6"/>
    <w:rsid w:val="00E14C9A"/>
    <w:rsid w:val="00E151FE"/>
    <w:rsid w:val="00E172F9"/>
    <w:rsid w:val="00E2004D"/>
    <w:rsid w:val="00E203F0"/>
    <w:rsid w:val="00E20731"/>
    <w:rsid w:val="00E223A9"/>
    <w:rsid w:val="00E22814"/>
    <w:rsid w:val="00E236FA"/>
    <w:rsid w:val="00E23883"/>
    <w:rsid w:val="00E2603A"/>
    <w:rsid w:val="00E26377"/>
    <w:rsid w:val="00E26955"/>
    <w:rsid w:val="00E304E2"/>
    <w:rsid w:val="00E30CEC"/>
    <w:rsid w:val="00E3127A"/>
    <w:rsid w:val="00E32706"/>
    <w:rsid w:val="00E32EBE"/>
    <w:rsid w:val="00E35FF0"/>
    <w:rsid w:val="00E3692E"/>
    <w:rsid w:val="00E36EDF"/>
    <w:rsid w:val="00E37B05"/>
    <w:rsid w:val="00E42CDC"/>
    <w:rsid w:val="00E42DE4"/>
    <w:rsid w:val="00E43C14"/>
    <w:rsid w:val="00E44EFC"/>
    <w:rsid w:val="00E45BFE"/>
    <w:rsid w:val="00E45DB2"/>
    <w:rsid w:val="00E45E25"/>
    <w:rsid w:val="00E46434"/>
    <w:rsid w:val="00E51BFB"/>
    <w:rsid w:val="00E52345"/>
    <w:rsid w:val="00E53D5C"/>
    <w:rsid w:val="00E53EF0"/>
    <w:rsid w:val="00E54800"/>
    <w:rsid w:val="00E54B04"/>
    <w:rsid w:val="00E55847"/>
    <w:rsid w:val="00E5637E"/>
    <w:rsid w:val="00E56C91"/>
    <w:rsid w:val="00E61BB8"/>
    <w:rsid w:val="00E61DFC"/>
    <w:rsid w:val="00E6232C"/>
    <w:rsid w:val="00E623B1"/>
    <w:rsid w:val="00E625DB"/>
    <w:rsid w:val="00E64D0F"/>
    <w:rsid w:val="00E65ABD"/>
    <w:rsid w:val="00E66CDA"/>
    <w:rsid w:val="00E67133"/>
    <w:rsid w:val="00E67408"/>
    <w:rsid w:val="00E677CE"/>
    <w:rsid w:val="00E71528"/>
    <w:rsid w:val="00E74C39"/>
    <w:rsid w:val="00E76705"/>
    <w:rsid w:val="00E76BD4"/>
    <w:rsid w:val="00E802DE"/>
    <w:rsid w:val="00E802E8"/>
    <w:rsid w:val="00E813DE"/>
    <w:rsid w:val="00E85C53"/>
    <w:rsid w:val="00E9089B"/>
    <w:rsid w:val="00E909CC"/>
    <w:rsid w:val="00E91011"/>
    <w:rsid w:val="00E9260D"/>
    <w:rsid w:val="00E93832"/>
    <w:rsid w:val="00E93B0B"/>
    <w:rsid w:val="00E94722"/>
    <w:rsid w:val="00E94CC9"/>
    <w:rsid w:val="00E95030"/>
    <w:rsid w:val="00E97777"/>
    <w:rsid w:val="00EA0A83"/>
    <w:rsid w:val="00EA23CA"/>
    <w:rsid w:val="00EA37F8"/>
    <w:rsid w:val="00EA48BE"/>
    <w:rsid w:val="00EA5081"/>
    <w:rsid w:val="00EA5BD0"/>
    <w:rsid w:val="00EB0094"/>
    <w:rsid w:val="00EB143E"/>
    <w:rsid w:val="00EB301B"/>
    <w:rsid w:val="00EB30B2"/>
    <w:rsid w:val="00EB38FD"/>
    <w:rsid w:val="00EB4CF0"/>
    <w:rsid w:val="00EB719C"/>
    <w:rsid w:val="00EB75D1"/>
    <w:rsid w:val="00EC0A91"/>
    <w:rsid w:val="00EC115B"/>
    <w:rsid w:val="00EC11FC"/>
    <w:rsid w:val="00EC23C4"/>
    <w:rsid w:val="00EC4267"/>
    <w:rsid w:val="00EC45FA"/>
    <w:rsid w:val="00EC4721"/>
    <w:rsid w:val="00EC4BD5"/>
    <w:rsid w:val="00EC5B67"/>
    <w:rsid w:val="00EC69A2"/>
    <w:rsid w:val="00EC7541"/>
    <w:rsid w:val="00EC787C"/>
    <w:rsid w:val="00EC7C62"/>
    <w:rsid w:val="00ED0C51"/>
    <w:rsid w:val="00ED11D4"/>
    <w:rsid w:val="00ED38A1"/>
    <w:rsid w:val="00ED4776"/>
    <w:rsid w:val="00ED48FF"/>
    <w:rsid w:val="00ED570D"/>
    <w:rsid w:val="00ED5FDB"/>
    <w:rsid w:val="00EE2F7C"/>
    <w:rsid w:val="00EE3731"/>
    <w:rsid w:val="00EE42D5"/>
    <w:rsid w:val="00EE4B1E"/>
    <w:rsid w:val="00EE64D3"/>
    <w:rsid w:val="00EE7B23"/>
    <w:rsid w:val="00EF16A3"/>
    <w:rsid w:val="00EF20F6"/>
    <w:rsid w:val="00EF25AB"/>
    <w:rsid w:val="00EF2F10"/>
    <w:rsid w:val="00EF35F0"/>
    <w:rsid w:val="00EF4D65"/>
    <w:rsid w:val="00EF5B44"/>
    <w:rsid w:val="00F005C5"/>
    <w:rsid w:val="00F01500"/>
    <w:rsid w:val="00F01D57"/>
    <w:rsid w:val="00F02F58"/>
    <w:rsid w:val="00F05F0F"/>
    <w:rsid w:val="00F06523"/>
    <w:rsid w:val="00F066C3"/>
    <w:rsid w:val="00F07462"/>
    <w:rsid w:val="00F078BB"/>
    <w:rsid w:val="00F11CC6"/>
    <w:rsid w:val="00F137EA"/>
    <w:rsid w:val="00F150A8"/>
    <w:rsid w:val="00F1603F"/>
    <w:rsid w:val="00F17321"/>
    <w:rsid w:val="00F17B83"/>
    <w:rsid w:val="00F20395"/>
    <w:rsid w:val="00F20595"/>
    <w:rsid w:val="00F20663"/>
    <w:rsid w:val="00F222A9"/>
    <w:rsid w:val="00F228A1"/>
    <w:rsid w:val="00F2337A"/>
    <w:rsid w:val="00F236A9"/>
    <w:rsid w:val="00F24031"/>
    <w:rsid w:val="00F24578"/>
    <w:rsid w:val="00F27954"/>
    <w:rsid w:val="00F27DC7"/>
    <w:rsid w:val="00F31A72"/>
    <w:rsid w:val="00F32E20"/>
    <w:rsid w:val="00F333A4"/>
    <w:rsid w:val="00F35CA8"/>
    <w:rsid w:val="00F37475"/>
    <w:rsid w:val="00F37B98"/>
    <w:rsid w:val="00F40A4B"/>
    <w:rsid w:val="00F4195E"/>
    <w:rsid w:val="00F41DC1"/>
    <w:rsid w:val="00F41F55"/>
    <w:rsid w:val="00F455D4"/>
    <w:rsid w:val="00F45D1E"/>
    <w:rsid w:val="00F50BDC"/>
    <w:rsid w:val="00F5180B"/>
    <w:rsid w:val="00F5181B"/>
    <w:rsid w:val="00F537FF"/>
    <w:rsid w:val="00F53F1D"/>
    <w:rsid w:val="00F55987"/>
    <w:rsid w:val="00F56081"/>
    <w:rsid w:val="00F56DB1"/>
    <w:rsid w:val="00F60760"/>
    <w:rsid w:val="00F60DC3"/>
    <w:rsid w:val="00F61048"/>
    <w:rsid w:val="00F613F3"/>
    <w:rsid w:val="00F6292D"/>
    <w:rsid w:val="00F63960"/>
    <w:rsid w:val="00F65B33"/>
    <w:rsid w:val="00F65B39"/>
    <w:rsid w:val="00F669DA"/>
    <w:rsid w:val="00F66AD8"/>
    <w:rsid w:val="00F66B91"/>
    <w:rsid w:val="00F7060F"/>
    <w:rsid w:val="00F720FF"/>
    <w:rsid w:val="00F72B86"/>
    <w:rsid w:val="00F72D27"/>
    <w:rsid w:val="00F738C2"/>
    <w:rsid w:val="00F741F3"/>
    <w:rsid w:val="00F76DE9"/>
    <w:rsid w:val="00F77591"/>
    <w:rsid w:val="00F77EDE"/>
    <w:rsid w:val="00F82543"/>
    <w:rsid w:val="00F84687"/>
    <w:rsid w:val="00F84810"/>
    <w:rsid w:val="00F84D2B"/>
    <w:rsid w:val="00F85165"/>
    <w:rsid w:val="00F857B7"/>
    <w:rsid w:val="00F85C83"/>
    <w:rsid w:val="00F86566"/>
    <w:rsid w:val="00F86B89"/>
    <w:rsid w:val="00F87932"/>
    <w:rsid w:val="00F87E43"/>
    <w:rsid w:val="00F90109"/>
    <w:rsid w:val="00F91CBC"/>
    <w:rsid w:val="00F92403"/>
    <w:rsid w:val="00F924D8"/>
    <w:rsid w:val="00F925DD"/>
    <w:rsid w:val="00F92CDE"/>
    <w:rsid w:val="00F9355A"/>
    <w:rsid w:val="00F94382"/>
    <w:rsid w:val="00F94E84"/>
    <w:rsid w:val="00F976E3"/>
    <w:rsid w:val="00F97992"/>
    <w:rsid w:val="00F979C6"/>
    <w:rsid w:val="00F97B8E"/>
    <w:rsid w:val="00F97C4A"/>
    <w:rsid w:val="00FA1B28"/>
    <w:rsid w:val="00FA4937"/>
    <w:rsid w:val="00FA52EB"/>
    <w:rsid w:val="00FA6B95"/>
    <w:rsid w:val="00FA73C9"/>
    <w:rsid w:val="00FB2506"/>
    <w:rsid w:val="00FB57E7"/>
    <w:rsid w:val="00FB5F7E"/>
    <w:rsid w:val="00FB70F2"/>
    <w:rsid w:val="00FB7C54"/>
    <w:rsid w:val="00FB7E49"/>
    <w:rsid w:val="00FC1861"/>
    <w:rsid w:val="00FC1993"/>
    <w:rsid w:val="00FC30E2"/>
    <w:rsid w:val="00FC36FF"/>
    <w:rsid w:val="00FC6B32"/>
    <w:rsid w:val="00FC6C2C"/>
    <w:rsid w:val="00FD044B"/>
    <w:rsid w:val="00FD1285"/>
    <w:rsid w:val="00FD2D18"/>
    <w:rsid w:val="00FD32BC"/>
    <w:rsid w:val="00FD3351"/>
    <w:rsid w:val="00FD359C"/>
    <w:rsid w:val="00FD4DD3"/>
    <w:rsid w:val="00FD5829"/>
    <w:rsid w:val="00FE03C0"/>
    <w:rsid w:val="00FE2C2B"/>
    <w:rsid w:val="00FE3409"/>
    <w:rsid w:val="00FE398F"/>
    <w:rsid w:val="00FE3F5B"/>
    <w:rsid w:val="00FE4EF7"/>
    <w:rsid w:val="00FE5AE1"/>
    <w:rsid w:val="00FE5CFB"/>
    <w:rsid w:val="00FE6BBC"/>
    <w:rsid w:val="00FE7F98"/>
    <w:rsid w:val="00FF0E8D"/>
    <w:rsid w:val="00FF1479"/>
    <w:rsid w:val="00FF1723"/>
    <w:rsid w:val="00FF1B91"/>
    <w:rsid w:val="00FF1E8E"/>
    <w:rsid w:val="00FF2DE3"/>
    <w:rsid w:val="00FF33BD"/>
    <w:rsid w:val="00FF3BEC"/>
    <w:rsid w:val="00FF3D26"/>
    <w:rsid w:val="00FF3F33"/>
    <w:rsid w:val="00FF3F7A"/>
    <w:rsid w:val="00FF48E6"/>
    <w:rsid w:val="00FF5CCE"/>
    <w:rsid w:val="00FF7021"/>
    <w:rsid w:val="00FF7081"/>
    <w:rsid w:val="00FF7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E3965"/>
  <w15:chartTrackingRefBased/>
  <w15:docId w15:val="{922E0A28-2BC5-4B50-9B30-E69C7486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081"/>
  </w:style>
  <w:style w:type="paragraph" w:styleId="Titre1">
    <w:name w:val="heading 1"/>
    <w:basedOn w:val="Normal"/>
    <w:next w:val="Normal"/>
    <w:link w:val="Titre1Car"/>
    <w:uiPriority w:val="9"/>
    <w:qFormat/>
    <w:rsid w:val="00EA50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EA50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EA50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EA50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EA50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EA5081"/>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EA5081"/>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EA50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EA50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081"/>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EA5081"/>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EA5081"/>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EA5081"/>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EA5081"/>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EA5081"/>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EA5081"/>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EA5081"/>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EA5081"/>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EA50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EA508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EA508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EA5081"/>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EA508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EA5081"/>
    <w:rPr>
      <w:i/>
      <w:iCs/>
      <w:color w:val="262626" w:themeColor="text1" w:themeTint="D9"/>
    </w:rPr>
  </w:style>
  <w:style w:type="paragraph" w:styleId="Paragraphedeliste">
    <w:name w:val="List Paragraph"/>
    <w:basedOn w:val="Normal"/>
    <w:uiPriority w:val="34"/>
    <w:qFormat/>
    <w:rsid w:val="00F925DD"/>
    <w:pPr>
      <w:ind w:left="720"/>
      <w:contextualSpacing/>
    </w:pPr>
  </w:style>
  <w:style w:type="character" w:styleId="Emphaseintense">
    <w:name w:val="Intense Emphasis"/>
    <w:basedOn w:val="Policepardfaut"/>
    <w:uiPriority w:val="21"/>
    <w:qFormat/>
    <w:rsid w:val="00EA5081"/>
    <w:rPr>
      <w:b/>
      <w:bCs/>
      <w:i/>
      <w:iCs/>
    </w:rPr>
  </w:style>
  <w:style w:type="paragraph" w:styleId="Citationintense">
    <w:name w:val="Intense Quote"/>
    <w:basedOn w:val="Normal"/>
    <w:next w:val="Normal"/>
    <w:link w:val="CitationintenseCar"/>
    <w:uiPriority w:val="30"/>
    <w:qFormat/>
    <w:rsid w:val="00EA50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EA5081"/>
    <w:rPr>
      <w:rFonts w:asciiTheme="majorHAnsi" w:eastAsiaTheme="majorEastAsia" w:hAnsiTheme="majorHAnsi" w:cstheme="majorBidi"/>
      <w:i/>
      <w:iCs/>
      <w:color w:val="70AD47" w:themeColor="accent6"/>
      <w:sz w:val="32"/>
      <w:szCs w:val="32"/>
    </w:rPr>
  </w:style>
  <w:style w:type="character" w:styleId="Rfrenceintense">
    <w:name w:val="Intense Reference"/>
    <w:basedOn w:val="Policepardfaut"/>
    <w:uiPriority w:val="32"/>
    <w:qFormat/>
    <w:rsid w:val="00EA5081"/>
    <w:rPr>
      <w:b/>
      <w:bCs/>
      <w:smallCaps/>
      <w:color w:val="70AD47" w:themeColor="accent6"/>
    </w:rPr>
  </w:style>
  <w:style w:type="paragraph" w:styleId="En-tte">
    <w:name w:val="header"/>
    <w:basedOn w:val="Normal"/>
    <w:link w:val="En-tteCar"/>
    <w:uiPriority w:val="99"/>
    <w:unhideWhenUsed/>
    <w:rsid w:val="00BB6BC3"/>
    <w:pPr>
      <w:tabs>
        <w:tab w:val="center" w:pos="4536"/>
        <w:tab w:val="right" w:pos="9072"/>
      </w:tabs>
      <w:spacing w:after="0" w:line="240" w:lineRule="auto"/>
    </w:pPr>
  </w:style>
  <w:style w:type="character" w:customStyle="1" w:styleId="En-tteCar">
    <w:name w:val="En-tête Car"/>
    <w:basedOn w:val="Policepardfaut"/>
    <w:link w:val="En-tte"/>
    <w:uiPriority w:val="99"/>
    <w:rsid w:val="00BB6BC3"/>
  </w:style>
  <w:style w:type="paragraph" w:styleId="Pieddepage">
    <w:name w:val="footer"/>
    <w:basedOn w:val="Normal"/>
    <w:link w:val="PieddepageCar"/>
    <w:uiPriority w:val="99"/>
    <w:unhideWhenUsed/>
    <w:rsid w:val="00BB6B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BC3"/>
  </w:style>
  <w:style w:type="paragraph" w:styleId="NormalWeb">
    <w:name w:val="Normal (Web)"/>
    <w:basedOn w:val="Normal"/>
    <w:uiPriority w:val="99"/>
    <w:unhideWhenUsed/>
    <w:rsid w:val="00C1038E"/>
    <w:pPr>
      <w:spacing w:before="100" w:beforeAutospacing="1" w:after="100" w:afterAutospacing="1" w:line="240" w:lineRule="auto"/>
    </w:pPr>
    <w:rPr>
      <w:rFonts w:ascii="Times New Roman" w:eastAsia="Times New Roman" w:hAnsi="Times New Roman" w:cs="Times New Roman"/>
      <w:lang w:eastAsia="fr-FR"/>
    </w:rPr>
  </w:style>
  <w:style w:type="character" w:styleId="lev">
    <w:name w:val="Strong"/>
    <w:basedOn w:val="Policepardfaut"/>
    <w:uiPriority w:val="22"/>
    <w:qFormat/>
    <w:rsid w:val="00EA5081"/>
    <w:rPr>
      <w:b/>
      <w:bCs/>
    </w:rPr>
  </w:style>
  <w:style w:type="table" w:styleId="Grilledutableau">
    <w:name w:val="Table Grid"/>
    <w:basedOn w:val="TableauNormal"/>
    <w:uiPriority w:val="39"/>
    <w:rsid w:val="00D0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4921"/>
    <w:pPr>
      <w:autoSpaceDE w:val="0"/>
      <w:autoSpaceDN w:val="0"/>
      <w:adjustRightInd w:val="0"/>
      <w:spacing w:after="0" w:line="240" w:lineRule="auto"/>
    </w:pPr>
    <w:rPr>
      <w:rFonts w:ascii="Arial" w:hAnsi="Arial" w:cs="Arial"/>
      <w:color w:val="000000"/>
    </w:rPr>
  </w:style>
  <w:style w:type="paragraph" w:styleId="Lgende">
    <w:name w:val="caption"/>
    <w:basedOn w:val="Normal"/>
    <w:next w:val="Normal"/>
    <w:uiPriority w:val="35"/>
    <w:unhideWhenUsed/>
    <w:qFormat/>
    <w:rsid w:val="00EA5081"/>
    <w:pPr>
      <w:spacing w:line="240" w:lineRule="auto"/>
    </w:pPr>
    <w:rPr>
      <w:b/>
      <w:bCs/>
      <w:smallCaps/>
      <w:color w:val="595959" w:themeColor="text1" w:themeTint="A6"/>
    </w:rPr>
  </w:style>
  <w:style w:type="character" w:styleId="Accentuation">
    <w:name w:val="Emphasis"/>
    <w:basedOn w:val="Policepardfaut"/>
    <w:uiPriority w:val="20"/>
    <w:qFormat/>
    <w:rsid w:val="00EA5081"/>
    <w:rPr>
      <w:i/>
      <w:iCs/>
      <w:color w:val="70AD47" w:themeColor="accent6"/>
    </w:rPr>
  </w:style>
  <w:style w:type="paragraph" w:styleId="Sansinterligne">
    <w:name w:val="No Spacing"/>
    <w:link w:val="SansinterligneCar"/>
    <w:uiPriority w:val="1"/>
    <w:qFormat/>
    <w:rsid w:val="00EA5081"/>
    <w:pPr>
      <w:spacing w:after="0" w:line="240" w:lineRule="auto"/>
    </w:pPr>
  </w:style>
  <w:style w:type="character" w:styleId="Emphaseple">
    <w:name w:val="Subtle Emphasis"/>
    <w:basedOn w:val="Policepardfaut"/>
    <w:uiPriority w:val="19"/>
    <w:qFormat/>
    <w:rsid w:val="00EA5081"/>
    <w:rPr>
      <w:i/>
      <w:iCs/>
    </w:rPr>
  </w:style>
  <w:style w:type="character" w:styleId="Rfrenceple">
    <w:name w:val="Subtle Reference"/>
    <w:basedOn w:val="Policepardfaut"/>
    <w:uiPriority w:val="31"/>
    <w:qFormat/>
    <w:rsid w:val="00EA5081"/>
    <w:rPr>
      <w:smallCaps/>
      <w:color w:val="595959" w:themeColor="text1" w:themeTint="A6"/>
    </w:rPr>
  </w:style>
  <w:style w:type="character" w:styleId="Titredulivre">
    <w:name w:val="Book Title"/>
    <w:basedOn w:val="Policepardfaut"/>
    <w:uiPriority w:val="33"/>
    <w:qFormat/>
    <w:rsid w:val="00EA5081"/>
    <w:rPr>
      <w:b/>
      <w:bCs/>
      <w:caps w:val="0"/>
      <w:smallCaps/>
      <w:spacing w:val="7"/>
      <w:sz w:val="21"/>
      <w:szCs w:val="21"/>
    </w:rPr>
  </w:style>
  <w:style w:type="paragraph" w:styleId="En-ttedetabledesmatires">
    <w:name w:val="TOC Heading"/>
    <w:basedOn w:val="Titre1"/>
    <w:next w:val="Normal"/>
    <w:uiPriority w:val="39"/>
    <w:unhideWhenUsed/>
    <w:qFormat/>
    <w:rsid w:val="00EA5081"/>
    <w:pPr>
      <w:outlineLvl w:val="9"/>
    </w:pPr>
  </w:style>
  <w:style w:type="character" w:styleId="Lienhypertexte">
    <w:name w:val="Hyperlink"/>
    <w:basedOn w:val="Policepardfaut"/>
    <w:uiPriority w:val="99"/>
    <w:unhideWhenUsed/>
    <w:rsid w:val="00C72D85"/>
    <w:rPr>
      <w:color w:val="0563C1" w:themeColor="hyperlink"/>
      <w:u w:val="single"/>
    </w:rPr>
  </w:style>
  <w:style w:type="character" w:customStyle="1" w:styleId="UnresolvedMention">
    <w:name w:val="Unresolved Mention"/>
    <w:basedOn w:val="Policepardfaut"/>
    <w:uiPriority w:val="99"/>
    <w:semiHidden/>
    <w:unhideWhenUsed/>
    <w:rsid w:val="00C72D85"/>
    <w:rPr>
      <w:color w:val="605E5C"/>
      <w:shd w:val="clear" w:color="auto" w:fill="E1DFDD"/>
    </w:rPr>
  </w:style>
  <w:style w:type="character" w:customStyle="1" w:styleId="SansinterligneCar">
    <w:name w:val="Sans interligne Car"/>
    <w:basedOn w:val="Policepardfaut"/>
    <w:link w:val="Sansinterligne"/>
    <w:uiPriority w:val="1"/>
    <w:rsid w:val="00926937"/>
  </w:style>
  <w:style w:type="paragraph" w:styleId="TM1">
    <w:name w:val="toc 1"/>
    <w:basedOn w:val="Normal"/>
    <w:next w:val="Normal"/>
    <w:autoRedefine/>
    <w:uiPriority w:val="39"/>
    <w:unhideWhenUsed/>
    <w:rsid w:val="003733A0"/>
    <w:pPr>
      <w:spacing w:after="100"/>
    </w:pPr>
  </w:style>
  <w:style w:type="paragraph" w:styleId="TM2">
    <w:name w:val="toc 2"/>
    <w:basedOn w:val="Normal"/>
    <w:next w:val="Normal"/>
    <w:autoRedefine/>
    <w:uiPriority w:val="39"/>
    <w:unhideWhenUsed/>
    <w:rsid w:val="003733A0"/>
    <w:pPr>
      <w:spacing w:after="100"/>
      <w:ind w:left="210"/>
    </w:pPr>
  </w:style>
  <w:style w:type="paragraph" w:styleId="TM3">
    <w:name w:val="toc 3"/>
    <w:basedOn w:val="Normal"/>
    <w:next w:val="Normal"/>
    <w:autoRedefine/>
    <w:uiPriority w:val="39"/>
    <w:unhideWhenUsed/>
    <w:rsid w:val="003733A0"/>
    <w:pPr>
      <w:spacing w:after="100"/>
      <w:ind w:left="420"/>
    </w:pPr>
  </w:style>
  <w:style w:type="paragraph" w:customStyle="1" w:styleId="Style1">
    <w:name w:val="Style1"/>
    <w:basedOn w:val="Titre1"/>
    <w:link w:val="Style1Car"/>
    <w:qFormat/>
    <w:rsid w:val="000A461A"/>
    <w:pPr>
      <w:jc w:val="center"/>
    </w:pPr>
    <w:rPr>
      <w:rFonts w:ascii="Times New Roman" w:hAnsi="Times New Roman" w:cs="Times New Roman"/>
      <w:b/>
      <w:bCs/>
      <w:color w:val="000000" w:themeColor="text1"/>
      <w:sz w:val="48"/>
      <w:szCs w:val="48"/>
    </w:rPr>
  </w:style>
  <w:style w:type="character" w:customStyle="1" w:styleId="Style1Car">
    <w:name w:val="Style1 Car"/>
    <w:basedOn w:val="Titre1Car"/>
    <w:link w:val="Style1"/>
    <w:rsid w:val="000A461A"/>
    <w:rPr>
      <w:rFonts w:ascii="Times New Roman" w:eastAsiaTheme="majorEastAsia" w:hAnsi="Times New Roman" w:cs="Times New Roman"/>
      <w:b/>
      <w:bCs/>
      <w:color w:val="000000" w:themeColor="text1"/>
      <w:sz w:val="48"/>
      <w:szCs w:val="48"/>
      <w:lang w:val="fr-FR"/>
    </w:rPr>
  </w:style>
  <w:style w:type="paragraph" w:customStyle="1" w:styleId="Style2">
    <w:name w:val="Style2"/>
    <w:basedOn w:val="Normal"/>
    <w:link w:val="Style2Car"/>
    <w:rsid w:val="0004743B"/>
    <w:rPr>
      <w:rFonts w:ascii="Times New Roman" w:hAnsi="Times New Roman" w:cs="Times New Roman"/>
      <w:b/>
      <w:bCs/>
      <w:sz w:val="26"/>
      <w:szCs w:val="26"/>
    </w:rPr>
  </w:style>
  <w:style w:type="character" w:customStyle="1" w:styleId="Style2Car">
    <w:name w:val="Style2 Car"/>
    <w:basedOn w:val="Policepardfaut"/>
    <w:link w:val="Style2"/>
    <w:rsid w:val="0004743B"/>
    <w:rPr>
      <w:rFonts w:ascii="Times New Roman" w:hAnsi="Times New Roman" w:cs="Times New Roman"/>
      <w:b/>
      <w:bCs/>
      <w:sz w:val="26"/>
      <w:szCs w:val="26"/>
    </w:rPr>
  </w:style>
  <w:style w:type="paragraph" w:customStyle="1" w:styleId="Style3">
    <w:name w:val="Style3"/>
    <w:basedOn w:val="Titre2"/>
    <w:link w:val="Style3Car"/>
    <w:qFormat/>
    <w:rsid w:val="008C7768"/>
    <w:pPr>
      <w:spacing w:line="360" w:lineRule="auto"/>
    </w:pPr>
    <w:rPr>
      <w:rFonts w:ascii="Times New Roman" w:hAnsi="Times New Roman" w:cs="Times New Roman"/>
      <w:b/>
      <w:bCs/>
      <w:color w:val="auto"/>
      <w:sz w:val="26"/>
      <w:szCs w:val="26"/>
    </w:rPr>
  </w:style>
  <w:style w:type="character" w:customStyle="1" w:styleId="Style3Car">
    <w:name w:val="Style3 Car"/>
    <w:basedOn w:val="Titre2Car"/>
    <w:link w:val="Style3"/>
    <w:rsid w:val="008C7768"/>
    <w:rPr>
      <w:rFonts w:ascii="Times New Roman" w:eastAsiaTheme="majorEastAsia" w:hAnsi="Times New Roman" w:cs="Times New Roman"/>
      <w:b/>
      <w:bCs/>
      <w:color w:val="538135" w:themeColor="accent6" w:themeShade="BF"/>
      <w:sz w:val="26"/>
      <w:szCs w:val="26"/>
    </w:rPr>
  </w:style>
  <w:style w:type="paragraph" w:customStyle="1" w:styleId="Style4">
    <w:name w:val="Style4"/>
    <w:basedOn w:val="Titre3"/>
    <w:link w:val="Style4Car"/>
    <w:qFormat/>
    <w:rsid w:val="008C7768"/>
    <w:pPr>
      <w:spacing w:line="360" w:lineRule="auto"/>
      <w:ind w:left="720"/>
    </w:pPr>
    <w:rPr>
      <w:rFonts w:ascii="Times New Roman" w:hAnsi="Times New Roman" w:cs="Times New Roman"/>
      <w:b/>
      <w:bCs/>
      <w:color w:val="000000" w:themeColor="text1"/>
      <w:sz w:val="26"/>
      <w:szCs w:val="26"/>
    </w:rPr>
  </w:style>
  <w:style w:type="character" w:customStyle="1" w:styleId="Style4Car">
    <w:name w:val="Style4 Car"/>
    <w:basedOn w:val="Titre3Car"/>
    <w:link w:val="Style4"/>
    <w:rsid w:val="008C7768"/>
    <w:rPr>
      <w:rFonts w:ascii="Times New Roman" w:eastAsiaTheme="majorEastAsia" w:hAnsi="Times New Roman" w:cs="Times New Roman"/>
      <w:b/>
      <w:bCs/>
      <w:color w:val="000000" w:themeColor="text1"/>
      <w:sz w:val="26"/>
      <w:szCs w:val="26"/>
    </w:rPr>
  </w:style>
  <w:style w:type="paragraph" w:customStyle="1" w:styleId="Style5">
    <w:name w:val="Style5"/>
    <w:basedOn w:val="Titre4"/>
    <w:link w:val="Style5Car"/>
    <w:qFormat/>
    <w:rsid w:val="00A8083E"/>
    <w:pPr>
      <w:spacing w:line="360" w:lineRule="auto"/>
      <w:ind w:left="720" w:firstLine="720"/>
    </w:pPr>
    <w:rPr>
      <w:rFonts w:ascii="Times New Roman" w:hAnsi="Times New Roman" w:cs="Times New Roman"/>
      <w:b/>
      <w:bCs/>
      <w:color w:val="000000" w:themeColor="text1"/>
      <w:sz w:val="26"/>
      <w:szCs w:val="26"/>
    </w:rPr>
  </w:style>
  <w:style w:type="character" w:customStyle="1" w:styleId="Style5Car">
    <w:name w:val="Style5 Car"/>
    <w:basedOn w:val="Policepardfaut"/>
    <w:link w:val="Style5"/>
    <w:rsid w:val="00A8083E"/>
    <w:rPr>
      <w:rFonts w:ascii="Times New Roman" w:eastAsiaTheme="majorEastAsia" w:hAnsi="Times New Roman" w:cs="Times New Roman"/>
      <w:b/>
      <w:bCs/>
      <w:color w:val="000000" w:themeColor="text1"/>
      <w:sz w:val="26"/>
      <w:szCs w:val="26"/>
    </w:rPr>
  </w:style>
  <w:style w:type="paragraph" w:styleId="TM4">
    <w:name w:val="toc 4"/>
    <w:basedOn w:val="Normal"/>
    <w:next w:val="Normal"/>
    <w:autoRedefine/>
    <w:uiPriority w:val="39"/>
    <w:unhideWhenUsed/>
    <w:rsid w:val="004B61F9"/>
    <w:pPr>
      <w:spacing w:after="100"/>
      <w:ind w:left="630"/>
    </w:pPr>
  </w:style>
  <w:style w:type="paragraph" w:customStyle="1" w:styleId="Style6">
    <w:name w:val="Style6"/>
    <w:basedOn w:val="Style1"/>
    <w:link w:val="Style6Car"/>
    <w:qFormat/>
    <w:rsid w:val="00EA0A83"/>
    <w:pPr>
      <w:spacing w:line="360" w:lineRule="auto"/>
    </w:pPr>
    <w:rPr>
      <w:sz w:val="40"/>
      <w:szCs w:val="40"/>
    </w:rPr>
  </w:style>
  <w:style w:type="character" w:customStyle="1" w:styleId="Style6Car">
    <w:name w:val="Style6 Car"/>
    <w:basedOn w:val="Style1Car"/>
    <w:link w:val="Style6"/>
    <w:rsid w:val="00EA0A83"/>
    <w:rPr>
      <w:rFonts w:ascii="Times New Roman" w:eastAsiaTheme="majorEastAsia" w:hAnsi="Times New Roman" w:cs="Times New Roman"/>
      <w:b/>
      <w:bCs/>
      <w:color w:val="000000" w:themeColor="text1"/>
      <w:sz w:val="40"/>
      <w:szCs w:val="40"/>
      <w:lang w:val="fr-FR"/>
    </w:rPr>
  </w:style>
  <w:style w:type="paragraph" w:customStyle="1" w:styleId="Style10">
    <w:name w:val="Style10"/>
    <w:basedOn w:val="Normal"/>
    <w:link w:val="Style10Car"/>
    <w:qFormat/>
    <w:rsid w:val="00901BC5"/>
    <w:pPr>
      <w:spacing w:line="360" w:lineRule="auto"/>
      <w:ind w:firstLine="720"/>
      <w:jc w:val="both"/>
    </w:pPr>
    <w:rPr>
      <w:rFonts w:ascii="Times New Roman" w:hAnsi="Times New Roman" w:cs="Times New Roman"/>
      <w:sz w:val="26"/>
      <w:szCs w:val="26"/>
    </w:rPr>
  </w:style>
  <w:style w:type="character" w:customStyle="1" w:styleId="Style10Car">
    <w:name w:val="Style10 Car"/>
    <w:basedOn w:val="Policepardfaut"/>
    <w:link w:val="Style10"/>
    <w:rsid w:val="00901BC5"/>
    <w:rPr>
      <w:rFonts w:ascii="Times New Roman" w:hAnsi="Times New Roman" w:cs="Times New Roman"/>
      <w:sz w:val="26"/>
      <w:szCs w:val="26"/>
    </w:rPr>
  </w:style>
  <w:style w:type="character" w:customStyle="1" w:styleId="selectable-text">
    <w:name w:val="selectable-text"/>
    <w:basedOn w:val="Policepardfaut"/>
    <w:rsid w:val="0015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5348">
      <w:bodyDiv w:val="1"/>
      <w:marLeft w:val="0"/>
      <w:marRight w:val="0"/>
      <w:marTop w:val="0"/>
      <w:marBottom w:val="0"/>
      <w:divBdr>
        <w:top w:val="none" w:sz="0" w:space="0" w:color="auto"/>
        <w:left w:val="none" w:sz="0" w:space="0" w:color="auto"/>
        <w:bottom w:val="none" w:sz="0" w:space="0" w:color="auto"/>
        <w:right w:val="none" w:sz="0" w:space="0" w:color="auto"/>
      </w:divBdr>
    </w:div>
    <w:div w:id="65732788">
      <w:bodyDiv w:val="1"/>
      <w:marLeft w:val="0"/>
      <w:marRight w:val="0"/>
      <w:marTop w:val="0"/>
      <w:marBottom w:val="0"/>
      <w:divBdr>
        <w:top w:val="none" w:sz="0" w:space="0" w:color="auto"/>
        <w:left w:val="none" w:sz="0" w:space="0" w:color="auto"/>
        <w:bottom w:val="none" w:sz="0" w:space="0" w:color="auto"/>
        <w:right w:val="none" w:sz="0" w:space="0" w:color="auto"/>
      </w:divBdr>
    </w:div>
    <w:div w:id="68700051">
      <w:bodyDiv w:val="1"/>
      <w:marLeft w:val="0"/>
      <w:marRight w:val="0"/>
      <w:marTop w:val="0"/>
      <w:marBottom w:val="0"/>
      <w:divBdr>
        <w:top w:val="none" w:sz="0" w:space="0" w:color="auto"/>
        <w:left w:val="none" w:sz="0" w:space="0" w:color="auto"/>
        <w:bottom w:val="none" w:sz="0" w:space="0" w:color="auto"/>
        <w:right w:val="none" w:sz="0" w:space="0" w:color="auto"/>
      </w:divBdr>
    </w:div>
    <w:div w:id="133765575">
      <w:bodyDiv w:val="1"/>
      <w:marLeft w:val="0"/>
      <w:marRight w:val="0"/>
      <w:marTop w:val="0"/>
      <w:marBottom w:val="0"/>
      <w:divBdr>
        <w:top w:val="none" w:sz="0" w:space="0" w:color="auto"/>
        <w:left w:val="none" w:sz="0" w:space="0" w:color="auto"/>
        <w:bottom w:val="none" w:sz="0" w:space="0" w:color="auto"/>
        <w:right w:val="none" w:sz="0" w:space="0" w:color="auto"/>
      </w:divBdr>
    </w:div>
    <w:div w:id="205025954">
      <w:bodyDiv w:val="1"/>
      <w:marLeft w:val="0"/>
      <w:marRight w:val="0"/>
      <w:marTop w:val="0"/>
      <w:marBottom w:val="0"/>
      <w:divBdr>
        <w:top w:val="none" w:sz="0" w:space="0" w:color="auto"/>
        <w:left w:val="none" w:sz="0" w:space="0" w:color="auto"/>
        <w:bottom w:val="none" w:sz="0" w:space="0" w:color="auto"/>
        <w:right w:val="none" w:sz="0" w:space="0" w:color="auto"/>
      </w:divBdr>
    </w:div>
    <w:div w:id="222572152">
      <w:bodyDiv w:val="1"/>
      <w:marLeft w:val="0"/>
      <w:marRight w:val="0"/>
      <w:marTop w:val="0"/>
      <w:marBottom w:val="0"/>
      <w:divBdr>
        <w:top w:val="none" w:sz="0" w:space="0" w:color="auto"/>
        <w:left w:val="none" w:sz="0" w:space="0" w:color="auto"/>
        <w:bottom w:val="none" w:sz="0" w:space="0" w:color="auto"/>
        <w:right w:val="none" w:sz="0" w:space="0" w:color="auto"/>
      </w:divBdr>
    </w:div>
    <w:div w:id="234508744">
      <w:bodyDiv w:val="1"/>
      <w:marLeft w:val="0"/>
      <w:marRight w:val="0"/>
      <w:marTop w:val="0"/>
      <w:marBottom w:val="0"/>
      <w:divBdr>
        <w:top w:val="none" w:sz="0" w:space="0" w:color="auto"/>
        <w:left w:val="none" w:sz="0" w:space="0" w:color="auto"/>
        <w:bottom w:val="none" w:sz="0" w:space="0" w:color="auto"/>
        <w:right w:val="none" w:sz="0" w:space="0" w:color="auto"/>
      </w:divBdr>
    </w:div>
    <w:div w:id="279184500">
      <w:bodyDiv w:val="1"/>
      <w:marLeft w:val="0"/>
      <w:marRight w:val="0"/>
      <w:marTop w:val="0"/>
      <w:marBottom w:val="0"/>
      <w:divBdr>
        <w:top w:val="none" w:sz="0" w:space="0" w:color="auto"/>
        <w:left w:val="none" w:sz="0" w:space="0" w:color="auto"/>
        <w:bottom w:val="none" w:sz="0" w:space="0" w:color="auto"/>
        <w:right w:val="none" w:sz="0" w:space="0" w:color="auto"/>
      </w:divBdr>
    </w:div>
    <w:div w:id="292835544">
      <w:bodyDiv w:val="1"/>
      <w:marLeft w:val="0"/>
      <w:marRight w:val="0"/>
      <w:marTop w:val="0"/>
      <w:marBottom w:val="0"/>
      <w:divBdr>
        <w:top w:val="none" w:sz="0" w:space="0" w:color="auto"/>
        <w:left w:val="none" w:sz="0" w:space="0" w:color="auto"/>
        <w:bottom w:val="none" w:sz="0" w:space="0" w:color="auto"/>
        <w:right w:val="none" w:sz="0" w:space="0" w:color="auto"/>
      </w:divBdr>
    </w:div>
    <w:div w:id="341247920">
      <w:bodyDiv w:val="1"/>
      <w:marLeft w:val="0"/>
      <w:marRight w:val="0"/>
      <w:marTop w:val="0"/>
      <w:marBottom w:val="0"/>
      <w:divBdr>
        <w:top w:val="none" w:sz="0" w:space="0" w:color="auto"/>
        <w:left w:val="none" w:sz="0" w:space="0" w:color="auto"/>
        <w:bottom w:val="none" w:sz="0" w:space="0" w:color="auto"/>
        <w:right w:val="none" w:sz="0" w:space="0" w:color="auto"/>
      </w:divBdr>
    </w:div>
    <w:div w:id="344939953">
      <w:bodyDiv w:val="1"/>
      <w:marLeft w:val="0"/>
      <w:marRight w:val="0"/>
      <w:marTop w:val="0"/>
      <w:marBottom w:val="0"/>
      <w:divBdr>
        <w:top w:val="none" w:sz="0" w:space="0" w:color="auto"/>
        <w:left w:val="none" w:sz="0" w:space="0" w:color="auto"/>
        <w:bottom w:val="none" w:sz="0" w:space="0" w:color="auto"/>
        <w:right w:val="none" w:sz="0" w:space="0" w:color="auto"/>
      </w:divBdr>
    </w:div>
    <w:div w:id="357702162">
      <w:bodyDiv w:val="1"/>
      <w:marLeft w:val="0"/>
      <w:marRight w:val="0"/>
      <w:marTop w:val="0"/>
      <w:marBottom w:val="0"/>
      <w:divBdr>
        <w:top w:val="none" w:sz="0" w:space="0" w:color="auto"/>
        <w:left w:val="none" w:sz="0" w:space="0" w:color="auto"/>
        <w:bottom w:val="none" w:sz="0" w:space="0" w:color="auto"/>
        <w:right w:val="none" w:sz="0" w:space="0" w:color="auto"/>
      </w:divBdr>
    </w:div>
    <w:div w:id="389156013">
      <w:bodyDiv w:val="1"/>
      <w:marLeft w:val="0"/>
      <w:marRight w:val="0"/>
      <w:marTop w:val="0"/>
      <w:marBottom w:val="0"/>
      <w:divBdr>
        <w:top w:val="none" w:sz="0" w:space="0" w:color="auto"/>
        <w:left w:val="none" w:sz="0" w:space="0" w:color="auto"/>
        <w:bottom w:val="none" w:sz="0" w:space="0" w:color="auto"/>
        <w:right w:val="none" w:sz="0" w:space="0" w:color="auto"/>
      </w:divBdr>
    </w:div>
    <w:div w:id="389160228">
      <w:bodyDiv w:val="1"/>
      <w:marLeft w:val="0"/>
      <w:marRight w:val="0"/>
      <w:marTop w:val="0"/>
      <w:marBottom w:val="0"/>
      <w:divBdr>
        <w:top w:val="none" w:sz="0" w:space="0" w:color="auto"/>
        <w:left w:val="none" w:sz="0" w:space="0" w:color="auto"/>
        <w:bottom w:val="none" w:sz="0" w:space="0" w:color="auto"/>
        <w:right w:val="none" w:sz="0" w:space="0" w:color="auto"/>
      </w:divBdr>
    </w:div>
    <w:div w:id="436146391">
      <w:bodyDiv w:val="1"/>
      <w:marLeft w:val="0"/>
      <w:marRight w:val="0"/>
      <w:marTop w:val="0"/>
      <w:marBottom w:val="0"/>
      <w:divBdr>
        <w:top w:val="none" w:sz="0" w:space="0" w:color="auto"/>
        <w:left w:val="none" w:sz="0" w:space="0" w:color="auto"/>
        <w:bottom w:val="none" w:sz="0" w:space="0" w:color="auto"/>
        <w:right w:val="none" w:sz="0" w:space="0" w:color="auto"/>
      </w:divBdr>
    </w:div>
    <w:div w:id="456485923">
      <w:bodyDiv w:val="1"/>
      <w:marLeft w:val="0"/>
      <w:marRight w:val="0"/>
      <w:marTop w:val="0"/>
      <w:marBottom w:val="0"/>
      <w:divBdr>
        <w:top w:val="none" w:sz="0" w:space="0" w:color="auto"/>
        <w:left w:val="none" w:sz="0" w:space="0" w:color="auto"/>
        <w:bottom w:val="none" w:sz="0" w:space="0" w:color="auto"/>
        <w:right w:val="none" w:sz="0" w:space="0" w:color="auto"/>
      </w:divBdr>
    </w:div>
    <w:div w:id="475873624">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0">
          <w:marLeft w:val="0"/>
          <w:marRight w:val="0"/>
          <w:marTop w:val="0"/>
          <w:marBottom w:val="0"/>
          <w:divBdr>
            <w:top w:val="none" w:sz="0" w:space="0" w:color="auto"/>
            <w:left w:val="none" w:sz="0" w:space="0" w:color="auto"/>
            <w:bottom w:val="none" w:sz="0" w:space="0" w:color="auto"/>
            <w:right w:val="none" w:sz="0" w:space="0" w:color="auto"/>
          </w:divBdr>
          <w:divsChild>
            <w:div w:id="1497500291">
              <w:marLeft w:val="0"/>
              <w:marRight w:val="0"/>
              <w:marTop w:val="0"/>
              <w:marBottom w:val="0"/>
              <w:divBdr>
                <w:top w:val="none" w:sz="0" w:space="0" w:color="auto"/>
                <w:left w:val="none" w:sz="0" w:space="0" w:color="auto"/>
                <w:bottom w:val="none" w:sz="0" w:space="0" w:color="auto"/>
                <w:right w:val="none" w:sz="0" w:space="0" w:color="auto"/>
              </w:divBdr>
            </w:div>
          </w:divsChild>
        </w:div>
        <w:div w:id="1830172654">
          <w:marLeft w:val="0"/>
          <w:marRight w:val="0"/>
          <w:marTop w:val="0"/>
          <w:marBottom w:val="0"/>
          <w:divBdr>
            <w:top w:val="none" w:sz="0" w:space="0" w:color="auto"/>
            <w:left w:val="none" w:sz="0" w:space="0" w:color="auto"/>
            <w:bottom w:val="none" w:sz="0" w:space="0" w:color="auto"/>
            <w:right w:val="none" w:sz="0" w:space="0" w:color="auto"/>
          </w:divBdr>
          <w:divsChild>
            <w:div w:id="458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91675797">
      <w:bodyDiv w:val="1"/>
      <w:marLeft w:val="0"/>
      <w:marRight w:val="0"/>
      <w:marTop w:val="0"/>
      <w:marBottom w:val="0"/>
      <w:divBdr>
        <w:top w:val="none" w:sz="0" w:space="0" w:color="auto"/>
        <w:left w:val="none" w:sz="0" w:space="0" w:color="auto"/>
        <w:bottom w:val="none" w:sz="0" w:space="0" w:color="auto"/>
        <w:right w:val="none" w:sz="0" w:space="0" w:color="auto"/>
      </w:divBdr>
    </w:div>
    <w:div w:id="580221141">
      <w:bodyDiv w:val="1"/>
      <w:marLeft w:val="0"/>
      <w:marRight w:val="0"/>
      <w:marTop w:val="0"/>
      <w:marBottom w:val="0"/>
      <w:divBdr>
        <w:top w:val="none" w:sz="0" w:space="0" w:color="auto"/>
        <w:left w:val="none" w:sz="0" w:space="0" w:color="auto"/>
        <w:bottom w:val="none" w:sz="0" w:space="0" w:color="auto"/>
        <w:right w:val="none" w:sz="0" w:space="0" w:color="auto"/>
      </w:divBdr>
    </w:div>
    <w:div w:id="601838080">
      <w:bodyDiv w:val="1"/>
      <w:marLeft w:val="0"/>
      <w:marRight w:val="0"/>
      <w:marTop w:val="0"/>
      <w:marBottom w:val="0"/>
      <w:divBdr>
        <w:top w:val="none" w:sz="0" w:space="0" w:color="auto"/>
        <w:left w:val="none" w:sz="0" w:space="0" w:color="auto"/>
        <w:bottom w:val="none" w:sz="0" w:space="0" w:color="auto"/>
        <w:right w:val="none" w:sz="0" w:space="0" w:color="auto"/>
      </w:divBdr>
    </w:div>
    <w:div w:id="611206697">
      <w:bodyDiv w:val="1"/>
      <w:marLeft w:val="0"/>
      <w:marRight w:val="0"/>
      <w:marTop w:val="0"/>
      <w:marBottom w:val="0"/>
      <w:divBdr>
        <w:top w:val="none" w:sz="0" w:space="0" w:color="auto"/>
        <w:left w:val="none" w:sz="0" w:space="0" w:color="auto"/>
        <w:bottom w:val="none" w:sz="0" w:space="0" w:color="auto"/>
        <w:right w:val="none" w:sz="0" w:space="0" w:color="auto"/>
      </w:divBdr>
    </w:div>
    <w:div w:id="627706439">
      <w:bodyDiv w:val="1"/>
      <w:marLeft w:val="0"/>
      <w:marRight w:val="0"/>
      <w:marTop w:val="0"/>
      <w:marBottom w:val="0"/>
      <w:divBdr>
        <w:top w:val="none" w:sz="0" w:space="0" w:color="auto"/>
        <w:left w:val="none" w:sz="0" w:space="0" w:color="auto"/>
        <w:bottom w:val="none" w:sz="0" w:space="0" w:color="auto"/>
        <w:right w:val="none" w:sz="0" w:space="0" w:color="auto"/>
      </w:divBdr>
    </w:div>
    <w:div w:id="705981692">
      <w:bodyDiv w:val="1"/>
      <w:marLeft w:val="0"/>
      <w:marRight w:val="0"/>
      <w:marTop w:val="0"/>
      <w:marBottom w:val="0"/>
      <w:divBdr>
        <w:top w:val="none" w:sz="0" w:space="0" w:color="auto"/>
        <w:left w:val="none" w:sz="0" w:space="0" w:color="auto"/>
        <w:bottom w:val="none" w:sz="0" w:space="0" w:color="auto"/>
        <w:right w:val="none" w:sz="0" w:space="0" w:color="auto"/>
      </w:divBdr>
    </w:div>
    <w:div w:id="725567835">
      <w:bodyDiv w:val="1"/>
      <w:marLeft w:val="0"/>
      <w:marRight w:val="0"/>
      <w:marTop w:val="0"/>
      <w:marBottom w:val="0"/>
      <w:divBdr>
        <w:top w:val="none" w:sz="0" w:space="0" w:color="auto"/>
        <w:left w:val="none" w:sz="0" w:space="0" w:color="auto"/>
        <w:bottom w:val="none" w:sz="0" w:space="0" w:color="auto"/>
        <w:right w:val="none" w:sz="0" w:space="0" w:color="auto"/>
      </w:divBdr>
    </w:div>
    <w:div w:id="733820785">
      <w:bodyDiv w:val="1"/>
      <w:marLeft w:val="0"/>
      <w:marRight w:val="0"/>
      <w:marTop w:val="0"/>
      <w:marBottom w:val="0"/>
      <w:divBdr>
        <w:top w:val="none" w:sz="0" w:space="0" w:color="auto"/>
        <w:left w:val="none" w:sz="0" w:space="0" w:color="auto"/>
        <w:bottom w:val="none" w:sz="0" w:space="0" w:color="auto"/>
        <w:right w:val="none" w:sz="0" w:space="0" w:color="auto"/>
      </w:divBdr>
    </w:div>
    <w:div w:id="740327038">
      <w:bodyDiv w:val="1"/>
      <w:marLeft w:val="0"/>
      <w:marRight w:val="0"/>
      <w:marTop w:val="0"/>
      <w:marBottom w:val="0"/>
      <w:divBdr>
        <w:top w:val="none" w:sz="0" w:space="0" w:color="auto"/>
        <w:left w:val="none" w:sz="0" w:space="0" w:color="auto"/>
        <w:bottom w:val="none" w:sz="0" w:space="0" w:color="auto"/>
        <w:right w:val="none" w:sz="0" w:space="0" w:color="auto"/>
      </w:divBdr>
    </w:div>
    <w:div w:id="774329632">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24777728">
      <w:bodyDiv w:val="1"/>
      <w:marLeft w:val="0"/>
      <w:marRight w:val="0"/>
      <w:marTop w:val="0"/>
      <w:marBottom w:val="0"/>
      <w:divBdr>
        <w:top w:val="none" w:sz="0" w:space="0" w:color="auto"/>
        <w:left w:val="none" w:sz="0" w:space="0" w:color="auto"/>
        <w:bottom w:val="none" w:sz="0" w:space="0" w:color="auto"/>
        <w:right w:val="none" w:sz="0" w:space="0" w:color="auto"/>
      </w:divBdr>
    </w:div>
    <w:div w:id="871116541">
      <w:bodyDiv w:val="1"/>
      <w:marLeft w:val="0"/>
      <w:marRight w:val="0"/>
      <w:marTop w:val="0"/>
      <w:marBottom w:val="0"/>
      <w:divBdr>
        <w:top w:val="none" w:sz="0" w:space="0" w:color="auto"/>
        <w:left w:val="none" w:sz="0" w:space="0" w:color="auto"/>
        <w:bottom w:val="none" w:sz="0" w:space="0" w:color="auto"/>
        <w:right w:val="none" w:sz="0" w:space="0" w:color="auto"/>
      </w:divBdr>
    </w:div>
    <w:div w:id="874194645">
      <w:bodyDiv w:val="1"/>
      <w:marLeft w:val="0"/>
      <w:marRight w:val="0"/>
      <w:marTop w:val="0"/>
      <w:marBottom w:val="0"/>
      <w:divBdr>
        <w:top w:val="none" w:sz="0" w:space="0" w:color="auto"/>
        <w:left w:val="none" w:sz="0" w:space="0" w:color="auto"/>
        <w:bottom w:val="none" w:sz="0" w:space="0" w:color="auto"/>
        <w:right w:val="none" w:sz="0" w:space="0" w:color="auto"/>
      </w:divBdr>
      <w:divsChild>
        <w:div w:id="1109086649">
          <w:marLeft w:val="0"/>
          <w:marRight w:val="0"/>
          <w:marTop w:val="0"/>
          <w:marBottom w:val="0"/>
          <w:divBdr>
            <w:top w:val="none" w:sz="0" w:space="0" w:color="auto"/>
            <w:left w:val="none" w:sz="0" w:space="0" w:color="auto"/>
            <w:bottom w:val="none" w:sz="0" w:space="0" w:color="auto"/>
            <w:right w:val="none" w:sz="0" w:space="0" w:color="auto"/>
          </w:divBdr>
          <w:divsChild>
            <w:div w:id="1601571334">
              <w:marLeft w:val="0"/>
              <w:marRight w:val="0"/>
              <w:marTop w:val="0"/>
              <w:marBottom w:val="0"/>
              <w:divBdr>
                <w:top w:val="none" w:sz="0" w:space="0" w:color="auto"/>
                <w:left w:val="none" w:sz="0" w:space="0" w:color="auto"/>
                <w:bottom w:val="none" w:sz="0" w:space="0" w:color="auto"/>
                <w:right w:val="none" w:sz="0" w:space="0" w:color="auto"/>
              </w:divBdr>
            </w:div>
            <w:div w:id="105662043">
              <w:marLeft w:val="0"/>
              <w:marRight w:val="0"/>
              <w:marTop w:val="0"/>
              <w:marBottom w:val="0"/>
              <w:divBdr>
                <w:top w:val="none" w:sz="0" w:space="0" w:color="auto"/>
                <w:left w:val="none" w:sz="0" w:space="0" w:color="auto"/>
                <w:bottom w:val="none" w:sz="0" w:space="0" w:color="auto"/>
                <w:right w:val="none" w:sz="0" w:space="0" w:color="auto"/>
              </w:divBdr>
            </w:div>
            <w:div w:id="758721891">
              <w:marLeft w:val="0"/>
              <w:marRight w:val="0"/>
              <w:marTop w:val="0"/>
              <w:marBottom w:val="0"/>
              <w:divBdr>
                <w:top w:val="none" w:sz="0" w:space="0" w:color="auto"/>
                <w:left w:val="none" w:sz="0" w:space="0" w:color="auto"/>
                <w:bottom w:val="none" w:sz="0" w:space="0" w:color="auto"/>
                <w:right w:val="none" w:sz="0" w:space="0" w:color="auto"/>
              </w:divBdr>
            </w:div>
            <w:div w:id="907962852">
              <w:marLeft w:val="0"/>
              <w:marRight w:val="0"/>
              <w:marTop w:val="0"/>
              <w:marBottom w:val="0"/>
              <w:divBdr>
                <w:top w:val="none" w:sz="0" w:space="0" w:color="auto"/>
                <w:left w:val="none" w:sz="0" w:space="0" w:color="auto"/>
                <w:bottom w:val="none" w:sz="0" w:space="0" w:color="auto"/>
                <w:right w:val="none" w:sz="0" w:space="0" w:color="auto"/>
              </w:divBdr>
            </w:div>
            <w:div w:id="1928921489">
              <w:marLeft w:val="0"/>
              <w:marRight w:val="0"/>
              <w:marTop w:val="0"/>
              <w:marBottom w:val="0"/>
              <w:divBdr>
                <w:top w:val="none" w:sz="0" w:space="0" w:color="auto"/>
                <w:left w:val="none" w:sz="0" w:space="0" w:color="auto"/>
                <w:bottom w:val="none" w:sz="0" w:space="0" w:color="auto"/>
                <w:right w:val="none" w:sz="0" w:space="0" w:color="auto"/>
              </w:divBdr>
            </w:div>
            <w:div w:id="685835075">
              <w:marLeft w:val="0"/>
              <w:marRight w:val="0"/>
              <w:marTop w:val="0"/>
              <w:marBottom w:val="0"/>
              <w:divBdr>
                <w:top w:val="none" w:sz="0" w:space="0" w:color="auto"/>
                <w:left w:val="none" w:sz="0" w:space="0" w:color="auto"/>
                <w:bottom w:val="none" w:sz="0" w:space="0" w:color="auto"/>
                <w:right w:val="none" w:sz="0" w:space="0" w:color="auto"/>
              </w:divBdr>
            </w:div>
            <w:div w:id="386495190">
              <w:marLeft w:val="0"/>
              <w:marRight w:val="0"/>
              <w:marTop w:val="0"/>
              <w:marBottom w:val="0"/>
              <w:divBdr>
                <w:top w:val="none" w:sz="0" w:space="0" w:color="auto"/>
                <w:left w:val="none" w:sz="0" w:space="0" w:color="auto"/>
                <w:bottom w:val="none" w:sz="0" w:space="0" w:color="auto"/>
                <w:right w:val="none" w:sz="0" w:space="0" w:color="auto"/>
              </w:divBdr>
            </w:div>
            <w:div w:id="878322801">
              <w:marLeft w:val="0"/>
              <w:marRight w:val="0"/>
              <w:marTop w:val="0"/>
              <w:marBottom w:val="0"/>
              <w:divBdr>
                <w:top w:val="none" w:sz="0" w:space="0" w:color="auto"/>
                <w:left w:val="none" w:sz="0" w:space="0" w:color="auto"/>
                <w:bottom w:val="none" w:sz="0" w:space="0" w:color="auto"/>
                <w:right w:val="none" w:sz="0" w:space="0" w:color="auto"/>
              </w:divBdr>
            </w:div>
            <w:div w:id="577718086">
              <w:marLeft w:val="0"/>
              <w:marRight w:val="0"/>
              <w:marTop w:val="0"/>
              <w:marBottom w:val="0"/>
              <w:divBdr>
                <w:top w:val="none" w:sz="0" w:space="0" w:color="auto"/>
                <w:left w:val="none" w:sz="0" w:space="0" w:color="auto"/>
                <w:bottom w:val="none" w:sz="0" w:space="0" w:color="auto"/>
                <w:right w:val="none" w:sz="0" w:space="0" w:color="auto"/>
              </w:divBdr>
            </w:div>
            <w:div w:id="1800295634">
              <w:marLeft w:val="0"/>
              <w:marRight w:val="0"/>
              <w:marTop w:val="0"/>
              <w:marBottom w:val="0"/>
              <w:divBdr>
                <w:top w:val="none" w:sz="0" w:space="0" w:color="auto"/>
                <w:left w:val="none" w:sz="0" w:space="0" w:color="auto"/>
                <w:bottom w:val="none" w:sz="0" w:space="0" w:color="auto"/>
                <w:right w:val="none" w:sz="0" w:space="0" w:color="auto"/>
              </w:divBdr>
            </w:div>
            <w:div w:id="494610878">
              <w:marLeft w:val="0"/>
              <w:marRight w:val="0"/>
              <w:marTop w:val="0"/>
              <w:marBottom w:val="0"/>
              <w:divBdr>
                <w:top w:val="none" w:sz="0" w:space="0" w:color="auto"/>
                <w:left w:val="none" w:sz="0" w:space="0" w:color="auto"/>
                <w:bottom w:val="none" w:sz="0" w:space="0" w:color="auto"/>
                <w:right w:val="none" w:sz="0" w:space="0" w:color="auto"/>
              </w:divBdr>
            </w:div>
            <w:div w:id="1750076273">
              <w:marLeft w:val="0"/>
              <w:marRight w:val="0"/>
              <w:marTop w:val="0"/>
              <w:marBottom w:val="0"/>
              <w:divBdr>
                <w:top w:val="none" w:sz="0" w:space="0" w:color="auto"/>
                <w:left w:val="none" w:sz="0" w:space="0" w:color="auto"/>
                <w:bottom w:val="none" w:sz="0" w:space="0" w:color="auto"/>
                <w:right w:val="none" w:sz="0" w:space="0" w:color="auto"/>
              </w:divBdr>
            </w:div>
            <w:div w:id="94404421">
              <w:marLeft w:val="0"/>
              <w:marRight w:val="0"/>
              <w:marTop w:val="0"/>
              <w:marBottom w:val="0"/>
              <w:divBdr>
                <w:top w:val="none" w:sz="0" w:space="0" w:color="auto"/>
                <w:left w:val="none" w:sz="0" w:space="0" w:color="auto"/>
                <w:bottom w:val="none" w:sz="0" w:space="0" w:color="auto"/>
                <w:right w:val="none" w:sz="0" w:space="0" w:color="auto"/>
              </w:divBdr>
            </w:div>
            <w:div w:id="592202493">
              <w:marLeft w:val="0"/>
              <w:marRight w:val="0"/>
              <w:marTop w:val="0"/>
              <w:marBottom w:val="0"/>
              <w:divBdr>
                <w:top w:val="none" w:sz="0" w:space="0" w:color="auto"/>
                <w:left w:val="none" w:sz="0" w:space="0" w:color="auto"/>
                <w:bottom w:val="none" w:sz="0" w:space="0" w:color="auto"/>
                <w:right w:val="none" w:sz="0" w:space="0" w:color="auto"/>
              </w:divBdr>
            </w:div>
            <w:div w:id="1592618249">
              <w:marLeft w:val="0"/>
              <w:marRight w:val="0"/>
              <w:marTop w:val="0"/>
              <w:marBottom w:val="0"/>
              <w:divBdr>
                <w:top w:val="none" w:sz="0" w:space="0" w:color="auto"/>
                <w:left w:val="none" w:sz="0" w:space="0" w:color="auto"/>
                <w:bottom w:val="none" w:sz="0" w:space="0" w:color="auto"/>
                <w:right w:val="none" w:sz="0" w:space="0" w:color="auto"/>
              </w:divBdr>
            </w:div>
            <w:div w:id="748384436">
              <w:marLeft w:val="0"/>
              <w:marRight w:val="0"/>
              <w:marTop w:val="0"/>
              <w:marBottom w:val="0"/>
              <w:divBdr>
                <w:top w:val="none" w:sz="0" w:space="0" w:color="auto"/>
                <w:left w:val="none" w:sz="0" w:space="0" w:color="auto"/>
                <w:bottom w:val="none" w:sz="0" w:space="0" w:color="auto"/>
                <w:right w:val="none" w:sz="0" w:space="0" w:color="auto"/>
              </w:divBdr>
            </w:div>
            <w:div w:id="1200505889">
              <w:marLeft w:val="0"/>
              <w:marRight w:val="0"/>
              <w:marTop w:val="0"/>
              <w:marBottom w:val="0"/>
              <w:divBdr>
                <w:top w:val="none" w:sz="0" w:space="0" w:color="auto"/>
                <w:left w:val="none" w:sz="0" w:space="0" w:color="auto"/>
                <w:bottom w:val="none" w:sz="0" w:space="0" w:color="auto"/>
                <w:right w:val="none" w:sz="0" w:space="0" w:color="auto"/>
              </w:divBdr>
            </w:div>
            <w:div w:id="1160776043">
              <w:marLeft w:val="0"/>
              <w:marRight w:val="0"/>
              <w:marTop w:val="0"/>
              <w:marBottom w:val="0"/>
              <w:divBdr>
                <w:top w:val="none" w:sz="0" w:space="0" w:color="auto"/>
                <w:left w:val="none" w:sz="0" w:space="0" w:color="auto"/>
                <w:bottom w:val="none" w:sz="0" w:space="0" w:color="auto"/>
                <w:right w:val="none" w:sz="0" w:space="0" w:color="auto"/>
              </w:divBdr>
            </w:div>
            <w:div w:id="1280453447">
              <w:marLeft w:val="0"/>
              <w:marRight w:val="0"/>
              <w:marTop w:val="0"/>
              <w:marBottom w:val="0"/>
              <w:divBdr>
                <w:top w:val="none" w:sz="0" w:space="0" w:color="auto"/>
                <w:left w:val="none" w:sz="0" w:space="0" w:color="auto"/>
                <w:bottom w:val="none" w:sz="0" w:space="0" w:color="auto"/>
                <w:right w:val="none" w:sz="0" w:space="0" w:color="auto"/>
              </w:divBdr>
            </w:div>
            <w:div w:id="1456173946">
              <w:marLeft w:val="0"/>
              <w:marRight w:val="0"/>
              <w:marTop w:val="0"/>
              <w:marBottom w:val="0"/>
              <w:divBdr>
                <w:top w:val="none" w:sz="0" w:space="0" w:color="auto"/>
                <w:left w:val="none" w:sz="0" w:space="0" w:color="auto"/>
                <w:bottom w:val="none" w:sz="0" w:space="0" w:color="auto"/>
                <w:right w:val="none" w:sz="0" w:space="0" w:color="auto"/>
              </w:divBdr>
            </w:div>
            <w:div w:id="748967287">
              <w:marLeft w:val="0"/>
              <w:marRight w:val="0"/>
              <w:marTop w:val="0"/>
              <w:marBottom w:val="0"/>
              <w:divBdr>
                <w:top w:val="none" w:sz="0" w:space="0" w:color="auto"/>
                <w:left w:val="none" w:sz="0" w:space="0" w:color="auto"/>
                <w:bottom w:val="none" w:sz="0" w:space="0" w:color="auto"/>
                <w:right w:val="none" w:sz="0" w:space="0" w:color="auto"/>
              </w:divBdr>
            </w:div>
            <w:div w:id="1207522286">
              <w:marLeft w:val="0"/>
              <w:marRight w:val="0"/>
              <w:marTop w:val="0"/>
              <w:marBottom w:val="0"/>
              <w:divBdr>
                <w:top w:val="none" w:sz="0" w:space="0" w:color="auto"/>
                <w:left w:val="none" w:sz="0" w:space="0" w:color="auto"/>
                <w:bottom w:val="none" w:sz="0" w:space="0" w:color="auto"/>
                <w:right w:val="none" w:sz="0" w:space="0" w:color="auto"/>
              </w:divBdr>
            </w:div>
            <w:div w:id="1795366006">
              <w:marLeft w:val="0"/>
              <w:marRight w:val="0"/>
              <w:marTop w:val="0"/>
              <w:marBottom w:val="0"/>
              <w:divBdr>
                <w:top w:val="none" w:sz="0" w:space="0" w:color="auto"/>
                <w:left w:val="none" w:sz="0" w:space="0" w:color="auto"/>
                <w:bottom w:val="none" w:sz="0" w:space="0" w:color="auto"/>
                <w:right w:val="none" w:sz="0" w:space="0" w:color="auto"/>
              </w:divBdr>
            </w:div>
            <w:div w:id="1747336240">
              <w:marLeft w:val="0"/>
              <w:marRight w:val="0"/>
              <w:marTop w:val="0"/>
              <w:marBottom w:val="0"/>
              <w:divBdr>
                <w:top w:val="none" w:sz="0" w:space="0" w:color="auto"/>
                <w:left w:val="none" w:sz="0" w:space="0" w:color="auto"/>
                <w:bottom w:val="none" w:sz="0" w:space="0" w:color="auto"/>
                <w:right w:val="none" w:sz="0" w:space="0" w:color="auto"/>
              </w:divBdr>
            </w:div>
            <w:div w:id="395930751">
              <w:marLeft w:val="0"/>
              <w:marRight w:val="0"/>
              <w:marTop w:val="0"/>
              <w:marBottom w:val="0"/>
              <w:divBdr>
                <w:top w:val="none" w:sz="0" w:space="0" w:color="auto"/>
                <w:left w:val="none" w:sz="0" w:space="0" w:color="auto"/>
                <w:bottom w:val="none" w:sz="0" w:space="0" w:color="auto"/>
                <w:right w:val="none" w:sz="0" w:space="0" w:color="auto"/>
              </w:divBdr>
            </w:div>
            <w:div w:id="1912890815">
              <w:marLeft w:val="0"/>
              <w:marRight w:val="0"/>
              <w:marTop w:val="0"/>
              <w:marBottom w:val="0"/>
              <w:divBdr>
                <w:top w:val="none" w:sz="0" w:space="0" w:color="auto"/>
                <w:left w:val="none" w:sz="0" w:space="0" w:color="auto"/>
                <w:bottom w:val="none" w:sz="0" w:space="0" w:color="auto"/>
                <w:right w:val="none" w:sz="0" w:space="0" w:color="auto"/>
              </w:divBdr>
            </w:div>
            <w:div w:id="47849760">
              <w:marLeft w:val="0"/>
              <w:marRight w:val="0"/>
              <w:marTop w:val="0"/>
              <w:marBottom w:val="0"/>
              <w:divBdr>
                <w:top w:val="none" w:sz="0" w:space="0" w:color="auto"/>
                <w:left w:val="none" w:sz="0" w:space="0" w:color="auto"/>
                <w:bottom w:val="none" w:sz="0" w:space="0" w:color="auto"/>
                <w:right w:val="none" w:sz="0" w:space="0" w:color="auto"/>
              </w:divBdr>
            </w:div>
            <w:div w:id="1683624523">
              <w:marLeft w:val="0"/>
              <w:marRight w:val="0"/>
              <w:marTop w:val="0"/>
              <w:marBottom w:val="0"/>
              <w:divBdr>
                <w:top w:val="none" w:sz="0" w:space="0" w:color="auto"/>
                <w:left w:val="none" w:sz="0" w:space="0" w:color="auto"/>
                <w:bottom w:val="none" w:sz="0" w:space="0" w:color="auto"/>
                <w:right w:val="none" w:sz="0" w:space="0" w:color="auto"/>
              </w:divBdr>
            </w:div>
            <w:div w:id="14053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66">
      <w:bodyDiv w:val="1"/>
      <w:marLeft w:val="0"/>
      <w:marRight w:val="0"/>
      <w:marTop w:val="0"/>
      <w:marBottom w:val="0"/>
      <w:divBdr>
        <w:top w:val="none" w:sz="0" w:space="0" w:color="auto"/>
        <w:left w:val="none" w:sz="0" w:space="0" w:color="auto"/>
        <w:bottom w:val="none" w:sz="0" w:space="0" w:color="auto"/>
        <w:right w:val="none" w:sz="0" w:space="0" w:color="auto"/>
      </w:divBdr>
    </w:div>
    <w:div w:id="883719000">
      <w:bodyDiv w:val="1"/>
      <w:marLeft w:val="0"/>
      <w:marRight w:val="0"/>
      <w:marTop w:val="0"/>
      <w:marBottom w:val="0"/>
      <w:divBdr>
        <w:top w:val="none" w:sz="0" w:space="0" w:color="auto"/>
        <w:left w:val="none" w:sz="0" w:space="0" w:color="auto"/>
        <w:bottom w:val="none" w:sz="0" w:space="0" w:color="auto"/>
        <w:right w:val="none" w:sz="0" w:space="0" w:color="auto"/>
      </w:divBdr>
    </w:div>
    <w:div w:id="915238961">
      <w:bodyDiv w:val="1"/>
      <w:marLeft w:val="0"/>
      <w:marRight w:val="0"/>
      <w:marTop w:val="0"/>
      <w:marBottom w:val="0"/>
      <w:divBdr>
        <w:top w:val="none" w:sz="0" w:space="0" w:color="auto"/>
        <w:left w:val="none" w:sz="0" w:space="0" w:color="auto"/>
        <w:bottom w:val="none" w:sz="0" w:space="0" w:color="auto"/>
        <w:right w:val="none" w:sz="0" w:space="0" w:color="auto"/>
      </w:divBdr>
      <w:divsChild>
        <w:div w:id="2042168131">
          <w:marLeft w:val="0"/>
          <w:marRight w:val="0"/>
          <w:marTop w:val="0"/>
          <w:marBottom w:val="0"/>
          <w:divBdr>
            <w:top w:val="none" w:sz="0" w:space="0" w:color="auto"/>
            <w:left w:val="none" w:sz="0" w:space="0" w:color="auto"/>
            <w:bottom w:val="none" w:sz="0" w:space="0" w:color="auto"/>
            <w:right w:val="none" w:sz="0" w:space="0" w:color="auto"/>
          </w:divBdr>
          <w:divsChild>
            <w:div w:id="4066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858">
      <w:bodyDiv w:val="1"/>
      <w:marLeft w:val="0"/>
      <w:marRight w:val="0"/>
      <w:marTop w:val="0"/>
      <w:marBottom w:val="0"/>
      <w:divBdr>
        <w:top w:val="none" w:sz="0" w:space="0" w:color="auto"/>
        <w:left w:val="none" w:sz="0" w:space="0" w:color="auto"/>
        <w:bottom w:val="none" w:sz="0" w:space="0" w:color="auto"/>
        <w:right w:val="none" w:sz="0" w:space="0" w:color="auto"/>
      </w:divBdr>
    </w:div>
    <w:div w:id="993991479">
      <w:bodyDiv w:val="1"/>
      <w:marLeft w:val="0"/>
      <w:marRight w:val="0"/>
      <w:marTop w:val="0"/>
      <w:marBottom w:val="0"/>
      <w:divBdr>
        <w:top w:val="none" w:sz="0" w:space="0" w:color="auto"/>
        <w:left w:val="none" w:sz="0" w:space="0" w:color="auto"/>
        <w:bottom w:val="none" w:sz="0" w:space="0" w:color="auto"/>
        <w:right w:val="none" w:sz="0" w:space="0" w:color="auto"/>
      </w:divBdr>
    </w:div>
    <w:div w:id="1000350040">
      <w:bodyDiv w:val="1"/>
      <w:marLeft w:val="0"/>
      <w:marRight w:val="0"/>
      <w:marTop w:val="0"/>
      <w:marBottom w:val="0"/>
      <w:divBdr>
        <w:top w:val="none" w:sz="0" w:space="0" w:color="auto"/>
        <w:left w:val="none" w:sz="0" w:space="0" w:color="auto"/>
        <w:bottom w:val="none" w:sz="0" w:space="0" w:color="auto"/>
        <w:right w:val="none" w:sz="0" w:space="0" w:color="auto"/>
      </w:divBdr>
    </w:div>
    <w:div w:id="1012493852">
      <w:bodyDiv w:val="1"/>
      <w:marLeft w:val="0"/>
      <w:marRight w:val="0"/>
      <w:marTop w:val="0"/>
      <w:marBottom w:val="0"/>
      <w:divBdr>
        <w:top w:val="none" w:sz="0" w:space="0" w:color="auto"/>
        <w:left w:val="none" w:sz="0" w:space="0" w:color="auto"/>
        <w:bottom w:val="none" w:sz="0" w:space="0" w:color="auto"/>
        <w:right w:val="none" w:sz="0" w:space="0" w:color="auto"/>
      </w:divBdr>
    </w:div>
    <w:div w:id="1016805661">
      <w:bodyDiv w:val="1"/>
      <w:marLeft w:val="0"/>
      <w:marRight w:val="0"/>
      <w:marTop w:val="0"/>
      <w:marBottom w:val="0"/>
      <w:divBdr>
        <w:top w:val="none" w:sz="0" w:space="0" w:color="auto"/>
        <w:left w:val="none" w:sz="0" w:space="0" w:color="auto"/>
        <w:bottom w:val="none" w:sz="0" w:space="0" w:color="auto"/>
        <w:right w:val="none" w:sz="0" w:space="0" w:color="auto"/>
      </w:divBdr>
    </w:div>
    <w:div w:id="1028795524">
      <w:bodyDiv w:val="1"/>
      <w:marLeft w:val="0"/>
      <w:marRight w:val="0"/>
      <w:marTop w:val="0"/>
      <w:marBottom w:val="0"/>
      <w:divBdr>
        <w:top w:val="none" w:sz="0" w:space="0" w:color="auto"/>
        <w:left w:val="none" w:sz="0" w:space="0" w:color="auto"/>
        <w:bottom w:val="none" w:sz="0" w:space="0" w:color="auto"/>
        <w:right w:val="none" w:sz="0" w:space="0" w:color="auto"/>
      </w:divBdr>
    </w:div>
    <w:div w:id="1068000069">
      <w:bodyDiv w:val="1"/>
      <w:marLeft w:val="0"/>
      <w:marRight w:val="0"/>
      <w:marTop w:val="0"/>
      <w:marBottom w:val="0"/>
      <w:divBdr>
        <w:top w:val="none" w:sz="0" w:space="0" w:color="auto"/>
        <w:left w:val="none" w:sz="0" w:space="0" w:color="auto"/>
        <w:bottom w:val="none" w:sz="0" w:space="0" w:color="auto"/>
        <w:right w:val="none" w:sz="0" w:space="0" w:color="auto"/>
      </w:divBdr>
    </w:div>
    <w:div w:id="1099522843">
      <w:bodyDiv w:val="1"/>
      <w:marLeft w:val="0"/>
      <w:marRight w:val="0"/>
      <w:marTop w:val="0"/>
      <w:marBottom w:val="0"/>
      <w:divBdr>
        <w:top w:val="none" w:sz="0" w:space="0" w:color="auto"/>
        <w:left w:val="none" w:sz="0" w:space="0" w:color="auto"/>
        <w:bottom w:val="none" w:sz="0" w:space="0" w:color="auto"/>
        <w:right w:val="none" w:sz="0" w:space="0" w:color="auto"/>
      </w:divBdr>
    </w:div>
    <w:div w:id="1149982577">
      <w:bodyDiv w:val="1"/>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5788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896">
      <w:bodyDiv w:val="1"/>
      <w:marLeft w:val="0"/>
      <w:marRight w:val="0"/>
      <w:marTop w:val="0"/>
      <w:marBottom w:val="0"/>
      <w:divBdr>
        <w:top w:val="none" w:sz="0" w:space="0" w:color="auto"/>
        <w:left w:val="none" w:sz="0" w:space="0" w:color="auto"/>
        <w:bottom w:val="none" w:sz="0" w:space="0" w:color="auto"/>
        <w:right w:val="none" w:sz="0" w:space="0" w:color="auto"/>
      </w:divBdr>
    </w:div>
    <w:div w:id="1252197708">
      <w:bodyDiv w:val="1"/>
      <w:marLeft w:val="0"/>
      <w:marRight w:val="0"/>
      <w:marTop w:val="0"/>
      <w:marBottom w:val="0"/>
      <w:divBdr>
        <w:top w:val="none" w:sz="0" w:space="0" w:color="auto"/>
        <w:left w:val="none" w:sz="0" w:space="0" w:color="auto"/>
        <w:bottom w:val="none" w:sz="0" w:space="0" w:color="auto"/>
        <w:right w:val="none" w:sz="0" w:space="0" w:color="auto"/>
      </w:divBdr>
      <w:divsChild>
        <w:div w:id="925306367">
          <w:marLeft w:val="0"/>
          <w:marRight w:val="0"/>
          <w:marTop w:val="0"/>
          <w:marBottom w:val="0"/>
          <w:divBdr>
            <w:top w:val="none" w:sz="0" w:space="0" w:color="auto"/>
            <w:left w:val="none" w:sz="0" w:space="0" w:color="auto"/>
            <w:bottom w:val="none" w:sz="0" w:space="0" w:color="auto"/>
            <w:right w:val="none" w:sz="0" w:space="0" w:color="auto"/>
          </w:divBdr>
          <w:divsChild>
            <w:div w:id="1077367128">
              <w:marLeft w:val="0"/>
              <w:marRight w:val="0"/>
              <w:marTop w:val="0"/>
              <w:marBottom w:val="0"/>
              <w:divBdr>
                <w:top w:val="none" w:sz="0" w:space="0" w:color="auto"/>
                <w:left w:val="none" w:sz="0" w:space="0" w:color="auto"/>
                <w:bottom w:val="none" w:sz="0" w:space="0" w:color="auto"/>
                <w:right w:val="none" w:sz="0" w:space="0" w:color="auto"/>
              </w:divBdr>
              <w:divsChild>
                <w:div w:id="16386850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56282189">
      <w:bodyDiv w:val="1"/>
      <w:marLeft w:val="0"/>
      <w:marRight w:val="0"/>
      <w:marTop w:val="0"/>
      <w:marBottom w:val="0"/>
      <w:divBdr>
        <w:top w:val="none" w:sz="0" w:space="0" w:color="auto"/>
        <w:left w:val="none" w:sz="0" w:space="0" w:color="auto"/>
        <w:bottom w:val="none" w:sz="0" w:space="0" w:color="auto"/>
        <w:right w:val="none" w:sz="0" w:space="0" w:color="auto"/>
      </w:divBdr>
    </w:div>
    <w:div w:id="1275478138">
      <w:bodyDiv w:val="1"/>
      <w:marLeft w:val="0"/>
      <w:marRight w:val="0"/>
      <w:marTop w:val="0"/>
      <w:marBottom w:val="0"/>
      <w:divBdr>
        <w:top w:val="none" w:sz="0" w:space="0" w:color="auto"/>
        <w:left w:val="none" w:sz="0" w:space="0" w:color="auto"/>
        <w:bottom w:val="none" w:sz="0" w:space="0" w:color="auto"/>
        <w:right w:val="none" w:sz="0" w:space="0" w:color="auto"/>
      </w:divBdr>
    </w:div>
    <w:div w:id="1284195751">
      <w:bodyDiv w:val="1"/>
      <w:marLeft w:val="0"/>
      <w:marRight w:val="0"/>
      <w:marTop w:val="0"/>
      <w:marBottom w:val="0"/>
      <w:divBdr>
        <w:top w:val="none" w:sz="0" w:space="0" w:color="auto"/>
        <w:left w:val="none" w:sz="0" w:space="0" w:color="auto"/>
        <w:bottom w:val="none" w:sz="0" w:space="0" w:color="auto"/>
        <w:right w:val="none" w:sz="0" w:space="0" w:color="auto"/>
      </w:divBdr>
    </w:div>
    <w:div w:id="1284382320">
      <w:bodyDiv w:val="1"/>
      <w:marLeft w:val="0"/>
      <w:marRight w:val="0"/>
      <w:marTop w:val="0"/>
      <w:marBottom w:val="0"/>
      <w:divBdr>
        <w:top w:val="none" w:sz="0" w:space="0" w:color="auto"/>
        <w:left w:val="none" w:sz="0" w:space="0" w:color="auto"/>
        <w:bottom w:val="none" w:sz="0" w:space="0" w:color="auto"/>
        <w:right w:val="none" w:sz="0" w:space="0" w:color="auto"/>
      </w:divBdr>
      <w:divsChild>
        <w:div w:id="1202668044">
          <w:marLeft w:val="0"/>
          <w:marRight w:val="0"/>
          <w:marTop w:val="0"/>
          <w:marBottom w:val="0"/>
          <w:divBdr>
            <w:top w:val="none" w:sz="0" w:space="0" w:color="auto"/>
            <w:left w:val="none" w:sz="0" w:space="0" w:color="auto"/>
            <w:bottom w:val="none" w:sz="0" w:space="0" w:color="auto"/>
            <w:right w:val="none" w:sz="0" w:space="0" w:color="auto"/>
          </w:divBdr>
          <w:divsChild>
            <w:div w:id="1336152400">
              <w:marLeft w:val="0"/>
              <w:marRight w:val="0"/>
              <w:marTop w:val="0"/>
              <w:marBottom w:val="0"/>
              <w:divBdr>
                <w:top w:val="none" w:sz="0" w:space="0" w:color="auto"/>
                <w:left w:val="none" w:sz="0" w:space="0" w:color="auto"/>
                <w:bottom w:val="none" w:sz="0" w:space="0" w:color="auto"/>
                <w:right w:val="none" w:sz="0" w:space="0" w:color="auto"/>
              </w:divBdr>
            </w:div>
          </w:divsChild>
        </w:div>
        <w:div w:id="1947614613">
          <w:marLeft w:val="0"/>
          <w:marRight w:val="0"/>
          <w:marTop w:val="0"/>
          <w:marBottom w:val="0"/>
          <w:divBdr>
            <w:top w:val="none" w:sz="0" w:space="0" w:color="auto"/>
            <w:left w:val="none" w:sz="0" w:space="0" w:color="auto"/>
            <w:bottom w:val="none" w:sz="0" w:space="0" w:color="auto"/>
            <w:right w:val="none" w:sz="0" w:space="0" w:color="auto"/>
          </w:divBdr>
          <w:divsChild>
            <w:div w:id="1378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1702">
      <w:bodyDiv w:val="1"/>
      <w:marLeft w:val="0"/>
      <w:marRight w:val="0"/>
      <w:marTop w:val="0"/>
      <w:marBottom w:val="0"/>
      <w:divBdr>
        <w:top w:val="none" w:sz="0" w:space="0" w:color="auto"/>
        <w:left w:val="none" w:sz="0" w:space="0" w:color="auto"/>
        <w:bottom w:val="none" w:sz="0" w:space="0" w:color="auto"/>
        <w:right w:val="none" w:sz="0" w:space="0" w:color="auto"/>
      </w:divBdr>
    </w:div>
    <w:div w:id="1296184397">
      <w:bodyDiv w:val="1"/>
      <w:marLeft w:val="0"/>
      <w:marRight w:val="0"/>
      <w:marTop w:val="0"/>
      <w:marBottom w:val="0"/>
      <w:divBdr>
        <w:top w:val="none" w:sz="0" w:space="0" w:color="auto"/>
        <w:left w:val="none" w:sz="0" w:space="0" w:color="auto"/>
        <w:bottom w:val="none" w:sz="0" w:space="0" w:color="auto"/>
        <w:right w:val="none" w:sz="0" w:space="0" w:color="auto"/>
      </w:divBdr>
    </w:div>
    <w:div w:id="1330405894">
      <w:bodyDiv w:val="1"/>
      <w:marLeft w:val="0"/>
      <w:marRight w:val="0"/>
      <w:marTop w:val="0"/>
      <w:marBottom w:val="0"/>
      <w:divBdr>
        <w:top w:val="none" w:sz="0" w:space="0" w:color="auto"/>
        <w:left w:val="none" w:sz="0" w:space="0" w:color="auto"/>
        <w:bottom w:val="none" w:sz="0" w:space="0" w:color="auto"/>
        <w:right w:val="none" w:sz="0" w:space="0" w:color="auto"/>
      </w:divBdr>
    </w:div>
    <w:div w:id="1336612926">
      <w:bodyDiv w:val="1"/>
      <w:marLeft w:val="0"/>
      <w:marRight w:val="0"/>
      <w:marTop w:val="0"/>
      <w:marBottom w:val="0"/>
      <w:divBdr>
        <w:top w:val="none" w:sz="0" w:space="0" w:color="auto"/>
        <w:left w:val="none" w:sz="0" w:space="0" w:color="auto"/>
        <w:bottom w:val="none" w:sz="0" w:space="0" w:color="auto"/>
        <w:right w:val="none" w:sz="0" w:space="0" w:color="auto"/>
      </w:divBdr>
      <w:divsChild>
        <w:div w:id="240991871">
          <w:marLeft w:val="0"/>
          <w:marRight w:val="0"/>
          <w:marTop w:val="0"/>
          <w:marBottom w:val="0"/>
          <w:divBdr>
            <w:top w:val="none" w:sz="0" w:space="0" w:color="auto"/>
            <w:left w:val="none" w:sz="0" w:space="0" w:color="auto"/>
            <w:bottom w:val="none" w:sz="0" w:space="0" w:color="auto"/>
            <w:right w:val="none" w:sz="0" w:space="0" w:color="auto"/>
          </w:divBdr>
          <w:divsChild>
            <w:div w:id="1958247686">
              <w:marLeft w:val="0"/>
              <w:marRight w:val="0"/>
              <w:marTop w:val="0"/>
              <w:marBottom w:val="0"/>
              <w:divBdr>
                <w:top w:val="none" w:sz="0" w:space="0" w:color="auto"/>
                <w:left w:val="none" w:sz="0" w:space="0" w:color="auto"/>
                <w:bottom w:val="none" w:sz="0" w:space="0" w:color="auto"/>
                <w:right w:val="none" w:sz="0" w:space="0" w:color="auto"/>
              </w:divBdr>
              <w:divsChild>
                <w:div w:id="924343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0423733">
      <w:bodyDiv w:val="1"/>
      <w:marLeft w:val="0"/>
      <w:marRight w:val="0"/>
      <w:marTop w:val="0"/>
      <w:marBottom w:val="0"/>
      <w:divBdr>
        <w:top w:val="none" w:sz="0" w:space="0" w:color="auto"/>
        <w:left w:val="none" w:sz="0" w:space="0" w:color="auto"/>
        <w:bottom w:val="none" w:sz="0" w:space="0" w:color="auto"/>
        <w:right w:val="none" w:sz="0" w:space="0" w:color="auto"/>
      </w:divBdr>
    </w:div>
    <w:div w:id="1371689734">
      <w:bodyDiv w:val="1"/>
      <w:marLeft w:val="0"/>
      <w:marRight w:val="0"/>
      <w:marTop w:val="0"/>
      <w:marBottom w:val="0"/>
      <w:divBdr>
        <w:top w:val="none" w:sz="0" w:space="0" w:color="auto"/>
        <w:left w:val="none" w:sz="0" w:space="0" w:color="auto"/>
        <w:bottom w:val="none" w:sz="0" w:space="0" w:color="auto"/>
        <w:right w:val="none" w:sz="0" w:space="0" w:color="auto"/>
      </w:divBdr>
    </w:div>
    <w:div w:id="1431312286">
      <w:bodyDiv w:val="1"/>
      <w:marLeft w:val="0"/>
      <w:marRight w:val="0"/>
      <w:marTop w:val="0"/>
      <w:marBottom w:val="0"/>
      <w:divBdr>
        <w:top w:val="none" w:sz="0" w:space="0" w:color="auto"/>
        <w:left w:val="none" w:sz="0" w:space="0" w:color="auto"/>
        <w:bottom w:val="none" w:sz="0" w:space="0" w:color="auto"/>
        <w:right w:val="none" w:sz="0" w:space="0" w:color="auto"/>
      </w:divBdr>
    </w:div>
    <w:div w:id="1432042967">
      <w:bodyDiv w:val="1"/>
      <w:marLeft w:val="0"/>
      <w:marRight w:val="0"/>
      <w:marTop w:val="0"/>
      <w:marBottom w:val="0"/>
      <w:divBdr>
        <w:top w:val="none" w:sz="0" w:space="0" w:color="auto"/>
        <w:left w:val="none" w:sz="0" w:space="0" w:color="auto"/>
        <w:bottom w:val="none" w:sz="0" w:space="0" w:color="auto"/>
        <w:right w:val="none" w:sz="0" w:space="0" w:color="auto"/>
      </w:divBdr>
    </w:div>
    <w:div w:id="1437679830">
      <w:bodyDiv w:val="1"/>
      <w:marLeft w:val="0"/>
      <w:marRight w:val="0"/>
      <w:marTop w:val="0"/>
      <w:marBottom w:val="0"/>
      <w:divBdr>
        <w:top w:val="none" w:sz="0" w:space="0" w:color="auto"/>
        <w:left w:val="none" w:sz="0" w:space="0" w:color="auto"/>
        <w:bottom w:val="none" w:sz="0" w:space="0" w:color="auto"/>
        <w:right w:val="none" w:sz="0" w:space="0" w:color="auto"/>
      </w:divBdr>
    </w:div>
    <w:div w:id="1454178312">
      <w:bodyDiv w:val="1"/>
      <w:marLeft w:val="0"/>
      <w:marRight w:val="0"/>
      <w:marTop w:val="0"/>
      <w:marBottom w:val="0"/>
      <w:divBdr>
        <w:top w:val="none" w:sz="0" w:space="0" w:color="auto"/>
        <w:left w:val="none" w:sz="0" w:space="0" w:color="auto"/>
        <w:bottom w:val="none" w:sz="0" w:space="0" w:color="auto"/>
        <w:right w:val="none" w:sz="0" w:space="0" w:color="auto"/>
      </w:divBdr>
    </w:div>
    <w:div w:id="1463108459">
      <w:bodyDiv w:val="1"/>
      <w:marLeft w:val="0"/>
      <w:marRight w:val="0"/>
      <w:marTop w:val="0"/>
      <w:marBottom w:val="0"/>
      <w:divBdr>
        <w:top w:val="none" w:sz="0" w:space="0" w:color="auto"/>
        <w:left w:val="none" w:sz="0" w:space="0" w:color="auto"/>
        <w:bottom w:val="none" w:sz="0" w:space="0" w:color="auto"/>
        <w:right w:val="none" w:sz="0" w:space="0" w:color="auto"/>
      </w:divBdr>
    </w:div>
    <w:div w:id="1487891168">
      <w:bodyDiv w:val="1"/>
      <w:marLeft w:val="0"/>
      <w:marRight w:val="0"/>
      <w:marTop w:val="0"/>
      <w:marBottom w:val="0"/>
      <w:divBdr>
        <w:top w:val="none" w:sz="0" w:space="0" w:color="auto"/>
        <w:left w:val="none" w:sz="0" w:space="0" w:color="auto"/>
        <w:bottom w:val="none" w:sz="0" w:space="0" w:color="auto"/>
        <w:right w:val="none" w:sz="0" w:space="0" w:color="auto"/>
      </w:divBdr>
    </w:div>
    <w:div w:id="1511409456">
      <w:bodyDiv w:val="1"/>
      <w:marLeft w:val="0"/>
      <w:marRight w:val="0"/>
      <w:marTop w:val="0"/>
      <w:marBottom w:val="0"/>
      <w:divBdr>
        <w:top w:val="none" w:sz="0" w:space="0" w:color="auto"/>
        <w:left w:val="none" w:sz="0" w:space="0" w:color="auto"/>
        <w:bottom w:val="none" w:sz="0" w:space="0" w:color="auto"/>
        <w:right w:val="none" w:sz="0" w:space="0" w:color="auto"/>
      </w:divBdr>
    </w:div>
    <w:div w:id="1514951039">
      <w:bodyDiv w:val="1"/>
      <w:marLeft w:val="0"/>
      <w:marRight w:val="0"/>
      <w:marTop w:val="0"/>
      <w:marBottom w:val="0"/>
      <w:divBdr>
        <w:top w:val="none" w:sz="0" w:space="0" w:color="auto"/>
        <w:left w:val="none" w:sz="0" w:space="0" w:color="auto"/>
        <w:bottom w:val="none" w:sz="0" w:space="0" w:color="auto"/>
        <w:right w:val="none" w:sz="0" w:space="0" w:color="auto"/>
      </w:divBdr>
    </w:div>
    <w:div w:id="1523326118">
      <w:bodyDiv w:val="1"/>
      <w:marLeft w:val="0"/>
      <w:marRight w:val="0"/>
      <w:marTop w:val="0"/>
      <w:marBottom w:val="0"/>
      <w:divBdr>
        <w:top w:val="none" w:sz="0" w:space="0" w:color="auto"/>
        <w:left w:val="none" w:sz="0" w:space="0" w:color="auto"/>
        <w:bottom w:val="none" w:sz="0" w:space="0" w:color="auto"/>
        <w:right w:val="none" w:sz="0" w:space="0" w:color="auto"/>
      </w:divBdr>
      <w:divsChild>
        <w:div w:id="999574362">
          <w:marLeft w:val="0"/>
          <w:marRight w:val="0"/>
          <w:marTop w:val="0"/>
          <w:marBottom w:val="0"/>
          <w:divBdr>
            <w:top w:val="none" w:sz="0" w:space="0" w:color="auto"/>
            <w:left w:val="none" w:sz="0" w:space="0" w:color="auto"/>
            <w:bottom w:val="none" w:sz="0" w:space="0" w:color="auto"/>
            <w:right w:val="none" w:sz="0" w:space="0" w:color="auto"/>
          </w:divBdr>
          <w:divsChild>
            <w:div w:id="153641708">
              <w:marLeft w:val="0"/>
              <w:marRight w:val="0"/>
              <w:marTop w:val="0"/>
              <w:marBottom w:val="0"/>
              <w:divBdr>
                <w:top w:val="none" w:sz="0" w:space="0" w:color="auto"/>
                <w:left w:val="none" w:sz="0" w:space="0" w:color="auto"/>
                <w:bottom w:val="none" w:sz="0" w:space="0" w:color="auto"/>
                <w:right w:val="none" w:sz="0" w:space="0" w:color="auto"/>
              </w:divBdr>
            </w:div>
            <w:div w:id="579945899">
              <w:marLeft w:val="0"/>
              <w:marRight w:val="0"/>
              <w:marTop w:val="0"/>
              <w:marBottom w:val="0"/>
              <w:divBdr>
                <w:top w:val="none" w:sz="0" w:space="0" w:color="auto"/>
                <w:left w:val="none" w:sz="0" w:space="0" w:color="auto"/>
                <w:bottom w:val="none" w:sz="0" w:space="0" w:color="auto"/>
                <w:right w:val="none" w:sz="0" w:space="0" w:color="auto"/>
              </w:divBdr>
            </w:div>
            <w:div w:id="1586568469">
              <w:marLeft w:val="0"/>
              <w:marRight w:val="0"/>
              <w:marTop w:val="0"/>
              <w:marBottom w:val="0"/>
              <w:divBdr>
                <w:top w:val="none" w:sz="0" w:space="0" w:color="auto"/>
                <w:left w:val="none" w:sz="0" w:space="0" w:color="auto"/>
                <w:bottom w:val="none" w:sz="0" w:space="0" w:color="auto"/>
                <w:right w:val="none" w:sz="0" w:space="0" w:color="auto"/>
              </w:divBdr>
            </w:div>
            <w:div w:id="1252351768">
              <w:marLeft w:val="0"/>
              <w:marRight w:val="0"/>
              <w:marTop w:val="0"/>
              <w:marBottom w:val="0"/>
              <w:divBdr>
                <w:top w:val="none" w:sz="0" w:space="0" w:color="auto"/>
                <w:left w:val="none" w:sz="0" w:space="0" w:color="auto"/>
                <w:bottom w:val="none" w:sz="0" w:space="0" w:color="auto"/>
                <w:right w:val="none" w:sz="0" w:space="0" w:color="auto"/>
              </w:divBdr>
            </w:div>
            <w:div w:id="830565909">
              <w:marLeft w:val="0"/>
              <w:marRight w:val="0"/>
              <w:marTop w:val="0"/>
              <w:marBottom w:val="0"/>
              <w:divBdr>
                <w:top w:val="none" w:sz="0" w:space="0" w:color="auto"/>
                <w:left w:val="none" w:sz="0" w:space="0" w:color="auto"/>
                <w:bottom w:val="none" w:sz="0" w:space="0" w:color="auto"/>
                <w:right w:val="none" w:sz="0" w:space="0" w:color="auto"/>
              </w:divBdr>
            </w:div>
            <w:div w:id="1025063823">
              <w:marLeft w:val="0"/>
              <w:marRight w:val="0"/>
              <w:marTop w:val="0"/>
              <w:marBottom w:val="0"/>
              <w:divBdr>
                <w:top w:val="none" w:sz="0" w:space="0" w:color="auto"/>
                <w:left w:val="none" w:sz="0" w:space="0" w:color="auto"/>
                <w:bottom w:val="none" w:sz="0" w:space="0" w:color="auto"/>
                <w:right w:val="none" w:sz="0" w:space="0" w:color="auto"/>
              </w:divBdr>
            </w:div>
            <w:div w:id="2102601931">
              <w:marLeft w:val="0"/>
              <w:marRight w:val="0"/>
              <w:marTop w:val="0"/>
              <w:marBottom w:val="0"/>
              <w:divBdr>
                <w:top w:val="none" w:sz="0" w:space="0" w:color="auto"/>
                <w:left w:val="none" w:sz="0" w:space="0" w:color="auto"/>
                <w:bottom w:val="none" w:sz="0" w:space="0" w:color="auto"/>
                <w:right w:val="none" w:sz="0" w:space="0" w:color="auto"/>
              </w:divBdr>
            </w:div>
            <w:div w:id="1971087318">
              <w:marLeft w:val="0"/>
              <w:marRight w:val="0"/>
              <w:marTop w:val="0"/>
              <w:marBottom w:val="0"/>
              <w:divBdr>
                <w:top w:val="none" w:sz="0" w:space="0" w:color="auto"/>
                <w:left w:val="none" w:sz="0" w:space="0" w:color="auto"/>
                <w:bottom w:val="none" w:sz="0" w:space="0" w:color="auto"/>
                <w:right w:val="none" w:sz="0" w:space="0" w:color="auto"/>
              </w:divBdr>
            </w:div>
            <w:div w:id="302540373">
              <w:marLeft w:val="0"/>
              <w:marRight w:val="0"/>
              <w:marTop w:val="0"/>
              <w:marBottom w:val="0"/>
              <w:divBdr>
                <w:top w:val="none" w:sz="0" w:space="0" w:color="auto"/>
                <w:left w:val="none" w:sz="0" w:space="0" w:color="auto"/>
                <w:bottom w:val="none" w:sz="0" w:space="0" w:color="auto"/>
                <w:right w:val="none" w:sz="0" w:space="0" w:color="auto"/>
              </w:divBdr>
            </w:div>
            <w:div w:id="1587299434">
              <w:marLeft w:val="0"/>
              <w:marRight w:val="0"/>
              <w:marTop w:val="0"/>
              <w:marBottom w:val="0"/>
              <w:divBdr>
                <w:top w:val="none" w:sz="0" w:space="0" w:color="auto"/>
                <w:left w:val="none" w:sz="0" w:space="0" w:color="auto"/>
                <w:bottom w:val="none" w:sz="0" w:space="0" w:color="auto"/>
                <w:right w:val="none" w:sz="0" w:space="0" w:color="auto"/>
              </w:divBdr>
            </w:div>
            <w:div w:id="10356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726">
      <w:bodyDiv w:val="1"/>
      <w:marLeft w:val="0"/>
      <w:marRight w:val="0"/>
      <w:marTop w:val="0"/>
      <w:marBottom w:val="0"/>
      <w:divBdr>
        <w:top w:val="none" w:sz="0" w:space="0" w:color="auto"/>
        <w:left w:val="none" w:sz="0" w:space="0" w:color="auto"/>
        <w:bottom w:val="none" w:sz="0" w:space="0" w:color="auto"/>
        <w:right w:val="none" w:sz="0" w:space="0" w:color="auto"/>
      </w:divBdr>
    </w:div>
    <w:div w:id="1562518892">
      <w:bodyDiv w:val="1"/>
      <w:marLeft w:val="0"/>
      <w:marRight w:val="0"/>
      <w:marTop w:val="0"/>
      <w:marBottom w:val="0"/>
      <w:divBdr>
        <w:top w:val="none" w:sz="0" w:space="0" w:color="auto"/>
        <w:left w:val="none" w:sz="0" w:space="0" w:color="auto"/>
        <w:bottom w:val="none" w:sz="0" w:space="0" w:color="auto"/>
        <w:right w:val="none" w:sz="0" w:space="0" w:color="auto"/>
      </w:divBdr>
    </w:div>
    <w:div w:id="1652556170">
      <w:bodyDiv w:val="1"/>
      <w:marLeft w:val="0"/>
      <w:marRight w:val="0"/>
      <w:marTop w:val="0"/>
      <w:marBottom w:val="0"/>
      <w:divBdr>
        <w:top w:val="none" w:sz="0" w:space="0" w:color="auto"/>
        <w:left w:val="none" w:sz="0" w:space="0" w:color="auto"/>
        <w:bottom w:val="none" w:sz="0" w:space="0" w:color="auto"/>
        <w:right w:val="none" w:sz="0" w:space="0" w:color="auto"/>
      </w:divBdr>
    </w:div>
    <w:div w:id="1671636115">
      <w:bodyDiv w:val="1"/>
      <w:marLeft w:val="0"/>
      <w:marRight w:val="0"/>
      <w:marTop w:val="0"/>
      <w:marBottom w:val="0"/>
      <w:divBdr>
        <w:top w:val="none" w:sz="0" w:space="0" w:color="auto"/>
        <w:left w:val="none" w:sz="0" w:space="0" w:color="auto"/>
        <w:bottom w:val="none" w:sz="0" w:space="0" w:color="auto"/>
        <w:right w:val="none" w:sz="0" w:space="0" w:color="auto"/>
      </w:divBdr>
    </w:div>
    <w:div w:id="1673685086">
      <w:bodyDiv w:val="1"/>
      <w:marLeft w:val="0"/>
      <w:marRight w:val="0"/>
      <w:marTop w:val="0"/>
      <w:marBottom w:val="0"/>
      <w:divBdr>
        <w:top w:val="none" w:sz="0" w:space="0" w:color="auto"/>
        <w:left w:val="none" w:sz="0" w:space="0" w:color="auto"/>
        <w:bottom w:val="none" w:sz="0" w:space="0" w:color="auto"/>
        <w:right w:val="none" w:sz="0" w:space="0" w:color="auto"/>
      </w:divBdr>
    </w:div>
    <w:div w:id="1701738032">
      <w:bodyDiv w:val="1"/>
      <w:marLeft w:val="0"/>
      <w:marRight w:val="0"/>
      <w:marTop w:val="0"/>
      <w:marBottom w:val="0"/>
      <w:divBdr>
        <w:top w:val="none" w:sz="0" w:space="0" w:color="auto"/>
        <w:left w:val="none" w:sz="0" w:space="0" w:color="auto"/>
        <w:bottom w:val="none" w:sz="0" w:space="0" w:color="auto"/>
        <w:right w:val="none" w:sz="0" w:space="0" w:color="auto"/>
      </w:divBdr>
      <w:divsChild>
        <w:div w:id="1607813591">
          <w:marLeft w:val="0"/>
          <w:marRight w:val="0"/>
          <w:marTop w:val="0"/>
          <w:marBottom w:val="0"/>
          <w:divBdr>
            <w:top w:val="none" w:sz="0" w:space="0" w:color="auto"/>
            <w:left w:val="none" w:sz="0" w:space="0" w:color="auto"/>
            <w:bottom w:val="none" w:sz="0" w:space="0" w:color="auto"/>
            <w:right w:val="none" w:sz="0" w:space="0" w:color="auto"/>
          </w:divBdr>
          <w:divsChild>
            <w:div w:id="1676151382">
              <w:marLeft w:val="0"/>
              <w:marRight w:val="0"/>
              <w:marTop w:val="0"/>
              <w:marBottom w:val="0"/>
              <w:divBdr>
                <w:top w:val="none" w:sz="0" w:space="0" w:color="auto"/>
                <w:left w:val="none" w:sz="0" w:space="0" w:color="auto"/>
                <w:bottom w:val="none" w:sz="0" w:space="0" w:color="auto"/>
                <w:right w:val="none" w:sz="0" w:space="0" w:color="auto"/>
              </w:divBdr>
            </w:div>
            <w:div w:id="2116554367">
              <w:marLeft w:val="0"/>
              <w:marRight w:val="0"/>
              <w:marTop w:val="0"/>
              <w:marBottom w:val="0"/>
              <w:divBdr>
                <w:top w:val="none" w:sz="0" w:space="0" w:color="auto"/>
                <w:left w:val="none" w:sz="0" w:space="0" w:color="auto"/>
                <w:bottom w:val="none" w:sz="0" w:space="0" w:color="auto"/>
                <w:right w:val="none" w:sz="0" w:space="0" w:color="auto"/>
              </w:divBdr>
            </w:div>
            <w:div w:id="863054521">
              <w:marLeft w:val="0"/>
              <w:marRight w:val="0"/>
              <w:marTop w:val="0"/>
              <w:marBottom w:val="0"/>
              <w:divBdr>
                <w:top w:val="none" w:sz="0" w:space="0" w:color="auto"/>
                <w:left w:val="none" w:sz="0" w:space="0" w:color="auto"/>
                <w:bottom w:val="none" w:sz="0" w:space="0" w:color="auto"/>
                <w:right w:val="none" w:sz="0" w:space="0" w:color="auto"/>
              </w:divBdr>
            </w:div>
            <w:div w:id="308562919">
              <w:marLeft w:val="0"/>
              <w:marRight w:val="0"/>
              <w:marTop w:val="0"/>
              <w:marBottom w:val="0"/>
              <w:divBdr>
                <w:top w:val="none" w:sz="0" w:space="0" w:color="auto"/>
                <w:left w:val="none" w:sz="0" w:space="0" w:color="auto"/>
                <w:bottom w:val="none" w:sz="0" w:space="0" w:color="auto"/>
                <w:right w:val="none" w:sz="0" w:space="0" w:color="auto"/>
              </w:divBdr>
            </w:div>
            <w:div w:id="1810046716">
              <w:marLeft w:val="0"/>
              <w:marRight w:val="0"/>
              <w:marTop w:val="0"/>
              <w:marBottom w:val="0"/>
              <w:divBdr>
                <w:top w:val="none" w:sz="0" w:space="0" w:color="auto"/>
                <w:left w:val="none" w:sz="0" w:space="0" w:color="auto"/>
                <w:bottom w:val="none" w:sz="0" w:space="0" w:color="auto"/>
                <w:right w:val="none" w:sz="0" w:space="0" w:color="auto"/>
              </w:divBdr>
            </w:div>
            <w:div w:id="929200592">
              <w:marLeft w:val="0"/>
              <w:marRight w:val="0"/>
              <w:marTop w:val="0"/>
              <w:marBottom w:val="0"/>
              <w:divBdr>
                <w:top w:val="none" w:sz="0" w:space="0" w:color="auto"/>
                <w:left w:val="none" w:sz="0" w:space="0" w:color="auto"/>
                <w:bottom w:val="none" w:sz="0" w:space="0" w:color="auto"/>
                <w:right w:val="none" w:sz="0" w:space="0" w:color="auto"/>
              </w:divBdr>
            </w:div>
            <w:div w:id="1520271191">
              <w:marLeft w:val="0"/>
              <w:marRight w:val="0"/>
              <w:marTop w:val="0"/>
              <w:marBottom w:val="0"/>
              <w:divBdr>
                <w:top w:val="none" w:sz="0" w:space="0" w:color="auto"/>
                <w:left w:val="none" w:sz="0" w:space="0" w:color="auto"/>
                <w:bottom w:val="none" w:sz="0" w:space="0" w:color="auto"/>
                <w:right w:val="none" w:sz="0" w:space="0" w:color="auto"/>
              </w:divBdr>
            </w:div>
            <w:div w:id="1471357884">
              <w:marLeft w:val="0"/>
              <w:marRight w:val="0"/>
              <w:marTop w:val="0"/>
              <w:marBottom w:val="0"/>
              <w:divBdr>
                <w:top w:val="none" w:sz="0" w:space="0" w:color="auto"/>
                <w:left w:val="none" w:sz="0" w:space="0" w:color="auto"/>
                <w:bottom w:val="none" w:sz="0" w:space="0" w:color="auto"/>
                <w:right w:val="none" w:sz="0" w:space="0" w:color="auto"/>
              </w:divBdr>
            </w:div>
            <w:div w:id="53241096">
              <w:marLeft w:val="0"/>
              <w:marRight w:val="0"/>
              <w:marTop w:val="0"/>
              <w:marBottom w:val="0"/>
              <w:divBdr>
                <w:top w:val="none" w:sz="0" w:space="0" w:color="auto"/>
                <w:left w:val="none" w:sz="0" w:space="0" w:color="auto"/>
                <w:bottom w:val="none" w:sz="0" w:space="0" w:color="auto"/>
                <w:right w:val="none" w:sz="0" w:space="0" w:color="auto"/>
              </w:divBdr>
            </w:div>
            <w:div w:id="207782250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790775248">
              <w:marLeft w:val="0"/>
              <w:marRight w:val="0"/>
              <w:marTop w:val="0"/>
              <w:marBottom w:val="0"/>
              <w:divBdr>
                <w:top w:val="none" w:sz="0" w:space="0" w:color="auto"/>
                <w:left w:val="none" w:sz="0" w:space="0" w:color="auto"/>
                <w:bottom w:val="none" w:sz="0" w:space="0" w:color="auto"/>
                <w:right w:val="none" w:sz="0" w:space="0" w:color="auto"/>
              </w:divBdr>
            </w:div>
            <w:div w:id="878779196">
              <w:marLeft w:val="0"/>
              <w:marRight w:val="0"/>
              <w:marTop w:val="0"/>
              <w:marBottom w:val="0"/>
              <w:divBdr>
                <w:top w:val="none" w:sz="0" w:space="0" w:color="auto"/>
                <w:left w:val="none" w:sz="0" w:space="0" w:color="auto"/>
                <w:bottom w:val="none" w:sz="0" w:space="0" w:color="auto"/>
                <w:right w:val="none" w:sz="0" w:space="0" w:color="auto"/>
              </w:divBdr>
            </w:div>
            <w:div w:id="1481145914">
              <w:marLeft w:val="0"/>
              <w:marRight w:val="0"/>
              <w:marTop w:val="0"/>
              <w:marBottom w:val="0"/>
              <w:divBdr>
                <w:top w:val="none" w:sz="0" w:space="0" w:color="auto"/>
                <w:left w:val="none" w:sz="0" w:space="0" w:color="auto"/>
                <w:bottom w:val="none" w:sz="0" w:space="0" w:color="auto"/>
                <w:right w:val="none" w:sz="0" w:space="0" w:color="auto"/>
              </w:divBdr>
            </w:div>
            <w:div w:id="927344081">
              <w:marLeft w:val="0"/>
              <w:marRight w:val="0"/>
              <w:marTop w:val="0"/>
              <w:marBottom w:val="0"/>
              <w:divBdr>
                <w:top w:val="none" w:sz="0" w:space="0" w:color="auto"/>
                <w:left w:val="none" w:sz="0" w:space="0" w:color="auto"/>
                <w:bottom w:val="none" w:sz="0" w:space="0" w:color="auto"/>
                <w:right w:val="none" w:sz="0" w:space="0" w:color="auto"/>
              </w:divBdr>
            </w:div>
            <w:div w:id="1156262309">
              <w:marLeft w:val="0"/>
              <w:marRight w:val="0"/>
              <w:marTop w:val="0"/>
              <w:marBottom w:val="0"/>
              <w:divBdr>
                <w:top w:val="none" w:sz="0" w:space="0" w:color="auto"/>
                <w:left w:val="none" w:sz="0" w:space="0" w:color="auto"/>
                <w:bottom w:val="none" w:sz="0" w:space="0" w:color="auto"/>
                <w:right w:val="none" w:sz="0" w:space="0" w:color="auto"/>
              </w:divBdr>
            </w:div>
            <w:div w:id="916984990">
              <w:marLeft w:val="0"/>
              <w:marRight w:val="0"/>
              <w:marTop w:val="0"/>
              <w:marBottom w:val="0"/>
              <w:divBdr>
                <w:top w:val="none" w:sz="0" w:space="0" w:color="auto"/>
                <w:left w:val="none" w:sz="0" w:space="0" w:color="auto"/>
                <w:bottom w:val="none" w:sz="0" w:space="0" w:color="auto"/>
                <w:right w:val="none" w:sz="0" w:space="0" w:color="auto"/>
              </w:divBdr>
            </w:div>
            <w:div w:id="140776210">
              <w:marLeft w:val="0"/>
              <w:marRight w:val="0"/>
              <w:marTop w:val="0"/>
              <w:marBottom w:val="0"/>
              <w:divBdr>
                <w:top w:val="none" w:sz="0" w:space="0" w:color="auto"/>
                <w:left w:val="none" w:sz="0" w:space="0" w:color="auto"/>
                <w:bottom w:val="none" w:sz="0" w:space="0" w:color="auto"/>
                <w:right w:val="none" w:sz="0" w:space="0" w:color="auto"/>
              </w:divBdr>
            </w:div>
            <w:div w:id="342438142">
              <w:marLeft w:val="0"/>
              <w:marRight w:val="0"/>
              <w:marTop w:val="0"/>
              <w:marBottom w:val="0"/>
              <w:divBdr>
                <w:top w:val="none" w:sz="0" w:space="0" w:color="auto"/>
                <w:left w:val="none" w:sz="0" w:space="0" w:color="auto"/>
                <w:bottom w:val="none" w:sz="0" w:space="0" w:color="auto"/>
                <w:right w:val="none" w:sz="0" w:space="0" w:color="auto"/>
              </w:divBdr>
            </w:div>
            <w:div w:id="623510049">
              <w:marLeft w:val="0"/>
              <w:marRight w:val="0"/>
              <w:marTop w:val="0"/>
              <w:marBottom w:val="0"/>
              <w:divBdr>
                <w:top w:val="none" w:sz="0" w:space="0" w:color="auto"/>
                <w:left w:val="none" w:sz="0" w:space="0" w:color="auto"/>
                <w:bottom w:val="none" w:sz="0" w:space="0" w:color="auto"/>
                <w:right w:val="none" w:sz="0" w:space="0" w:color="auto"/>
              </w:divBdr>
            </w:div>
            <w:div w:id="888804641">
              <w:marLeft w:val="0"/>
              <w:marRight w:val="0"/>
              <w:marTop w:val="0"/>
              <w:marBottom w:val="0"/>
              <w:divBdr>
                <w:top w:val="none" w:sz="0" w:space="0" w:color="auto"/>
                <w:left w:val="none" w:sz="0" w:space="0" w:color="auto"/>
                <w:bottom w:val="none" w:sz="0" w:space="0" w:color="auto"/>
                <w:right w:val="none" w:sz="0" w:space="0" w:color="auto"/>
              </w:divBdr>
            </w:div>
            <w:div w:id="504632253">
              <w:marLeft w:val="0"/>
              <w:marRight w:val="0"/>
              <w:marTop w:val="0"/>
              <w:marBottom w:val="0"/>
              <w:divBdr>
                <w:top w:val="none" w:sz="0" w:space="0" w:color="auto"/>
                <w:left w:val="none" w:sz="0" w:space="0" w:color="auto"/>
                <w:bottom w:val="none" w:sz="0" w:space="0" w:color="auto"/>
                <w:right w:val="none" w:sz="0" w:space="0" w:color="auto"/>
              </w:divBdr>
            </w:div>
            <w:div w:id="1360593085">
              <w:marLeft w:val="0"/>
              <w:marRight w:val="0"/>
              <w:marTop w:val="0"/>
              <w:marBottom w:val="0"/>
              <w:divBdr>
                <w:top w:val="none" w:sz="0" w:space="0" w:color="auto"/>
                <w:left w:val="none" w:sz="0" w:space="0" w:color="auto"/>
                <w:bottom w:val="none" w:sz="0" w:space="0" w:color="auto"/>
                <w:right w:val="none" w:sz="0" w:space="0" w:color="auto"/>
              </w:divBdr>
            </w:div>
            <w:div w:id="1240095508">
              <w:marLeft w:val="0"/>
              <w:marRight w:val="0"/>
              <w:marTop w:val="0"/>
              <w:marBottom w:val="0"/>
              <w:divBdr>
                <w:top w:val="none" w:sz="0" w:space="0" w:color="auto"/>
                <w:left w:val="none" w:sz="0" w:space="0" w:color="auto"/>
                <w:bottom w:val="none" w:sz="0" w:space="0" w:color="auto"/>
                <w:right w:val="none" w:sz="0" w:space="0" w:color="auto"/>
              </w:divBdr>
            </w:div>
            <w:div w:id="688917683">
              <w:marLeft w:val="0"/>
              <w:marRight w:val="0"/>
              <w:marTop w:val="0"/>
              <w:marBottom w:val="0"/>
              <w:divBdr>
                <w:top w:val="none" w:sz="0" w:space="0" w:color="auto"/>
                <w:left w:val="none" w:sz="0" w:space="0" w:color="auto"/>
                <w:bottom w:val="none" w:sz="0" w:space="0" w:color="auto"/>
                <w:right w:val="none" w:sz="0" w:space="0" w:color="auto"/>
              </w:divBdr>
            </w:div>
            <w:div w:id="1197963142">
              <w:marLeft w:val="0"/>
              <w:marRight w:val="0"/>
              <w:marTop w:val="0"/>
              <w:marBottom w:val="0"/>
              <w:divBdr>
                <w:top w:val="none" w:sz="0" w:space="0" w:color="auto"/>
                <w:left w:val="none" w:sz="0" w:space="0" w:color="auto"/>
                <w:bottom w:val="none" w:sz="0" w:space="0" w:color="auto"/>
                <w:right w:val="none" w:sz="0" w:space="0" w:color="auto"/>
              </w:divBdr>
            </w:div>
            <w:div w:id="1798641164">
              <w:marLeft w:val="0"/>
              <w:marRight w:val="0"/>
              <w:marTop w:val="0"/>
              <w:marBottom w:val="0"/>
              <w:divBdr>
                <w:top w:val="none" w:sz="0" w:space="0" w:color="auto"/>
                <w:left w:val="none" w:sz="0" w:space="0" w:color="auto"/>
                <w:bottom w:val="none" w:sz="0" w:space="0" w:color="auto"/>
                <w:right w:val="none" w:sz="0" w:space="0" w:color="auto"/>
              </w:divBdr>
            </w:div>
            <w:div w:id="1375349468">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507">
      <w:bodyDiv w:val="1"/>
      <w:marLeft w:val="0"/>
      <w:marRight w:val="0"/>
      <w:marTop w:val="0"/>
      <w:marBottom w:val="0"/>
      <w:divBdr>
        <w:top w:val="none" w:sz="0" w:space="0" w:color="auto"/>
        <w:left w:val="none" w:sz="0" w:space="0" w:color="auto"/>
        <w:bottom w:val="none" w:sz="0" w:space="0" w:color="auto"/>
        <w:right w:val="none" w:sz="0" w:space="0" w:color="auto"/>
      </w:divBdr>
    </w:div>
    <w:div w:id="1761827386">
      <w:bodyDiv w:val="1"/>
      <w:marLeft w:val="0"/>
      <w:marRight w:val="0"/>
      <w:marTop w:val="0"/>
      <w:marBottom w:val="0"/>
      <w:divBdr>
        <w:top w:val="none" w:sz="0" w:space="0" w:color="auto"/>
        <w:left w:val="none" w:sz="0" w:space="0" w:color="auto"/>
        <w:bottom w:val="none" w:sz="0" w:space="0" w:color="auto"/>
        <w:right w:val="none" w:sz="0" w:space="0" w:color="auto"/>
      </w:divBdr>
      <w:divsChild>
        <w:div w:id="1738551112">
          <w:marLeft w:val="0"/>
          <w:marRight w:val="0"/>
          <w:marTop w:val="0"/>
          <w:marBottom w:val="0"/>
          <w:divBdr>
            <w:top w:val="none" w:sz="0" w:space="0" w:color="auto"/>
            <w:left w:val="none" w:sz="0" w:space="0" w:color="auto"/>
            <w:bottom w:val="none" w:sz="0" w:space="0" w:color="auto"/>
            <w:right w:val="none" w:sz="0" w:space="0" w:color="auto"/>
          </w:divBdr>
          <w:divsChild>
            <w:div w:id="270941257">
              <w:marLeft w:val="0"/>
              <w:marRight w:val="0"/>
              <w:marTop w:val="0"/>
              <w:marBottom w:val="0"/>
              <w:divBdr>
                <w:top w:val="none" w:sz="0" w:space="0" w:color="auto"/>
                <w:left w:val="none" w:sz="0" w:space="0" w:color="auto"/>
                <w:bottom w:val="none" w:sz="0" w:space="0" w:color="auto"/>
                <w:right w:val="none" w:sz="0" w:space="0" w:color="auto"/>
              </w:divBdr>
            </w:div>
            <w:div w:id="1193766375">
              <w:marLeft w:val="0"/>
              <w:marRight w:val="0"/>
              <w:marTop w:val="0"/>
              <w:marBottom w:val="0"/>
              <w:divBdr>
                <w:top w:val="none" w:sz="0" w:space="0" w:color="auto"/>
                <w:left w:val="none" w:sz="0" w:space="0" w:color="auto"/>
                <w:bottom w:val="none" w:sz="0" w:space="0" w:color="auto"/>
                <w:right w:val="none" w:sz="0" w:space="0" w:color="auto"/>
              </w:divBdr>
            </w:div>
            <w:div w:id="1826162969">
              <w:marLeft w:val="0"/>
              <w:marRight w:val="0"/>
              <w:marTop w:val="0"/>
              <w:marBottom w:val="0"/>
              <w:divBdr>
                <w:top w:val="none" w:sz="0" w:space="0" w:color="auto"/>
                <w:left w:val="none" w:sz="0" w:space="0" w:color="auto"/>
                <w:bottom w:val="none" w:sz="0" w:space="0" w:color="auto"/>
                <w:right w:val="none" w:sz="0" w:space="0" w:color="auto"/>
              </w:divBdr>
            </w:div>
            <w:div w:id="284503982">
              <w:marLeft w:val="0"/>
              <w:marRight w:val="0"/>
              <w:marTop w:val="0"/>
              <w:marBottom w:val="0"/>
              <w:divBdr>
                <w:top w:val="none" w:sz="0" w:space="0" w:color="auto"/>
                <w:left w:val="none" w:sz="0" w:space="0" w:color="auto"/>
                <w:bottom w:val="none" w:sz="0" w:space="0" w:color="auto"/>
                <w:right w:val="none" w:sz="0" w:space="0" w:color="auto"/>
              </w:divBdr>
            </w:div>
            <w:div w:id="861238700">
              <w:marLeft w:val="0"/>
              <w:marRight w:val="0"/>
              <w:marTop w:val="0"/>
              <w:marBottom w:val="0"/>
              <w:divBdr>
                <w:top w:val="none" w:sz="0" w:space="0" w:color="auto"/>
                <w:left w:val="none" w:sz="0" w:space="0" w:color="auto"/>
                <w:bottom w:val="none" w:sz="0" w:space="0" w:color="auto"/>
                <w:right w:val="none" w:sz="0" w:space="0" w:color="auto"/>
              </w:divBdr>
            </w:div>
            <w:div w:id="1806855410">
              <w:marLeft w:val="0"/>
              <w:marRight w:val="0"/>
              <w:marTop w:val="0"/>
              <w:marBottom w:val="0"/>
              <w:divBdr>
                <w:top w:val="none" w:sz="0" w:space="0" w:color="auto"/>
                <w:left w:val="none" w:sz="0" w:space="0" w:color="auto"/>
                <w:bottom w:val="none" w:sz="0" w:space="0" w:color="auto"/>
                <w:right w:val="none" w:sz="0" w:space="0" w:color="auto"/>
              </w:divBdr>
            </w:div>
            <w:div w:id="770515448">
              <w:marLeft w:val="0"/>
              <w:marRight w:val="0"/>
              <w:marTop w:val="0"/>
              <w:marBottom w:val="0"/>
              <w:divBdr>
                <w:top w:val="none" w:sz="0" w:space="0" w:color="auto"/>
                <w:left w:val="none" w:sz="0" w:space="0" w:color="auto"/>
                <w:bottom w:val="none" w:sz="0" w:space="0" w:color="auto"/>
                <w:right w:val="none" w:sz="0" w:space="0" w:color="auto"/>
              </w:divBdr>
            </w:div>
            <w:div w:id="1270813525">
              <w:marLeft w:val="0"/>
              <w:marRight w:val="0"/>
              <w:marTop w:val="0"/>
              <w:marBottom w:val="0"/>
              <w:divBdr>
                <w:top w:val="none" w:sz="0" w:space="0" w:color="auto"/>
                <w:left w:val="none" w:sz="0" w:space="0" w:color="auto"/>
                <w:bottom w:val="none" w:sz="0" w:space="0" w:color="auto"/>
                <w:right w:val="none" w:sz="0" w:space="0" w:color="auto"/>
              </w:divBdr>
            </w:div>
            <w:div w:id="783185492">
              <w:marLeft w:val="0"/>
              <w:marRight w:val="0"/>
              <w:marTop w:val="0"/>
              <w:marBottom w:val="0"/>
              <w:divBdr>
                <w:top w:val="none" w:sz="0" w:space="0" w:color="auto"/>
                <w:left w:val="none" w:sz="0" w:space="0" w:color="auto"/>
                <w:bottom w:val="none" w:sz="0" w:space="0" w:color="auto"/>
                <w:right w:val="none" w:sz="0" w:space="0" w:color="auto"/>
              </w:divBdr>
            </w:div>
            <w:div w:id="464202341">
              <w:marLeft w:val="0"/>
              <w:marRight w:val="0"/>
              <w:marTop w:val="0"/>
              <w:marBottom w:val="0"/>
              <w:divBdr>
                <w:top w:val="none" w:sz="0" w:space="0" w:color="auto"/>
                <w:left w:val="none" w:sz="0" w:space="0" w:color="auto"/>
                <w:bottom w:val="none" w:sz="0" w:space="0" w:color="auto"/>
                <w:right w:val="none" w:sz="0" w:space="0" w:color="auto"/>
              </w:divBdr>
            </w:div>
            <w:div w:id="95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252">
      <w:bodyDiv w:val="1"/>
      <w:marLeft w:val="0"/>
      <w:marRight w:val="0"/>
      <w:marTop w:val="0"/>
      <w:marBottom w:val="0"/>
      <w:divBdr>
        <w:top w:val="none" w:sz="0" w:space="0" w:color="auto"/>
        <w:left w:val="none" w:sz="0" w:space="0" w:color="auto"/>
        <w:bottom w:val="none" w:sz="0" w:space="0" w:color="auto"/>
        <w:right w:val="none" w:sz="0" w:space="0" w:color="auto"/>
      </w:divBdr>
    </w:div>
    <w:div w:id="1788231057">
      <w:bodyDiv w:val="1"/>
      <w:marLeft w:val="0"/>
      <w:marRight w:val="0"/>
      <w:marTop w:val="0"/>
      <w:marBottom w:val="0"/>
      <w:divBdr>
        <w:top w:val="none" w:sz="0" w:space="0" w:color="auto"/>
        <w:left w:val="none" w:sz="0" w:space="0" w:color="auto"/>
        <w:bottom w:val="none" w:sz="0" w:space="0" w:color="auto"/>
        <w:right w:val="none" w:sz="0" w:space="0" w:color="auto"/>
      </w:divBdr>
    </w:div>
    <w:div w:id="1811288283">
      <w:bodyDiv w:val="1"/>
      <w:marLeft w:val="0"/>
      <w:marRight w:val="0"/>
      <w:marTop w:val="0"/>
      <w:marBottom w:val="0"/>
      <w:divBdr>
        <w:top w:val="none" w:sz="0" w:space="0" w:color="auto"/>
        <w:left w:val="none" w:sz="0" w:space="0" w:color="auto"/>
        <w:bottom w:val="none" w:sz="0" w:space="0" w:color="auto"/>
        <w:right w:val="none" w:sz="0" w:space="0" w:color="auto"/>
      </w:divBdr>
    </w:div>
    <w:div w:id="1821657067">
      <w:bodyDiv w:val="1"/>
      <w:marLeft w:val="0"/>
      <w:marRight w:val="0"/>
      <w:marTop w:val="0"/>
      <w:marBottom w:val="0"/>
      <w:divBdr>
        <w:top w:val="none" w:sz="0" w:space="0" w:color="auto"/>
        <w:left w:val="none" w:sz="0" w:space="0" w:color="auto"/>
        <w:bottom w:val="none" w:sz="0" w:space="0" w:color="auto"/>
        <w:right w:val="none" w:sz="0" w:space="0" w:color="auto"/>
      </w:divBdr>
    </w:div>
    <w:div w:id="1909419594">
      <w:bodyDiv w:val="1"/>
      <w:marLeft w:val="0"/>
      <w:marRight w:val="0"/>
      <w:marTop w:val="0"/>
      <w:marBottom w:val="0"/>
      <w:divBdr>
        <w:top w:val="none" w:sz="0" w:space="0" w:color="auto"/>
        <w:left w:val="none" w:sz="0" w:space="0" w:color="auto"/>
        <w:bottom w:val="none" w:sz="0" w:space="0" w:color="auto"/>
        <w:right w:val="none" w:sz="0" w:space="0" w:color="auto"/>
      </w:divBdr>
    </w:div>
    <w:div w:id="1912735433">
      <w:bodyDiv w:val="1"/>
      <w:marLeft w:val="0"/>
      <w:marRight w:val="0"/>
      <w:marTop w:val="0"/>
      <w:marBottom w:val="0"/>
      <w:divBdr>
        <w:top w:val="none" w:sz="0" w:space="0" w:color="auto"/>
        <w:left w:val="none" w:sz="0" w:space="0" w:color="auto"/>
        <w:bottom w:val="none" w:sz="0" w:space="0" w:color="auto"/>
        <w:right w:val="none" w:sz="0" w:space="0" w:color="auto"/>
      </w:divBdr>
    </w:div>
    <w:div w:id="1943368863">
      <w:bodyDiv w:val="1"/>
      <w:marLeft w:val="0"/>
      <w:marRight w:val="0"/>
      <w:marTop w:val="0"/>
      <w:marBottom w:val="0"/>
      <w:divBdr>
        <w:top w:val="none" w:sz="0" w:space="0" w:color="auto"/>
        <w:left w:val="none" w:sz="0" w:space="0" w:color="auto"/>
        <w:bottom w:val="none" w:sz="0" w:space="0" w:color="auto"/>
        <w:right w:val="none" w:sz="0" w:space="0" w:color="auto"/>
      </w:divBdr>
    </w:div>
    <w:div w:id="1946958034">
      <w:bodyDiv w:val="1"/>
      <w:marLeft w:val="0"/>
      <w:marRight w:val="0"/>
      <w:marTop w:val="0"/>
      <w:marBottom w:val="0"/>
      <w:divBdr>
        <w:top w:val="none" w:sz="0" w:space="0" w:color="auto"/>
        <w:left w:val="none" w:sz="0" w:space="0" w:color="auto"/>
        <w:bottom w:val="none" w:sz="0" w:space="0" w:color="auto"/>
        <w:right w:val="none" w:sz="0" w:space="0" w:color="auto"/>
      </w:divBdr>
    </w:div>
    <w:div w:id="2038502457">
      <w:bodyDiv w:val="1"/>
      <w:marLeft w:val="0"/>
      <w:marRight w:val="0"/>
      <w:marTop w:val="0"/>
      <w:marBottom w:val="0"/>
      <w:divBdr>
        <w:top w:val="none" w:sz="0" w:space="0" w:color="auto"/>
        <w:left w:val="none" w:sz="0" w:space="0" w:color="auto"/>
        <w:bottom w:val="none" w:sz="0" w:space="0" w:color="auto"/>
        <w:right w:val="none" w:sz="0" w:space="0" w:color="auto"/>
      </w:divBdr>
    </w:div>
    <w:div w:id="2067101992">
      <w:bodyDiv w:val="1"/>
      <w:marLeft w:val="0"/>
      <w:marRight w:val="0"/>
      <w:marTop w:val="0"/>
      <w:marBottom w:val="0"/>
      <w:divBdr>
        <w:top w:val="none" w:sz="0" w:space="0" w:color="auto"/>
        <w:left w:val="none" w:sz="0" w:space="0" w:color="auto"/>
        <w:bottom w:val="none" w:sz="0" w:space="0" w:color="auto"/>
        <w:right w:val="none" w:sz="0" w:space="0" w:color="auto"/>
      </w:divBdr>
    </w:div>
    <w:div w:id="2085912532">
      <w:bodyDiv w:val="1"/>
      <w:marLeft w:val="0"/>
      <w:marRight w:val="0"/>
      <w:marTop w:val="0"/>
      <w:marBottom w:val="0"/>
      <w:divBdr>
        <w:top w:val="none" w:sz="0" w:space="0" w:color="auto"/>
        <w:left w:val="none" w:sz="0" w:space="0" w:color="auto"/>
        <w:bottom w:val="none" w:sz="0" w:space="0" w:color="auto"/>
        <w:right w:val="none" w:sz="0" w:space="0" w:color="auto"/>
      </w:divBdr>
    </w:div>
    <w:div w:id="2093236329">
      <w:bodyDiv w:val="1"/>
      <w:marLeft w:val="0"/>
      <w:marRight w:val="0"/>
      <w:marTop w:val="0"/>
      <w:marBottom w:val="0"/>
      <w:divBdr>
        <w:top w:val="none" w:sz="0" w:space="0" w:color="auto"/>
        <w:left w:val="none" w:sz="0" w:space="0" w:color="auto"/>
        <w:bottom w:val="none" w:sz="0" w:space="0" w:color="auto"/>
        <w:right w:val="none" w:sz="0" w:space="0" w:color="auto"/>
      </w:divBdr>
    </w:div>
    <w:div w:id="2123956402">
      <w:bodyDiv w:val="1"/>
      <w:marLeft w:val="0"/>
      <w:marRight w:val="0"/>
      <w:marTop w:val="0"/>
      <w:marBottom w:val="0"/>
      <w:divBdr>
        <w:top w:val="none" w:sz="0" w:space="0" w:color="auto"/>
        <w:left w:val="none" w:sz="0" w:space="0" w:color="auto"/>
        <w:bottom w:val="none" w:sz="0" w:space="0" w:color="auto"/>
        <w:right w:val="none" w:sz="0" w:space="0" w:color="auto"/>
      </w:divBdr>
    </w:div>
    <w:div w:id="2124839440">
      <w:bodyDiv w:val="1"/>
      <w:marLeft w:val="0"/>
      <w:marRight w:val="0"/>
      <w:marTop w:val="0"/>
      <w:marBottom w:val="0"/>
      <w:divBdr>
        <w:top w:val="none" w:sz="0" w:space="0" w:color="auto"/>
        <w:left w:val="none" w:sz="0" w:space="0" w:color="auto"/>
        <w:bottom w:val="none" w:sz="0" w:space="0" w:color="auto"/>
        <w:right w:val="none" w:sz="0" w:space="0" w:color="auto"/>
      </w:divBdr>
    </w:div>
    <w:div w:id="21352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start.spring.io/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yperlink" Target="https://spring.io/projects/spring-authorization-server$"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gayerie.dev/docs/spring/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youtube.com/watch?v=k6Nmt-l1Bzc"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F978E-8804-4107-8928-926683422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3674</TotalTime>
  <Pages>66</Pages>
  <Words>11537</Words>
  <Characters>63459</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BESILIA AHOMAGNON &amp; Léa AKOSSETAN</dc:creator>
  <cp:keywords/>
  <dc:description/>
  <cp:lastModifiedBy>HP</cp:lastModifiedBy>
  <cp:revision>1373</cp:revision>
  <dcterms:created xsi:type="dcterms:W3CDTF">2025-06-09T00:00:00Z</dcterms:created>
  <dcterms:modified xsi:type="dcterms:W3CDTF">2025-06-19T16:57:00Z</dcterms:modified>
</cp:coreProperties>
</file>