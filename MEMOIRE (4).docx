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51FBC7" w14:textId="5CF4E6AA" w:rsidR="00EE2F7C" w:rsidRPr="00ED5FDB" w:rsidRDefault="00176105" w:rsidP="000D0948">
      <w:pPr>
        <w:jc w:val="both"/>
        <w:rPr>
          <w:rFonts w:ascii="Times New Roman" w:hAnsi="Times New Roman" w:cs="Times New Roman"/>
          <w:sz w:val="26"/>
          <w:szCs w:val="26"/>
        </w:rPr>
      </w:pPr>
      <w:r w:rsidRPr="00ED5FDB">
        <w:rPr>
          <w:noProof/>
          <w:sz w:val="26"/>
          <w:szCs w:val="26"/>
          <w:lang w:eastAsia="fr-FR"/>
        </w:rPr>
        <w:drawing>
          <wp:anchor distT="0" distB="0" distL="114300" distR="114300" simplePos="0" relativeHeight="251658242" behindDoc="1" locked="0" layoutInCell="1" allowOverlap="1" wp14:anchorId="40285ADA" wp14:editId="27FED3CF">
            <wp:simplePos x="0" y="0"/>
            <wp:positionH relativeFrom="margin">
              <wp:align>left</wp:align>
            </wp:positionH>
            <wp:positionV relativeFrom="paragraph">
              <wp:posOffset>6096</wp:posOffset>
            </wp:positionV>
            <wp:extent cx="1090295" cy="985520"/>
            <wp:effectExtent l="0" t="0" r="0" b="5080"/>
            <wp:wrapTight wrapText="bothSides">
              <wp:wrapPolygon edited="0">
                <wp:start x="0" y="0"/>
                <wp:lineTo x="0" y="21294"/>
                <wp:lineTo x="21135" y="21294"/>
                <wp:lineTo x="21135" y="0"/>
                <wp:lineTo x="0" y="0"/>
              </wp:wrapPolygon>
            </wp:wrapTight>
            <wp:docPr id="571979820" name="Image 13" descr="Ministère de l'Enseignement Supérieur et de la Recherc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nistère de l'Enseignement Supérieur et de la Recherche ..."/>
                    <pic:cNvPicPr>
                      <a:picLocks noChangeAspect="1" noChangeArrowheads="1"/>
                    </pic:cNvPicPr>
                  </pic:nvPicPr>
                  <pic:blipFill rotWithShape="1">
                    <a:blip r:embed="rId8">
                      <a:extLst>
                        <a:ext uri="{28A0092B-C50C-407E-A947-70E740481C1C}">
                          <a14:useLocalDpi xmlns:a14="http://schemas.microsoft.com/office/drawing/2010/main" val="0"/>
                        </a:ext>
                      </a:extLst>
                    </a:blip>
                    <a:srcRect l="7842" t="10001" r="7482" b="8667"/>
                    <a:stretch/>
                  </pic:blipFill>
                  <pic:spPr bwMode="auto">
                    <a:xfrm>
                      <a:off x="0" y="0"/>
                      <a:ext cx="1095608" cy="990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73B60" w:rsidRPr="00ED5FDB">
        <w:rPr>
          <w:noProof/>
          <w:sz w:val="26"/>
          <w:szCs w:val="26"/>
          <w:lang w:eastAsia="fr-FR"/>
        </w:rPr>
        <w:drawing>
          <wp:anchor distT="0" distB="0" distL="114300" distR="114300" simplePos="0" relativeHeight="251658241" behindDoc="0" locked="0" layoutInCell="1" allowOverlap="1" wp14:anchorId="148A05F6" wp14:editId="24E4F536">
            <wp:simplePos x="0" y="0"/>
            <wp:positionH relativeFrom="margin">
              <wp:align>right</wp:align>
            </wp:positionH>
            <wp:positionV relativeFrom="paragraph">
              <wp:posOffset>288417</wp:posOffset>
            </wp:positionV>
            <wp:extent cx="1240790" cy="480060"/>
            <wp:effectExtent l="0" t="0" r="0" b="0"/>
            <wp:wrapSquare wrapText="bothSides"/>
            <wp:docPr id="1553173213" name="Image 12" descr="ESGIS Bé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GIS Bénin"/>
                    <pic:cNvPicPr>
                      <a:picLocks noChangeAspect="1" noChangeArrowheads="1"/>
                    </pic:cNvPicPr>
                  </pic:nvPicPr>
                  <pic:blipFill rotWithShape="1">
                    <a:blip r:embed="rId9">
                      <a:extLst>
                        <a:ext uri="{28A0092B-C50C-407E-A947-70E740481C1C}">
                          <a14:useLocalDpi xmlns:a14="http://schemas.microsoft.com/office/drawing/2010/main" val="0"/>
                        </a:ext>
                      </a:extLst>
                    </a:blip>
                    <a:srcRect l="6793" t="36819" r="6731" b="37013"/>
                    <a:stretch/>
                  </pic:blipFill>
                  <pic:spPr bwMode="auto">
                    <a:xfrm>
                      <a:off x="0" y="0"/>
                      <a:ext cx="1240790" cy="480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7F87" w:rsidRPr="00ED5FDB">
        <w:rPr>
          <w:rFonts w:ascii="Times New Roman" w:hAnsi="Times New Roman" w:cs="Times New Roman"/>
          <w:sz w:val="26"/>
          <w:szCs w:val="26"/>
        </w:rPr>
        <w:tab/>
      </w:r>
    </w:p>
    <w:p w14:paraId="4F35B45D" w14:textId="5AADF711" w:rsidR="004C349B" w:rsidRPr="00ED5FDB" w:rsidRDefault="004C349B" w:rsidP="004C349B">
      <w:pPr>
        <w:jc w:val="center"/>
        <w:rPr>
          <w:rFonts w:ascii="Times New Roman" w:hAnsi="Times New Roman" w:cs="Times New Roman"/>
          <w:b/>
          <w:bCs/>
          <w:sz w:val="26"/>
          <w:szCs w:val="26"/>
        </w:rPr>
      </w:pPr>
    </w:p>
    <w:p w14:paraId="5E138E15" w14:textId="23C226FA" w:rsidR="00E93B0B" w:rsidRPr="00E93B0B" w:rsidRDefault="00E93B0B" w:rsidP="004C349B">
      <w:pPr>
        <w:jc w:val="center"/>
        <w:rPr>
          <w:rFonts w:ascii="Times New Roman" w:hAnsi="Times New Roman" w:cs="Times New Roman"/>
          <w:b/>
          <w:bCs/>
          <w:sz w:val="26"/>
          <w:szCs w:val="26"/>
        </w:rPr>
      </w:pPr>
      <w:r w:rsidRPr="00E93B0B">
        <w:rPr>
          <w:rFonts w:ascii="Times New Roman" w:hAnsi="Times New Roman" w:cs="Times New Roman"/>
          <w:b/>
          <w:bCs/>
          <w:sz w:val="26"/>
          <w:szCs w:val="26"/>
        </w:rPr>
        <w:t>RÉPUBLIQUE DU BÉNIN</w:t>
      </w:r>
    </w:p>
    <w:p w14:paraId="2F3EB34A" w14:textId="6B43BEF8" w:rsidR="00E93B0B" w:rsidRPr="00E93B0B" w:rsidRDefault="00F41DC1" w:rsidP="00F41DC1">
      <w:pPr>
        <w:ind w:left="2880" w:firstLine="720"/>
        <w:rPr>
          <w:rFonts w:ascii="Times New Roman" w:hAnsi="Times New Roman" w:cs="Times New Roman"/>
          <w:sz w:val="26"/>
          <w:szCs w:val="26"/>
        </w:rPr>
      </w:pPr>
      <w:r w:rsidRPr="00ED5FDB">
        <w:rPr>
          <w:rFonts w:ascii="Times New Roman" w:hAnsi="Times New Roman" w:cs="Times New Roman"/>
          <w:b/>
          <w:bCs/>
          <w:sz w:val="26"/>
          <w:szCs w:val="26"/>
        </w:rPr>
        <w:t xml:space="preserve">   </w:t>
      </w:r>
      <w:r w:rsidR="007107F8" w:rsidRPr="00ED5FDB">
        <w:rPr>
          <w:rFonts w:ascii="Times New Roman" w:hAnsi="Times New Roman" w:cs="Times New Roman"/>
          <w:b/>
          <w:bCs/>
          <w:sz w:val="26"/>
          <w:szCs w:val="26"/>
        </w:rPr>
        <w:t xml:space="preserve">  </w:t>
      </w:r>
      <w:r w:rsidR="00E93B0B" w:rsidRPr="00E93B0B">
        <w:rPr>
          <w:rFonts w:ascii="Times New Roman" w:hAnsi="Times New Roman" w:cs="Times New Roman"/>
          <w:b/>
          <w:bCs/>
          <w:sz w:val="26"/>
          <w:szCs w:val="26"/>
        </w:rPr>
        <w:t>********</w:t>
      </w:r>
    </w:p>
    <w:p w14:paraId="1370FACC" w14:textId="1D198B87"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MINISTERE DE L’ENSEIGNEMENT SUPÉRIEUR ET DE LA RECHERCHE SCIENTIFIQUE</w:t>
      </w:r>
    </w:p>
    <w:p w14:paraId="70522093" w14:textId="6A1AFB57"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w:t>
      </w:r>
      <w:r w:rsidR="003F788C" w:rsidRPr="00ED5FDB">
        <w:rPr>
          <w:rFonts w:ascii="Times New Roman" w:hAnsi="Times New Roman" w:cs="Times New Roman"/>
          <w:b/>
          <w:bCs/>
          <w:sz w:val="26"/>
          <w:szCs w:val="26"/>
        </w:rPr>
        <w:t>*</w:t>
      </w:r>
    </w:p>
    <w:p w14:paraId="19B897A6" w14:textId="473FE923"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ÉCOLE SUPERIEURE DE GESTION D’INFORMATIQUE ET DES SCIENCES</w:t>
      </w:r>
    </w:p>
    <w:p w14:paraId="599E72AD" w14:textId="4D30B481"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w:t>
      </w:r>
      <w:r w:rsidR="003F788C" w:rsidRPr="00ED5FDB">
        <w:rPr>
          <w:rFonts w:ascii="Times New Roman" w:hAnsi="Times New Roman" w:cs="Times New Roman"/>
          <w:b/>
          <w:bCs/>
          <w:sz w:val="26"/>
          <w:szCs w:val="26"/>
        </w:rPr>
        <w:t>***</w:t>
      </w:r>
    </w:p>
    <w:p w14:paraId="2EA2399B" w14:textId="63B86F38" w:rsidR="00E93B0B" w:rsidRPr="00E93B0B" w:rsidRDefault="00E93B0B" w:rsidP="00E93B0B">
      <w:pPr>
        <w:jc w:val="center"/>
        <w:rPr>
          <w:rFonts w:ascii="Times New Roman" w:hAnsi="Times New Roman" w:cs="Times New Roman"/>
          <w:sz w:val="26"/>
          <w:szCs w:val="26"/>
        </w:rPr>
      </w:pPr>
      <w:r w:rsidRPr="00E93B0B">
        <w:rPr>
          <w:rFonts w:ascii="Times New Roman" w:hAnsi="Times New Roman" w:cs="Times New Roman"/>
          <w:b/>
          <w:bCs/>
          <w:sz w:val="26"/>
          <w:szCs w:val="26"/>
        </w:rPr>
        <w:t>MÉMOIRE DE FIN D’ÉTUDE POUR L’OBTENTION DES CRÉDITS ASSOCIÉS AU DIPLÔME DE LICENCE PROFESSIONNEL</w:t>
      </w:r>
      <w:r w:rsidR="00BA59DC">
        <w:rPr>
          <w:rFonts w:ascii="Times New Roman" w:hAnsi="Times New Roman" w:cs="Times New Roman"/>
          <w:b/>
          <w:bCs/>
          <w:sz w:val="26"/>
          <w:szCs w:val="26"/>
        </w:rPr>
        <w:t>LE</w:t>
      </w:r>
      <w:r w:rsidRPr="00E93B0B">
        <w:rPr>
          <w:rFonts w:ascii="Times New Roman" w:hAnsi="Times New Roman" w:cs="Times New Roman"/>
          <w:b/>
          <w:bCs/>
          <w:sz w:val="26"/>
          <w:szCs w:val="26"/>
        </w:rPr>
        <w:t xml:space="preserve"> EN INFORMATIQUE, RÉSEAU ET TÉLÉCOMMUNICATION</w:t>
      </w:r>
    </w:p>
    <w:p w14:paraId="3A3FDD9F" w14:textId="63FF390B" w:rsidR="00B0682A" w:rsidRDefault="00E93B0B" w:rsidP="00177154">
      <w:pPr>
        <w:rPr>
          <w:rFonts w:ascii="Times New Roman" w:hAnsi="Times New Roman" w:cs="Times New Roman"/>
          <w:b/>
          <w:bCs/>
          <w:sz w:val="26"/>
          <w:szCs w:val="26"/>
        </w:rPr>
      </w:pPr>
      <w:r w:rsidRPr="00ED5FDB">
        <w:rPr>
          <w:rFonts w:ascii="Times New Roman" w:hAnsi="Times New Roman" w:cs="Times New Roman"/>
          <w:b/>
          <w:bCs/>
          <w:sz w:val="26"/>
          <w:szCs w:val="26"/>
          <w:u w:val="single"/>
        </w:rPr>
        <w:t>Filière</w:t>
      </w:r>
      <w:r w:rsidRPr="00ED5FDB">
        <w:rPr>
          <w:rFonts w:ascii="Times New Roman" w:hAnsi="Times New Roman" w:cs="Times New Roman"/>
          <w:b/>
          <w:bCs/>
          <w:sz w:val="26"/>
          <w:szCs w:val="26"/>
        </w:rPr>
        <w:t xml:space="preserve"> : Informatique, Réseaux et Télécommunication</w:t>
      </w:r>
    </w:p>
    <w:p w14:paraId="06466A10" w14:textId="44470B53" w:rsidR="0077646B" w:rsidRPr="00BA59DC" w:rsidRDefault="000C0B49" w:rsidP="00177154">
      <w:pPr>
        <w:rPr>
          <w:rFonts w:ascii="Times New Roman" w:hAnsi="Times New Roman" w:cs="Times New Roman"/>
          <w:sz w:val="26"/>
          <w:szCs w:val="26"/>
        </w:rPr>
      </w:pPr>
      <w:r w:rsidRPr="00ED5FDB">
        <w:rPr>
          <w:rFonts w:ascii="Times New Roman" w:hAnsi="Times New Roman" w:cs="Times New Roman"/>
          <w:b/>
          <w:bCs/>
          <w:noProof/>
          <w:sz w:val="26"/>
          <w:szCs w:val="26"/>
          <w:lang w:eastAsia="fr-FR"/>
        </w:rPr>
        <mc:AlternateContent>
          <mc:Choice Requires="wps">
            <w:drawing>
              <wp:anchor distT="0" distB="0" distL="114300" distR="114300" simplePos="0" relativeHeight="251658246" behindDoc="0" locked="0" layoutInCell="1" allowOverlap="1" wp14:anchorId="6D0BDF19" wp14:editId="1617AD6F">
                <wp:simplePos x="0" y="0"/>
                <wp:positionH relativeFrom="margin">
                  <wp:align>left</wp:align>
                </wp:positionH>
                <wp:positionV relativeFrom="paragraph">
                  <wp:posOffset>416385</wp:posOffset>
                </wp:positionV>
                <wp:extent cx="5721350" cy="1530985"/>
                <wp:effectExtent l="0" t="0" r="0" b="0"/>
                <wp:wrapThrough wrapText="bothSides">
                  <wp:wrapPolygon edited="0">
                    <wp:start x="1366" y="0"/>
                    <wp:lineTo x="0" y="269"/>
                    <wp:lineTo x="0" y="20158"/>
                    <wp:lineTo x="7192" y="21233"/>
                    <wp:lineTo x="20353" y="21233"/>
                    <wp:lineTo x="21504" y="20964"/>
                    <wp:lineTo x="21504" y="1075"/>
                    <wp:lineTo x="14024" y="0"/>
                    <wp:lineTo x="1366" y="0"/>
                  </wp:wrapPolygon>
                </wp:wrapThrough>
                <wp:docPr id="1448165174" name="Double vague 14"/>
                <wp:cNvGraphicFramePr/>
                <a:graphic xmlns:a="http://schemas.openxmlformats.org/drawingml/2006/main">
                  <a:graphicData uri="http://schemas.microsoft.com/office/word/2010/wordprocessingShape">
                    <wps:wsp>
                      <wps:cNvSpPr/>
                      <wps:spPr>
                        <a:xfrm>
                          <a:off x="0" y="0"/>
                          <a:ext cx="5721350" cy="1530985"/>
                        </a:xfrm>
                        <a:prstGeom prst="doubleWave">
                          <a:avLst>
                            <a:gd name="adj1" fmla="val 6250"/>
                            <a:gd name="adj2" fmla="val 0"/>
                          </a:avLst>
                        </a:prstGeom>
                        <a:solidFill>
                          <a:schemeClr val="accent5"/>
                        </a:solidFill>
                        <a:ln w="38100">
                          <a:noFill/>
                        </a:ln>
                        <a:effectLst/>
                      </wps:spPr>
                      <wps:style>
                        <a:lnRef idx="2">
                          <a:schemeClr val="accent1">
                            <a:shade val="15000"/>
                          </a:schemeClr>
                        </a:lnRef>
                        <a:fillRef idx="1">
                          <a:schemeClr val="accent1"/>
                        </a:fillRef>
                        <a:effectRef idx="0">
                          <a:schemeClr val="accent1"/>
                        </a:effectRef>
                        <a:fontRef idx="minor">
                          <a:schemeClr val="lt1"/>
                        </a:fontRef>
                      </wps:style>
                      <wps:txbx>
                        <w:txbxContent>
                          <w:p w14:paraId="363905A7" w14:textId="08667606" w:rsidR="00020155" w:rsidRPr="00221A68" w:rsidRDefault="00020155" w:rsidP="00F20395">
                            <w:pPr>
                              <w:spacing w:line="240" w:lineRule="auto"/>
                              <w:jc w:val="center"/>
                              <w:rPr>
                                <w:rFonts w:ascii="Times New Roman" w:hAnsi="Times New Roman" w:cs="Times New Roman"/>
                                <w:b/>
                                <w:bCs/>
                                <w:color w:val="000000" w:themeColor="text1"/>
                                <w:sz w:val="48"/>
                                <w:szCs w:val="48"/>
                              </w:rPr>
                            </w:pPr>
                            <w:r w:rsidRPr="00221A68">
                              <w:rPr>
                                <w:rFonts w:ascii="Times New Roman" w:hAnsi="Times New Roman" w:cs="Times New Roman"/>
                                <w:b/>
                                <w:bCs/>
                                <w:color w:val="000000" w:themeColor="text1"/>
                                <w:sz w:val="48"/>
                                <w:szCs w:val="48"/>
                              </w:rPr>
                              <w:t>Système de Gestion des Equipements de Protection Individuelle (EPI)</w:t>
                            </w:r>
                            <w:r>
                              <w:rPr>
                                <w:rFonts w:ascii="Times New Roman" w:hAnsi="Times New Roman" w:cs="Times New Roman"/>
                                <w:b/>
                                <w:bCs/>
                                <w:color w:val="000000" w:themeColor="text1"/>
                                <w:sz w:val="48"/>
                                <w:szCs w:val="48"/>
                              </w:rPr>
                              <w:t xml:space="preserve"> au Port Autonome de Cotonou (PAC)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D0BDF19" id="_x0000_t188" coordsize="21600,21600" o:spt="188" adj="1404,10800" path="m@43@0c@42@1@41@3@40@0@39@1@38@3@37@0l@30@4c@31@5@32@6@33@4@34@5@35@6@36@4xe">
                <v:stroke joinstyle="miter"/>
                <v:formulas>
                  <v:f eqn="val #0"/>
                  <v:f eqn="prod @0 41 9"/>
                  <v:f eqn="prod @0 23 9"/>
                  <v:f eqn="sum 0 0 @2"/>
                  <v:f eqn="sum 21600 0 #0"/>
                  <v:f eqn="sum 21600 0 @1"/>
                  <v:f eqn="sum 21600 0 @3"/>
                  <v:f eqn="sum #1 0 10800"/>
                  <v:f eqn="sum 21600 0 #1"/>
                  <v:f eqn="prod @8 1 3"/>
                  <v:f eqn="prod @8 2 3"/>
                  <v:f eqn="prod @8 4 3"/>
                  <v:f eqn="prod @8 5 3"/>
                  <v:f eqn="prod @8 2 1"/>
                  <v:f eqn="sum 21600 0 @9"/>
                  <v:f eqn="sum 21600 0 @10"/>
                  <v:f eqn="sum 21600 0 @8"/>
                  <v:f eqn="sum 21600 0 @11"/>
                  <v:f eqn="sum 21600 0 @12"/>
                  <v:f eqn="sum 21600 0 @13"/>
                  <v:f eqn="prod #1 1 3"/>
                  <v:f eqn="prod #1 2 3"/>
                  <v:f eqn="prod #1 4 3"/>
                  <v:f eqn="prod #1 5 3"/>
                  <v:f eqn="prod #1 2 1"/>
                  <v:f eqn="sum 21600 0 @20"/>
                  <v:f eqn="sum 21600 0 @21"/>
                  <v:f eqn="sum 21600 0 @22"/>
                  <v:f eqn="sum 21600 0 @23"/>
                  <v:f eqn="sum 21600 0 @24"/>
                  <v:f eqn="if @7 @19 0"/>
                  <v:f eqn="if @7 @18 @20"/>
                  <v:f eqn="if @7 @17 @21"/>
                  <v:f eqn="if @7 @16 #1"/>
                  <v:f eqn="if @7 @15 @22"/>
                  <v:f eqn="if @7 @14 @23"/>
                  <v:f eqn="if @7 21600 @24"/>
                  <v:f eqn="if @7 0 @29"/>
                  <v:f eqn="if @7 @9 @28"/>
                  <v:f eqn="if @7 @10 @27"/>
                  <v:f eqn="if @7 @8 @8"/>
                  <v:f eqn="if @7 @11 @26"/>
                  <v:f eqn="if @7 @12 @25"/>
                  <v:f eqn="if @7 @13 21600"/>
                  <v:f eqn="sum @36 0 @30"/>
                  <v:f eqn="sum @4 0 @0"/>
                  <v:f eqn="max @30 @37"/>
                  <v:f eqn="min @36 @43"/>
                  <v:f eqn="prod @0 2 1"/>
                  <v:f eqn="sum 21600 0 @48"/>
                  <v:f eqn="mid @36 @43"/>
                  <v:f eqn="mid @30 @37"/>
                </v:formulas>
                <v:path o:connecttype="custom" o:connectlocs="@40,@0;@51,10800;@33,@4;@50,10800" o:connectangles="270,180,90,0" textboxrect="@46,@48,@47,@49"/>
                <v:handles>
                  <v:h position="topLeft,#0" yrange="0,2229"/>
                  <v:h position="#1,bottomRight" xrange="8640,12960"/>
                </v:handles>
              </v:shapetype>
              <v:shape id="Double vague 14" o:spid="_x0000_s1026" type="#_x0000_t188" style="position:absolute;margin-left:0;margin-top:32.8pt;width:450.5pt;height:120.55pt;z-index:25165824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" adj="1350" fillcolor="#5b9bd5 [3208]" stroked="f" strokeweight="3pt">
                <v:textbox>
                  <w:txbxContent>
                    <w:p w14:paraId="363905A7" w14:textId="08667606" w:rsidR="00020155" w:rsidRPr="00221A68" w:rsidRDefault="00020155" w:rsidP="00F20395">
                      <w:pPr>
                        <w:spacing w:line="240" w:lineRule="auto"/>
                        <w:jc w:val="center"/>
                        <w:rPr>
                          <w:rFonts w:ascii="Times New Roman" w:hAnsi="Times New Roman" w:cs="Times New Roman"/>
                          <w:b/>
                          <w:bCs/>
                          <w:color w:val="000000" w:themeColor="text1"/>
                          <w:sz w:val="48"/>
                          <w:szCs w:val="48"/>
                        </w:rPr>
                      </w:pPr>
                      <w:r w:rsidRPr="00221A68">
                        <w:rPr>
                          <w:rFonts w:ascii="Times New Roman" w:hAnsi="Times New Roman" w:cs="Times New Roman"/>
                          <w:b/>
                          <w:bCs/>
                          <w:color w:val="000000" w:themeColor="text1"/>
                          <w:sz w:val="48"/>
                          <w:szCs w:val="48"/>
                        </w:rPr>
                        <w:t>Système de Gestion des Equipements de Protection Individuelle (EPI)</w:t>
                      </w:r>
                      <w:r>
                        <w:rPr>
                          <w:rFonts w:ascii="Times New Roman" w:hAnsi="Times New Roman" w:cs="Times New Roman"/>
                          <w:b/>
                          <w:bCs/>
                          <w:color w:val="000000" w:themeColor="text1"/>
                          <w:sz w:val="48"/>
                          <w:szCs w:val="48"/>
                        </w:rPr>
                        <w:t xml:space="preserve"> au Port Autonome de Cotonou (PAC)</w:t>
                      </w:r>
                    </w:p>
                  </w:txbxContent>
                </v:textbox>
                <w10:wrap type="through" anchorx="margin"/>
              </v:shape>
            </w:pict>
          </mc:Fallback>
        </mc:AlternateContent>
      </w:r>
      <w:r w:rsidR="00BA59DC" w:rsidRPr="00E93B0B">
        <w:rPr>
          <w:rFonts w:ascii="Times New Roman" w:hAnsi="Times New Roman" w:cs="Times New Roman"/>
          <w:b/>
          <w:bCs/>
          <w:sz w:val="26"/>
          <w:szCs w:val="26"/>
          <w:u w:val="single"/>
        </w:rPr>
        <w:t>Option</w:t>
      </w:r>
      <w:r w:rsidR="00BA59DC" w:rsidRPr="00E93B0B">
        <w:rPr>
          <w:rFonts w:ascii="Times New Roman" w:hAnsi="Times New Roman" w:cs="Times New Roman"/>
          <w:b/>
          <w:bCs/>
          <w:sz w:val="26"/>
          <w:szCs w:val="26"/>
        </w:rPr>
        <w:t xml:space="preserve"> : Architecture des Logiciels</w:t>
      </w:r>
    </w:p>
    <w:p w14:paraId="7ED56420" w14:textId="582FFE99" w:rsidR="00080988" w:rsidRDefault="00080988" w:rsidP="00CA6198">
      <w:pPr>
        <w:jc w:val="center"/>
        <w:rPr>
          <w:rFonts w:ascii="Times New Roman" w:hAnsi="Times New Roman" w:cs="Times New Roman"/>
          <w:b/>
          <w:bCs/>
          <w:sz w:val="26"/>
          <w:szCs w:val="26"/>
          <w:u w:val="single"/>
        </w:rPr>
      </w:pPr>
    </w:p>
    <w:p w14:paraId="3FF6154C" w14:textId="25E5E02A" w:rsidR="00CA6198" w:rsidRPr="00CA6198" w:rsidRDefault="00CA6198" w:rsidP="00CA6198">
      <w:pPr>
        <w:jc w:val="center"/>
        <w:rPr>
          <w:rFonts w:ascii="Times New Roman" w:hAnsi="Times New Roman" w:cs="Times New Roman"/>
          <w:sz w:val="26"/>
          <w:szCs w:val="26"/>
        </w:rPr>
      </w:pPr>
      <w:r w:rsidRPr="00CA6198">
        <w:rPr>
          <w:rFonts w:ascii="Times New Roman" w:hAnsi="Times New Roman" w:cs="Times New Roman"/>
          <w:b/>
          <w:bCs/>
          <w:sz w:val="26"/>
          <w:szCs w:val="26"/>
          <w:u w:val="single"/>
        </w:rPr>
        <w:t>Réalisé Par</w:t>
      </w:r>
      <w:r w:rsidRPr="00CA6198">
        <w:rPr>
          <w:rFonts w:ascii="Times New Roman" w:hAnsi="Times New Roman" w:cs="Times New Roman"/>
          <w:b/>
          <w:bCs/>
          <w:sz w:val="26"/>
          <w:szCs w:val="26"/>
        </w:rPr>
        <w:t xml:space="preserve"> :</w:t>
      </w:r>
      <w:r w:rsidR="004155A1">
        <w:rPr>
          <w:rFonts w:ascii="Times New Roman" w:hAnsi="Times New Roman" w:cs="Times New Roman"/>
          <w:b/>
          <w:bCs/>
          <w:sz w:val="26"/>
          <w:szCs w:val="26"/>
        </w:rPr>
        <w:tab/>
      </w:r>
    </w:p>
    <w:p w14:paraId="5E9BCF50" w14:textId="223E2B66" w:rsidR="00CA6198" w:rsidRPr="00CA6198" w:rsidRDefault="00A638AF" w:rsidP="000F01AD">
      <w:pPr>
        <w:jc w:val="center"/>
        <w:rPr>
          <w:rFonts w:ascii="Times New Roman" w:hAnsi="Times New Roman" w:cs="Times New Roman"/>
          <w:sz w:val="26"/>
          <w:szCs w:val="26"/>
        </w:rPr>
      </w:pPr>
      <w:r>
        <w:rPr>
          <w:rFonts w:ascii="Times New Roman" w:hAnsi="Times New Roman" w:cs="Times New Roman"/>
          <w:sz w:val="26"/>
          <w:szCs w:val="26"/>
        </w:rPr>
        <w:t xml:space="preserve">Besilia </w:t>
      </w:r>
      <w:r w:rsidR="003C4E94">
        <w:rPr>
          <w:rFonts w:ascii="Times New Roman" w:hAnsi="Times New Roman" w:cs="Times New Roman"/>
          <w:sz w:val="26"/>
          <w:szCs w:val="26"/>
        </w:rPr>
        <w:t>S</w:t>
      </w:r>
      <w:r w:rsidR="00B5456F">
        <w:rPr>
          <w:rFonts w:ascii="Times New Roman" w:hAnsi="Times New Roman" w:cs="Times New Roman"/>
          <w:sz w:val="26"/>
          <w:szCs w:val="26"/>
        </w:rPr>
        <w:t>ènan</w:t>
      </w:r>
      <w:r w:rsidR="00925705">
        <w:rPr>
          <w:rFonts w:ascii="Times New Roman" w:hAnsi="Times New Roman" w:cs="Times New Roman"/>
          <w:sz w:val="26"/>
          <w:szCs w:val="26"/>
        </w:rPr>
        <w:t xml:space="preserve"> </w:t>
      </w:r>
      <w:r w:rsidR="00925705" w:rsidRPr="007D1E99">
        <w:rPr>
          <w:rFonts w:ascii="Times New Roman" w:hAnsi="Times New Roman" w:cs="Times New Roman"/>
          <w:sz w:val="26"/>
          <w:szCs w:val="26"/>
        </w:rPr>
        <w:t>AHOMAGNON</w:t>
      </w:r>
      <w:r w:rsidR="007C5395" w:rsidRPr="007D1E99">
        <w:rPr>
          <w:rFonts w:ascii="Times New Roman" w:hAnsi="Times New Roman" w:cs="Times New Roman"/>
          <w:sz w:val="32"/>
          <w:szCs w:val="32"/>
        </w:rPr>
        <w:t xml:space="preserve"> </w:t>
      </w:r>
      <w:r w:rsidR="0006011C" w:rsidRPr="007D1E99">
        <w:rPr>
          <w:rFonts w:ascii="Times New Roman" w:hAnsi="Times New Roman" w:cs="Times New Roman"/>
          <w:sz w:val="32"/>
          <w:szCs w:val="32"/>
        </w:rPr>
        <w:t xml:space="preserve"> </w:t>
      </w:r>
      <w:r w:rsidR="00375ED1" w:rsidRPr="007D1E99">
        <w:rPr>
          <w:rFonts w:ascii="Times New Roman" w:hAnsi="Times New Roman" w:cs="Times New Roman"/>
          <w:sz w:val="32"/>
          <w:szCs w:val="32"/>
        </w:rPr>
        <w:t xml:space="preserve"> </w:t>
      </w:r>
      <w:r w:rsidR="0006011C" w:rsidRPr="007D1E99">
        <w:rPr>
          <w:rFonts w:ascii="Times New Roman" w:hAnsi="Times New Roman" w:cs="Times New Roman"/>
          <w:sz w:val="32"/>
          <w:szCs w:val="32"/>
        </w:rPr>
        <w:t xml:space="preserve">  </w:t>
      </w:r>
      <w:r w:rsidR="007B6505">
        <w:rPr>
          <w:rFonts w:ascii="Times New Roman" w:hAnsi="Times New Roman" w:cs="Times New Roman"/>
          <w:sz w:val="26"/>
          <w:szCs w:val="26"/>
        </w:rPr>
        <w:t>&amp;</w:t>
      </w:r>
      <w:r w:rsidR="0006011C">
        <w:rPr>
          <w:rFonts w:ascii="Times New Roman" w:hAnsi="Times New Roman" w:cs="Times New Roman"/>
          <w:sz w:val="26"/>
          <w:szCs w:val="26"/>
        </w:rPr>
        <w:t xml:space="preserve">   </w:t>
      </w:r>
      <w:r w:rsidR="007B6505">
        <w:rPr>
          <w:rFonts w:ascii="Times New Roman" w:hAnsi="Times New Roman" w:cs="Times New Roman"/>
          <w:sz w:val="26"/>
          <w:szCs w:val="26"/>
        </w:rPr>
        <w:t xml:space="preserve"> </w:t>
      </w:r>
      <w:r w:rsidR="007C5395">
        <w:rPr>
          <w:rFonts w:ascii="Times New Roman" w:hAnsi="Times New Roman" w:cs="Times New Roman"/>
          <w:sz w:val="26"/>
          <w:szCs w:val="26"/>
        </w:rPr>
        <w:t xml:space="preserve"> </w:t>
      </w:r>
      <w:r w:rsidR="000F01AD">
        <w:rPr>
          <w:rFonts w:ascii="Times New Roman" w:hAnsi="Times New Roman" w:cs="Times New Roman"/>
          <w:sz w:val="26"/>
          <w:szCs w:val="26"/>
        </w:rPr>
        <w:t>Léa</w:t>
      </w:r>
      <w:r w:rsidR="00101C0D">
        <w:rPr>
          <w:rFonts w:ascii="Times New Roman" w:hAnsi="Times New Roman" w:cs="Times New Roman"/>
          <w:sz w:val="26"/>
          <w:szCs w:val="26"/>
        </w:rPr>
        <w:t xml:space="preserve"> Tayé</w:t>
      </w:r>
      <w:r w:rsidR="007B6505">
        <w:rPr>
          <w:rFonts w:ascii="Times New Roman" w:hAnsi="Times New Roman" w:cs="Times New Roman"/>
          <w:sz w:val="26"/>
          <w:szCs w:val="26"/>
        </w:rPr>
        <w:t xml:space="preserve"> AKOSSETAN</w:t>
      </w:r>
    </w:p>
    <w:p w14:paraId="54DAF5D1" w14:textId="77777777" w:rsidR="00ED38A1" w:rsidRPr="00CA6198" w:rsidRDefault="00ED38A1" w:rsidP="00ED38A1">
      <w:pPr>
        <w:rPr>
          <w:rFonts w:ascii="Times New Roman" w:hAnsi="Times New Roman" w:cs="Times New Roman"/>
          <w:sz w:val="26"/>
          <w:szCs w:val="26"/>
        </w:rPr>
      </w:pPr>
      <w:r>
        <w:rPr>
          <w:rFonts w:ascii="Times New Roman" w:hAnsi="Times New Roman" w:cs="Times New Roman"/>
          <w:b/>
          <w:bCs/>
          <w:sz w:val="26"/>
          <w:szCs w:val="26"/>
          <w:u w:val="single"/>
        </w:rPr>
        <w:t>Maître</w:t>
      </w:r>
      <w:r w:rsidRPr="00CA6198">
        <w:rPr>
          <w:rFonts w:ascii="Times New Roman" w:hAnsi="Times New Roman" w:cs="Times New Roman"/>
          <w:b/>
          <w:bCs/>
          <w:sz w:val="26"/>
          <w:szCs w:val="26"/>
          <w:u w:val="single"/>
        </w:rPr>
        <w:t xml:space="preserve"> de mémoire</w:t>
      </w:r>
      <w:r w:rsidRPr="00CA6198">
        <w:rPr>
          <w:rFonts w:ascii="Times New Roman" w:hAnsi="Times New Roman" w:cs="Times New Roman"/>
          <w:b/>
          <w:bCs/>
          <w:sz w:val="26"/>
          <w:szCs w:val="26"/>
        </w:rPr>
        <w:t xml:space="preserve"> : </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w:t>
      </w:r>
      <w:r>
        <w:rPr>
          <w:rFonts w:ascii="Times New Roman" w:hAnsi="Times New Roman" w:cs="Times New Roman"/>
          <w:b/>
          <w:bCs/>
          <w:sz w:val="26"/>
          <w:szCs w:val="26"/>
        </w:rPr>
        <w:tab/>
        <w:t xml:space="preserve">         </w:t>
      </w:r>
      <w:r>
        <w:rPr>
          <w:rFonts w:ascii="Times New Roman" w:hAnsi="Times New Roman" w:cs="Times New Roman"/>
          <w:b/>
          <w:bCs/>
          <w:sz w:val="26"/>
          <w:szCs w:val="26"/>
          <w:u w:val="single"/>
        </w:rPr>
        <w:t>Maître</w:t>
      </w:r>
      <w:r w:rsidRPr="00CA6198">
        <w:rPr>
          <w:rFonts w:ascii="Times New Roman" w:hAnsi="Times New Roman" w:cs="Times New Roman"/>
          <w:b/>
          <w:bCs/>
          <w:sz w:val="26"/>
          <w:szCs w:val="26"/>
          <w:u w:val="single"/>
        </w:rPr>
        <w:t xml:space="preserve"> de Stage</w:t>
      </w:r>
      <w:r w:rsidRPr="00CA6198">
        <w:rPr>
          <w:rFonts w:ascii="Times New Roman" w:hAnsi="Times New Roman" w:cs="Times New Roman"/>
          <w:b/>
          <w:bCs/>
          <w:sz w:val="26"/>
          <w:szCs w:val="26"/>
        </w:rPr>
        <w:t xml:space="preserve"> :</w:t>
      </w:r>
    </w:p>
    <w:p w14:paraId="6F153741" w14:textId="77777777" w:rsidR="00ED38A1" w:rsidRDefault="00ED38A1" w:rsidP="00ED38A1">
      <w:pPr>
        <w:rPr>
          <w:rFonts w:ascii="Times New Roman" w:hAnsi="Times New Roman" w:cs="Times New Roman"/>
          <w:b/>
          <w:bCs/>
          <w:sz w:val="26"/>
          <w:szCs w:val="26"/>
        </w:rPr>
      </w:pPr>
      <w:r>
        <w:rPr>
          <w:rFonts w:ascii="Times New Roman" w:hAnsi="Times New Roman" w:cs="Times New Roman"/>
          <w:b/>
          <w:bCs/>
          <w:sz w:val="26"/>
          <w:szCs w:val="26"/>
        </w:rPr>
        <w:t>M. da Eleison MATHA SANT’ANNA</w:t>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 xml:space="preserve">        M. Verbeck DEGBESSE</w:t>
      </w:r>
    </w:p>
    <w:p w14:paraId="3B82E768" w14:textId="77777777" w:rsidR="00080988" w:rsidRDefault="00080988" w:rsidP="00080988">
      <w:pPr>
        <w:jc w:val="center"/>
        <w:rPr>
          <w:rFonts w:ascii="Times New Roman" w:hAnsi="Times New Roman" w:cs="Times New Roman"/>
          <w:b/>
          <w:bCs/>
          <w:sz w:val="26"/>
          <w:szCs w:val="26"/>
        </w:rPr>
      </w:pPr>
    </w:p>
    <w:p w14:paraId="7F820E90" w14:textId="29529419" w:rsidR="00080988" w:rsidRDefault="00127C91" w:rsidP="00127C91">
      <w:pPr>
        <w:tabs>
          <w:tab w:val="center" w:pos="4536"/>
          <w:tab w:val="left" w:pos="7291"/>
        </w:tabs>
        <w:rPr>
          <w:rFonts w:ascii="Times New Roman" w:hAnsi="Times New Roman" w:cs="Times New Roman"/>
          <w:b/>
          <w:bCs/>
          <w:sz w:val="26"/>
          <w:szCs w:val="26"/>
        </w:rPr>
        <w:sectPr w:rsidR="00080988" w:rsidSect="00080988">
          <w:headerReference w:type="default" r:id="rId10"/>
          <w:footerReference w:type="default" r:id="rId11"/>
          <w:headerReference w:type="first" r:id="rId12"/>
          <w:pgSz w:w="11906" w:h="16838"/>
          <w:pgMar w:top="1417" w:right="1417" w:bottom="1417" w:left="1417" w:header="709" w:footer="708" w:gutter="0"/>
          <w:pgNumType w:fmt="lowerRoman" w:start="1"/>
          <w:cols w:space="708"/>
          <w:titlePg/>
          <w:docGrid w:linePitch="360"/>
        </w:sectPr>
      </w:pPr>
      <w:r>
        <w:rPr>
          <w:rFonts w:ascii="Times New Roman" w:hAnsi="Times New Roman" w:cs="Times New Roman"/>
          <w:b/>
          <w:bCs/>
          <w:sz w:val="26"/>
          <w:szCs w:val="26"/>
        </w:rPr>
        <w:tab/>
      </w:r>
      <w:r w:rsidR="00080988" w:rsidRPr="00CA6198">
        <w:rPr>
          <w:rFonts w:ascii="Times New Roman" w:hAnsi="Times New Roman" w:cs="Times New Roman"/>
          <w:b/>
          <w:bCs/>
          <w:sz w:val="26"/>
          <w:szCs w:val="26"/>
        </w:rPr>
        <w:t>Année académique 202</w:t>
      </w:r>
      <w:r w:rsidR="00080988">
        <w:rPr>
          <w:rFonts w:ascii="Times New Roman" w:hAnsi="Times New Roman" w:cs="Times New Roman"/>
          <w:b/>
          <w:bCs/>
          <w:sz w:val="26"/>
          <w:szCs w:val="26"/>
        </w:rPr>
        <w:t>4</w:t>
      </w:r>
      <w:r w:rsidR="00080988" w:rsidRPr="00CA6198">
        <w:rPr>
          <w:rFonts w:ascii="Times New Roman" w:hAnsi="Times New Roman" w:cs="Times New Roman"/>
          <w:b/>
          <w:bCs/>
          <w:sz w:val="26"/>
          <w:szCs w:val="26"/>
        </w:rPr>
        <w:t>-202</w:t>
      </w:r>
      <w:r w:rsidR="00080988">
        <w:rPr>
          <w:rFonts w:ascii="Times New Roman" w:hAnsi="Times New Roman" w:cs="Times New Roman"/>
          <w:b/>
          <w:bCs/>
          <w:sz w:val="26"/>
          <w:szCs w:val="26"/>
        </w:rPr>
        <w:t>5</w:t>
      </w:r>
      <w:r w:rsidR="00080988" w:rsidRPr="00CA6198">
        <w:rPr>
          <w:rFonts w:ascii="Times New Roman" w:hAnsi="Times New Roman" w:cs="Times New Roman"/>
          <w:b/>
          <w:bCs/>
          <w:sz w:val="26"/>
          <w:szCs w:val="26"/>
        </w:rPr>
        <w:t xml:space="preserve"> </w:t>
      </w:r>
      <w:r>
        <w:rPr>
          <w:rFonts w:ascii="Times New Roman" w:hAnsi="Times New Roman" w:cs="Times New Roman"/>
          <w:b/>
          <w:bCs/>
          <w:sz w:val="26"/>
          <w:szCs w:val="26"/>
        </w:rPr>
        <w:tab/>
      </w:r>
    </w:p>
    <w:p w14:paraId="7246F40C" w14:textId="77777777" w:rsidR="00AF45B4" w:rsidRPr="00D95B50" w:rsidRDefault="00AF45B4" w:rsidP="006E0B56">
      <w:pPr>
        <w:pStyle w:val="Style1"/>
        <w:rPr>
          <w:sz w:val="40"/>
          <w:szCs w:val="40"/>
        </w:rPr>
      </w:pPr>
      <w:bookmarkStart w:id="0" w:name="_Toc201154306"/>
      <w:r w:rsidRPr="00D95B50">
        <w:rPr>
          <w:sz w:val="40"/>
          <w:szCs w:val="40"/>
        </w:rPr>
        <w:lastRenderedPageBreak/>
        <w:t>APPROBATION DES MAÎTRES MEMOIRES ET DU MAÎTRE DE STAGE</w:t>
      </w:r>
      <w:bookmarkEnd w:id="0"/>
    </w:p>
    <w:p w14:paraId="085D9D1A" w14:textId="77777777" w:rsidR="006C5FC0" w:rsidRDefault="006C5FC0" w:rsidP="00AF45B4">
      <w:pPr>
        <w:jc w:val="center"/>
        <w:rPr>
          <w:rFonts w:ascii="Times New Roman" w:hAnsi="Times New Roman" w:cs="Times New Roman"/>
          <w:b/>
          <w:bCs/>
          <w:sz w:val="36"/>
          <w:szCs w:val="36"/>
        </w:rPr>
      </w:pPr>
    </w:p>
    <w:p w14:paraId="5C7F99A1" w14:textId="77777777" w:rsidR="00AE0A80" w:rsidRDefault="00AE0A80" w:rsidP="00AF45B4">
      <w:pPr>
        <w:jc w:val="center"/>
        <w:rPr>
          <w:rFonts w:ascii="Times New Roman" w:hAnsi="Times New Roman" w:cs="Times New Roman"/>
          <w:b/>
          <w:bCs/>
          <w:sz w:val="36"/>
          <w:szCs w:val="36"/>
        </w:rPr>
      </w:pPr>
    </w:p>
    <w:p w14:paraId="2760F069" w14:textId="5DCE523F" w:rsidR="006C5FC0" w:rsidRPr="00C2415C" w:rsidRDefault="006C5FC0" w:rsidP="00AF45B4">
      <w:pPr>
        <w:jc w:val="center"/>
        <w:rPr>
          <w:rFonts w:ascii="Times New Roman" w:hAnsi="Times New Roman" w:cs="Times New Roman"/>
          <w:b/>
          <w:bCs/>
          <w:sz w:val="36"/>
          <w:szCs w:val="36"/>
        </w:rPr>
      </w:pPr>
      <w:r w:rsidRPr="00C2415C">
        <w:rPr>
          <w:rFonts w:ascii="Times New Roman" w:hAnsi="Times New Roman" w:cs="Times New Roman"/>
          <w:b/>
          <w:bCs/>
          <w:sz w:val="36"/>
          <w:szCs w:val="36"/>
        </w:rPr>
        <w:t>SIGNATURE</w:t>
      </w:r>
      <w:r w:rsidR="007312CD">
        <w:rPr>
          <w:rFonts w:ascii="Times New Roman" w:hAnsi="Times New Roman" w:cs="Times New Roman"/>
          <w:b/>
          <w:bCs/>
          <w:sz w:val="36"/>
          <w:szCs w:val="36"/>
        </w:rPr>
        <w:t>S</w:t>
      </w:r>
    </w:p>
    <w:p w14:paraId="7B2A4B7D" w14:textId="40DC18C9" w:rsidR="00AE0A80" w:rsidRDefault="00AE0A80" w:rsidP="00AF45B4">
      <w:pPr>
        <w:rPr>
          <w:rFonts w:ascii="Times New Roman" w:hAnsi="Times New Roman" w:cs="Times New Roman"/>
          <w:b/>
          <w:bCs/>
          <w:sz w:val="26"/>
          <w:szCs w:val="26"/>
        </w:rPr>
      </w:pPr>
    </w:p>
    <w:p w14:paraId="70A51517" w14:textId="64FACC40" w:rsidR="00AE0A80" w:rsidRDefault="00AE0A80" w:rsidP="00AF45B4">
      <w:pPr>
        <w:rPr>
          <w:rFonts w:ascii="Times New Roman" w:hAnsi="Times New Roman" w:cs="Times New Roman"/>
          <w:b/>
          <w:bCs/>
          <w:sz w:val="26"/>
          <w:szCs w:val="26"/>
        </w:rPr>
      </w:pPr>
    </w:p>
    <w:p w14:paraId="5CDCED92" w14:textId="79BFC429" w:rsidR="000C4178" w:rsidRPr="00A12642" w:rsidRDefault="00402CF5" w:rsidP="00AF45B4">
      <w:pPr>
        <w:rPr>
          <w:rFonts w:ascii="Times New Roman" w:hAnsi="Times New Roman" w:cs="Times New Roman"/>
          <w:b/>
          <w:bCs/>
          <w:sz w:val="28"/>
          <w:szCs w:val="28"/>
        </w:rPr>
      </w:pPr>
      <w:r>
        <w:rPr>
          <w:rFonts w:ascii="Times New Roman" w:hAnsi="Times New Roman" w:cs="Times New Roman"/>
          <w:b/>
          <w:bCs/>
          <w:noProof/>
          <w:sz w:val="26"/>
          <w:szCs w:val="26"/>
          <w:lang w:eastAsia="fr-FR"/>
        </w:rPr>
        <mc:AlternateContent>
          <mc:Choice Requires="wps">
            <w:drawing>
              <wp:anchor distT="0" distB="0" distL="114300" distR="114300" simplePos="0" relativeHeight="251658250" behindDoc="0" locked="0" layoutInCell="1" allowOverlap="1" wp14:anchorId="495435F6" wp14:editId="025B7088">
                <wp:simplePos x="0" y="0"/>
                <wp:positionH relativeFrom="column">
                  <wp:posOffset>-159385</wp:posOffset>
                </wp:positionH>
                <wp:positionV relativeFrom="paragraph">
                  <wp:posOffset>383721</wp:posOffset>
                </wp:positionV>
                <wp:extent cx="3243943" cy="2097315"/>
                <wp:effectExtent l="0" t="0" r="0" b="0"/>
                <wp:wrapNone/>
                <wp:docPr id="767546859" name="Zone de texte 16"/>
                <wp:cNvGraphicFramePr/>
                <a:graphic xmlns:a="http://schemas.openxmlformats.org/drawingml/2006/main">
                  <a:graphicData uri="http://schemas.microsoft.com/office/word/2010/wordprocessingShape">
                    <wps:wsp>
                      <wps:cNvSpPr txBox="1"/>
                      <wps:spPr>
                        <a:xfrm>
                          <a:off x="0" y="0"/>
                          <a:ext cx="3243943" cy="2097315"/>
                        </a:xfrm>
                        <a:prstGeom prst="rect">
                          <a:avLst/>
                        </a:prstGeom>
                        <a:solidFill>
                          <a:schemeClr val="lt1"/>
                        </a:solidFill>
                        <a:ln w="6350">
                          <a:noFill/>
                        </a:ln>
                      </wps:spPr>
                      <wps:txbx>
                        <w:txbxContent>
                          <w:p w14:paraId="20332693" w14:textId="674B34C5" w:rsidR="00020155" w:rsidRPr="00DB00C6" w:rsidRDefault="00020155" w:rsidP="00820F31">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w:t>
                            </w:r>
                            <w:r>
                              <w:rPr>
                                <w:rFonts w:ascii="Times New Roman" w:hAnsi="Times New Roman" w:cs="Times New Roman"/>
                                <w:b/>
                                <w:bCs/>
                                <w:sz w:val="28"/>
                                <w:szCs w:val="28"/>
                              </w:rPr>
                              <w:t>mémoire</w:t>
                            </w:r>
                            <w:r w:rsidRPr="00DB00C6">
                              <w:rPr>
                                <w:rFonts w:ascii="Times New Roman" w:hAnsi="Times New Roman" w:cs="Times New Roman"/>
                                <w:b/>
                                <w:bCs/>
                                <w:sz w:val="28"/>
                                <w:szCs w:val="28"/>
                              </w:rPr>
                              <w:t xml:space="preserve">  </w:t>
                            </w:r>
                          </w:p>
                          <w:p w14:paraId="655B85CE" w14:textId="77777777" w:rsidR="00020155" w:rsidRDefault="00020155" w:rsidP="00820F31"/>
                          <w:p w14:paraId="032916B7" w14:textId="77777777" w:rsidR="00020155" w:rsidRDefault="00020155" w:rsidP="00820F31"/>
                          <w:p w14:paraId="5A592D04" w14:textId="77777777" w:rsidR="00020155" w:rsidRDefault="00020155" w:rsidP="00820F31"/>
                          <w:p w14:paraId="2A20D7AF" w14:textId="77777777" w:rsidR="00020155" w:rsidRDefault="00020155" w:rsidP="00820F31">
                            <w:pPr>
                              <w:rPr>
                                <w:rFonts w:ascii="Times New Roman" w:hAnsi="Times New Roman" w:cs="Times New Roman"/>
                                <w:b/>
                                <w:bCs/>
                                <w:sz w:val="26"/>
                                <w:szCs w:val="26"/>
                              </w:rPr>
                            </w:pPr>
                          </w:p>
                          <w:p w14:paraId="246A1167" w14:textId="77777777" w:rsidR="00020155" w:rsidRDefault="00020155" w:rsidP="00820F31">
                            <w:pPr>
                              <w:rPr>
                                <w:rFonts w:ascii="Times New Roman" w:hAnsi="Times New Roman" w:cs="Times New Roman"/>
                                <w:b/>
                                <w:bCs/>
                                <w:sz w:val="26"/>
                                <w:szCs w:val="26"/>
                              </w:rPr>
                            </w:pPr>
                            <w:r w:rsidRPr="00A12642">
                              <w:rPr>
                                <w:rFonts w:ascii="Times New Roman" w:hAnsi="Times New Roman" w:cs="Times New Roman"/>
                                <w:b/>
                                <w:bCs/>
                                <w:sz w:val="28"/>
                                <w:szCs w:val="28"/>
                              </w:rPr>
                              <w:t>M. da Eleison MATHA SANT’ANNA</w:t>
                            </w:r>
                            <w:r>
                              <w:rPr>
                                <w:rFonts w:ascii="Times New Roman" w:hAnsi="Times New Roman" w:cs="Times New Roman"/>
                                <w:b/>
                                <w:bCs/>
                                <w:sz w:val="26"/>
                                <w:szCs w:val="26"/>
                              </w:rPr>
                              <w:tab/>
                            </w:r>
                          </w:p>
                          <w:p w14:paraId="009EAA71" w14:textId="77777777" w:rsidR="00020155" w:rsidRPr="00820F31" w:rsidRDefault="00020155" w:rsidP="00820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5435F6" id="_x0000_t202" coordsize="21600,21600" o:spt="202" path="m,l,21600r21600,l21600,xe">
                <v:stroke joinstyle="miter"/>
                <v:path gradientshapeok="t" o:connecttype="rect"/>
              </v:shapetype>
              <v:shape id="Zone de texte 16" o:spid="_x0000_s1027" type="#_x0000_t202" style="position:absolute;margin-left:-12.55pt;margin-top:30.2pt;width:255.45pt;height:165.1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" fillcolor="white [3201]" stroked="f" strokeweight=".5pt">
                <v:textbox>
                  <w:txbxContent>
                    <w:p w14:paraId="20332693" w14:textId="674B34C5" w:rsidR="00020155" w:rsidRPr="00DB00C6" w:rsidRDefault="00020155" w:rsidP="00820F31">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w:t>
                      </w:r>
                      <w:r>
                        <w:rPr>
                          <w:rFonts w:ascii="Times New Roman" w:hAnsi="Times New Roman" w:cs="Times New Roman"/>
                          <w:b/>
                          <w:bCs/>
                          <w:sz w:val="28"/>
                          <w:szCs w:val="28"/>
                        </w:rPr>
                        <w:t>mémoire</w:t>
                      </w:r>
                      <w:r w:rsidRPr="00DB00C6">
                        <w:rPr>
                          <w:rFonts w:ascii="Times New Roman" w:hAnsi="Times New Roman" w:cs="Times New Roman"/>
                          <w:b/>
                          <w:bCs/>
                          <w:sz w:val="28"/>
                          <w:szCs w:val="28"/>
                        </w:rPr>
                        <w:t xml:space="preserve">  </w:t>
                      </w:r>
                    </w:p>
                    <w:p w14:paraId="655B85CE" w14:textId="77777777" w:rsidR="00020155" w:rsidRDefault="00020155" w:rsidP="00820F31"/>
                    <w:p w14:paraId="032916B7" w14:textId="77777777" w:rsidR="00020155" w:rsidRDefault="00020155" w:rsidP="00820F31"/>
                    <w:p w14:paraId="5A592D04" w14:textId="77777777" w:rsidR="00020155" w:rsidRDefault="00020155" w:rsidP="00820F31"/>
                    <w:p w14:paraId="2A20D7AF" w14:textId="77777777" w:rsidR="00020155" w:rsidRDefault="00020155" w:rsidP="00820F31">
                      <w:pPr>
                        <w:rPr>
                          <w:rFonts w:ascii="Times New Roman" w:hAnsi="Times New Roman" w:cs="Times New Roman"/>
                          <w:b/>
                          <w:bCs/>
                          <w:sz w:val="26"/>
                          <w:szCs w:val="26"/>
                        </w:rPr>
                      </w:pPr>
                    </w:p>
                    <w:p w14:paraId="246A1167" w14:textId="77777777" w:rsidR="00020155" w:rsidRDefault="00020155" w:rsidP="00820F31">
                      <w:pPr>
                        <w:rPr>
                          <w:rFonts w:ascii="Times New Roman" w:hAnsi="Times New Roman" w:cs="Times New Roman"/>
                          <w:b/>
                          <w:bCs/>
                          <w:sz w:val="26"/>
                          <w:szCs w:val="26"/>
                        </w:rPr>
                      </w:pPr>
                      <w:r w:rsidRPr="00A12642">
                        <w:rPr>
                          <w:rFonts w:ascii="Times New Roman" w:hAnsi="Times New Roman" w:cs="Times New Roman"/>
                          <w:b/>
                          <w:bCs/>
                          <w:sz w:val="28"/>
                          <w:szCs w:val="28"/>
                        </w:rPr>
                        <w:t>M. da Eleison MATHA SANT’ANNA</w:t>
                      </w:r>
                      <w:r>
                        <w:rPr>
                          <w:rFonts w:ascii="Times New Roman" w:hAnsi="Times New Roman" w:cs="Times New Roman"/>
                          <w:b/>
                          <w:bCs/>
                          <w:sz w:val="26"/>
                          <w:szCs w:val="26"/>
                        </w:rPr>
                        <w:tab/>
                      </w:r>
                    </w:p>
                    <w:p w14:paraId="009EAA71" w14:textId="77777777" w:rsidR="00020155" w:rsidRPr="00820F31" w:rsidRDefault="00020155" w:rsidP="00820F31"/>
                  </w:txbxContent>
                </v:textbox>
              </v:shape>
            </w:pict>
          </mc:Fallback>
        </mc:AlternateContent>
      </w:r>
    </w:p>
    <w:p w14:paraId="0AF06E2B" w14:textId="4CD55D24" w:rsidR="00AE0A80" w:rsidRPr="00A12642" w:rsidRDefault="00DA4428" w:rsidP="00AF45B4">
      <w:pPr>
        <w:rPr>
          <w:rFonts w:ascii="Times New Roman" w:hAnsi="Times New Roman" w:cs="Times New Roman"/>
          <w:b/>
          <w:bCs/>
          <w:sz w:val="28"/>
          <w:szCs w:val="28"/>
        </w:rPr>
      </w:pPr>
      <w:r>
        <w:rPr>
          <w:rFonts w:ascii="Times New Roman" w:hAnsi="Times New Roman" w:cs="Times New Roman"/>
          <w:b/>
          <w:bCs/>
          <w:noProof/>
          <w:sz w:val="26"/>
          <w:szCs w:val="26"/>
          <w:lang w:eastAsia="fr-FR"/>
        </w:rPr>
        <mc:AlternateContent>
          <mc:Choice Requires="wps">
            <w:drawing>
              <wp:anchor distT="0" distB="0" distL="114300" distR="114300" simplePos="0" relativeHeight="251658249" behindDoc="0" locked="0" layoutInCell="1" allowOverlap="1" wp14:anchorId="24E263D5" wp14:editId="7F1C9C11">
                <wp:simplePos x="0" y="0"/>
                <wp:positionH relativeFrom="column">
                  <wp:posOffset>4121422</wp:posOffset>
                </wp:positionH>
                <wp:positionV relativeFrom="paragraph">
                  <wp:posOffset>32203</wp:posOffset>
                </wp:positionV>
                <wp:extent cx="2336800" cy="2097315"/>
                <wp:effectExtent l="0" t="0" r="6350" b="0"/>
                <wp:wrapNone/>
                <wp:docPr id="1652518555" name="Zone de texte 16"/>
                <wp:cNvGraphicFramePr/>
                <a:graphic xmlns:a="http://schemas.openxmlformats.org/drawingml/2006/main">
                  <a:graphicData uri="http://schemas.microsoft.com/office/word/2010/wordprocessingShape">
                    <wps:wsp>
                      <wps:cNvSpPr txBox="1"/>
                      <wps:spPr>
                        <a:xfrm>
                          <a:off x="0" y="0"/>
                          <a:ext cx="2336800" cy="2097315"/>
                        </a:xfrm>
                        <a:prstGeom prst="rect">
                          <a:avLst/>
                        </a:prstGeom>
                        <a:solidFill>
                          <a:schemeClr val="lt1"/>
                        </a:solidFill>
                        <a:ln w="6350">
                          <a:noFill/>
                        </a:ln>
                      </wps:spPr>
                      <wps:txbx>
                        <w:txbxContent>
                          <w:p w14:paraId="07A16708" w14:textId="4B3467D2" w:rsidR="00020155" w:rsidRPr="00DB00C6" w:rsidRDefault="00020155">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stage  </w:t>
                            </w:r>
                          </w:p>
                          <w:p w14:paraId="7A80D957" w14:textId="77777777" w:rsidR="00020155" w:rsidRDefault="00020155"/>
                          <w:p w14:paraId="082E1353" w14:textId="77777777" w:rsidR="00020155" w:rsidRDefault="00020155"/>
                          <w:p w14:paraId="4D5EA0A2" w14:textId="77777777" w:rsidR="00020155" w:rsidRDefault="00020155"/>
                          <w:p w14:paraId="3AACBEBD" w14:textId="77777777" w:rsidR="00020155" w:rsidRDefault="00020155">
                            <w:pPr>
                              <w:rPr>
                                <w:rFonts w:ascii="Times New Roman" w:hAnsi="Times New Roman" w:cs="Times New Roman"/>
                                <w:b/>
                                <w:bCs/>
                                <w:sz w:val="26"/>
                                <w:szCs w:val="26"/>
                              </w:rPr>
                            </w:pPr>
                          </w:p>
                          <w:p w14:paraId="7479875C" w14:textId="3007EA1A" w:rsidR="00020155" w:rsidRDefault="00020155">
                            <w:r>
                              <w:rPr>
                                <w:rFonts w:ascii="Times New Roman" w:hAnsi="Times New Roman" w:cs="Times New Roman"/>
                                <w:b/>
                                <w:bCs/>
                                <w:sz w:val="26"/>
                                <w:szCs w:val="26"/>
                              </w:rPr>
                              <w:t>M. Verbeck DEGBESSE</w:t>
                            </w:r>
                          </w:p>
                          <w:p w14:paraId="517B7F14" w14:textId="77777777" w:rsidR="00020155" w:rsidRPr="00302BB2" w:rsidRDefault="00020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63D5" id="_x0000_s1028" type="#_x0000_t202" style="position:absolute;margin-left:324.5pt;margin-top:2.55pt;width:184pt;height:165.1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" fillcolor="white [3201]" stroked="f" strokeweight=".5pt">
                <v:textbox>
                  <w:txbxContent>
                    <w:p w14:paraId="07A16708" w14:textId="4B3467D2" w:rsidR="00020155" w:rsidRPr="00DB00C6" w:rsidRDefault="00020155">
                      <w:pPr>
                        <w:rPr>
                          <w:rFonts w:ascii="Times New Roman" w:hAnsi="Times New Roman" w:cs="Times New Roman"/>
                          <w:b/>
                          <w:bCs/>
                          <w:sz w:val="28"/>
                          <w:szCs w:val="28"/>
                        </w:rPr>
                      </w:pPr>
                      <w:r w:rsidRPr="00DB00C6">
                        <w:rPr>
                          <w:rFonts w:ascii="Times New Roman" w:hAnsi="Times New Roman" w:cs="Times New Roman"/>
                          <w:b/>
                          <w:bCs/>
                          <w:sz w:val="28"/>
                          <w:szCs w:val="28"/>
                        </w:rPr>
                        <w:t xml:space="preserve">Maître de stage  </w:t>
                      </w:r>
                    </w:p>
                    <w:p w14:paraId="7A80D957" w14:textId="77777777" w:rsidR="00020155" w:rsidRDefault="00020155"/>
                    <w:p w14:paraId="082E1353" w14:textId="77777777" w:rsidR="00020155" w:rsidRDefault="00020155"/>
                    <w:p w14:paraId="4D5EA0A2" w14:textId="77777777" w:rsidR="00020155" w:rsidRDefault="00020155"/>
                    <w:p w14:paraId="3AACBEBD" w14:textId="77777777" w:rsidR="00020155" w:rsidRDefault="00020155">
                      <w:pPr>
                        <w:rPr>
                          <w:rFonts w:ascii="Times New Roman" w:hAnsi="Times New Roman" w:cs="Times New Roman"/>
                          <w:b/>
                          <w:bCs/>
                          <w:sz w:val="26"/>
                          <w:szCs w:val="26"/>
                        </w:rPr>
                      </w:pPr>
                    </w:p>
                    <w:p w14:paraId="7479875C" w14:textId="3007EA1A" w:rsidR="00020155" w:rsidRDefault="00020155">
                      <w:r>
                        <w:rPr>
                          <w:rFonts w:ascii="Times New Roman" w:hAnsi="Times New Roman" w:cs="Times New Roman"/>
                          <w:b/>
                          <w:bCs/>
                          <w:sz w:val="26"/>
                          <w:szCs w:val="26"/>
                        </w:rPr>
                        <w:t>M. Verbeck DEGBESSE</w:t>
                      </w:r>
                    </w:p>
                    <w:p w14:paraId="517B7F14" w14:textId="77777777" w:rsidR="00020155" w:rsidRPr="00302BB2" w:rsidRDefault="00020155"/>
                  </w:txbxContent>
                </v:textbox>
              </v:shape>
            </w:pict>
          </mc:Fallback>
        </mc:AlternateContent>
      </w:r>
    </w:p>
    <w:p w14:paraId="0C892712" w14:textId="6B9647BA" w:rsidR="00A12642" w:rsidRPr="00A12642" w:rsidRDefault="00A12642" w:rsidP="00AF45B4">
      <w:pPr>
        <w:rPr>
          <w:rFonts w:ascii="Times New Roman" w:hAnsi="Times New Roman" w:cs="Times New Roman"/>
          <w:b/>
          <w:bCs/>
          <w:sz w:val="28"/>
          <w:szCs w:val="28"/>
        </w:rPr>
      </w:pPr>
    </w:p>
    <w:p w14:paraId="3129E486" w14:textId="77777777" w:rsidR="00E23883" w:rsidRDefault="00E23883" w:rsidP="00AF45B4">
      <w:pPr>
        <w:rPr>
          <w:rFonts w:ascii="Times New Roman" w:hAnsi="Times New Roman" w:cs="Times New Roman"/>
          <w:b/>
          <w:bCs/>
          <w:sz w:val="28"/>
          <w:szCs w:val="28"/>
        </w:rPr>
      </w:pPr>
    </w:p>
    <w:p w14:paraId="51C46B64" w14:textId="77777777" w:rsidR="000C4178" w:rsidRDefault="000C4178" w:rsidP="00AF45B4">
      <w:pPr>
        <w:rPr>
          <w:rFonts w:ascii="Times New Roman" w:hAnsi="Times New Roman" w:cs="Times New Roman"/>
          <w:b/>
          <w:bCs/>
          <w:sz w:val="26"/>
          <w:szCs w:val="26"/>
        </w:rPr>
      </w:pPr>
    </w:p>
    <w:p w14:paraId="18CC35E8" w14:textId="77777777" w:rsidR="000C4178" w:rsidRPr="00AF45B4" w:rsidRDefault="000C4178" w:rsidP="00AF45B4">
      <w:pPr>
        <w:rPr>
          <w:rFonts w:ascii="Times New Roman" w:hAnsi="Times New Roman" w:cs="Times New Roman"/>
          <w:b/>
          <w:bCs/>
          <w:sz w:val="26"/>
          <w:szCs w:val="26"/>
        </w:rPr>
      </w:pPr>
    </w:p>
    <w:p w14:paraId="3DB74518" w14:textId="77777777" w:rsidR="002375B9" w:rsidRDefault="002375B9" w:rsidP="00B63C4C">
      <w:pPr>
        <w:jc w:val="center"/>
        <w:rPr>
          <w:rFonts w:ascii="Times New Roman" w:hAnsi="Times New Roman" w:cs="Times New Roman"/>
          <w:sz w:val="26"/>
          <w:szCs w:val="26"/>
        </w:rPr>
      </w:pPr>
    </w:p>
    <w:p w14:paraId="4FA4321A" w14:textId="77777777" w:rsidR="00A50380" w:rsidRDefault="00A50380">
      <w:pPr>
        <w:rPr>
          <w:rFonts w:ascii="Times New Roman" w:hAnsi="Times New Roman" w:cs="Times New Roman"/>
          <w:sz w:val="26"/>
          <w:szCs w:val="26"/>
        </w:rPr>
        <w:sectPr w:rsidR="00A50380" w:rsidSect="006D06EC">
          <w:headerReference w:type="default" r:id="rId13"/>
          <w:footerReference w:type="default" r:id="rId14"/>
          <w:headerReference w:type="first" r:id="rId15"/>
          <w:footerReference w:type="first" r:id="rId16"/>
          <w:pgSz w:w="11906" w:h="16838"/>
          <w:pgMar w:top="1417" w:right="1417" w:bottom="1417" w:left="1417" w:header="709" w:footer="708" w:gutter="0"/>
          <w:pgNumType w:fmt="lowerRoman" w:start="1"/>
          <w:cols w:space="708"/>
          <w:titlePg/>
          <w:docGrid w:linePitch="360"/>
        </w:sectPr>
      </w:pPr>
    </w:p>
    <w:p w14:paraId="28F9BBFE" w14:textId="1EEEF045" w:rsidR="00173A66" w:rsidRDefault="002375B9" w:rsidP="006E0B56">
      <w:pPr>
        <w:pStyle w:val="Style1"/>
      </w:pPr>
      <w:r>
        <w:lastRenderedPageBreak/>
        <w:br w:type="page"/>
      </w:r>
      <w:bookmarkStart w:id="1" w:name="_Toc201154307"/>
      <w:r w:rsidR="00EB143E" w:rsidRPr="00C32BCB">
        <w:rPr>
          <w:sz w:val="40"/>
          <w:szCs w:val="40"/>
        </w:rPr>
        <w:lastRenderedPageBreak/>
        <w:t>DEDICACES</w:t>
      </w:r>
      <w:bookmarkEnd w:id="1"/>
    </w:p>
    <w:p w14:paraId="52AF184F" w14:textId="77777777" w:rsidR="00A91C7C" w:rsidRDefault="00A91C7C" w:rsidP="00173A66">
      <w:pPr>
        <w:jc w:val="center"/>
        <w:rPr>
          <w:rFonts w:ascii="Times New Roman" w:hAnsi="Times New Roman" w:cs="Times New Roman"/>
          <w:sz w:val="26"/>
          <w:szCs w:val="26"/>
        </w:rPr>
      </w:pPr>
    </w:p>
    <w:p w14:paraId="316E085A" w14:textId="13738B2E" w:rsidR="00A91C7C" w:rsidRPr="00A91C7C" w:rsidRDefault="00A91C7C" w:rsidP="00173A66">
      <w:pPr>
        <w:jc w:val="center"/>
        <w:rPr>
          <w:rFonts w:ascii="Times New Roman" w:hAnsi="Times New Roman" w:cs="Times New Roman"/>
          <w:sz w:val="26"/>
          <w:szCs w:val="26"/>
        </w:rPr>
      </w:pPr>
      <w:r w:rsidRPr="00A91C7C">
        <w:rPr>
          <w:rFonts w:ascii="Times New Roman" w:hAnsi="Times New Roman" w:cs="Times New Roman"/>
          <w:sz w:val="26"/>
          <w:szCs w:val="26"/>
        </w:rPr>
        <w:t>Besilia AHOMAGNON</w:t>
      </w:r>
    </w:p>
    <w:p w14:paraId="0FADC4E3" w14:textId="5195A479" w:rsidR="00173A66" w:rsidRPr="00173A66" w:rsidRDefault="008C3604" w:rsidP="00173A66">
      <w:pPr>
        <w:rPr>
          <w:rFonts w:ascii="Times New Roman" w:hAnsi="Times New Roman" w:cs="Times New Roman"/>
          <w:sz w:val="26"/>
          <w:szCs w:val="26"/>
        </w:rPr>
      </w:pPr>
      <w:r>
        <w:rPr>
          <w:rFonts w:ascii="Times New Roman" w:hAnsi="Times New Roman" w:cs="Times New Roman"/>
          <w:sz w:val="26"/>
          <w:szCs w:val="26"/>
        </w:rPr>
        <w:t>Je</w:t>
      </w:r>
      <w:r w:rsidR="00173A66" w:rsidRPr="00173A66">
        <w:rPr>
          <w:rFonts w:ascii="Times New Roman" w:hAnsi="Times New Roman" w:cs="Times New Roman"/>
          <w:sz w:val="26"/>
          <w:szCs w:val="26"/>
        </w:rPr>
        <w:t xml:space="preserve"> dédi</w:t>
      </w:r>
      <w:r>
        <w:rPr>
          <w:rFonts w:ascii="Times New Roman" w:hAnsi="Times New Roman" w:cs="Times New Roman"/>
          <w:sz w:val="26"/>
          <w:szCs w:val="26"/>
        </w:rPr>
        <w:t>e</w:t>
      </w:r>
      <w:r w:rsidR="00173A66" w:rsidRPr="00173A66">
        <w:rPr>
          <w:rFonts w:ascii="Times New Roman" w:hAnsi="Times New Roman" w:cs="Times New Roman"/>
          <w:sz w:val="26"/>
          <w:szCs w:val="26"/>
        </w:rPr>
        <w:t xml:space="preserve"> ce mémoire à </w:t>
      </w:r>
      <w:r>
        <w:rPr>
          <w:rFonts w:ascii="Times New Roman" w:hAnsi="Times New Roman" w:cs="Times New Roman"/>
          <w:sz w:val="26"/>
          <w:szCs w:val="26"/>
        </w:rPr>
        <w:t>mon</w:t>
      </w:r>
      <w:r w:rsidR="00173A66" w:rsidRPr="00173A66">
        <w:rPr>
          <w:rFonts w:ascii="Times New Roman" w:hAnsi="Times New Roman" w:cs="Times New Roman"/>
          <w:sz w:val="26"/>
          <w:szCs w:val="26"/>
        </w:rPr>
        <w:t xml:space="preserve"> p</w:t>
      </w:r>
      <w:r w:rsidR="00F7060F">
        <w:rPr>
          <w:rFonts w:ascii="Times New Roman" w:hAnsi="Times New Roman" w:cs="Times New Roman"/>
          <w:sz w:val="26"/>
          <w:szCs w:val="26"/>
        </w:rPr>
        <w:t>ère et ma mère</w:t>
      </w:r>
      <w:r w:rsidR="00173A66" w:rsidRPr="00173A66">
        <w:rPr>
          <w:rFonts w:ascii="Times New Roman" w:hAnsi="Times New Roman" w:cs="Times New Roman"/>
          <w:sz w:val="26"/>
          <w:szCs w:val="26"/>
        </w:rPr>
        <w:t xml:space="preserve">, </w:t>
      </w:r>
    </w:p>
    <w:p w14:paraId="13CCC6EA" w14:textId="77777777" w:rsidR="005B7DD9" w:rsidRDefault="005B7DD9" w:rsidP="00173A66">
      <w:pPr>
        <w:rPr>
          <w:rFonts w:ascii="Times New Roman" w:hAnsi="Times New Roman" w:cs="Times New Roman"/>
          <w:sz w:val="26"/>
          <w:szCs w:val="26"/>
        </w:rPr>
      </w:pPr>
    </w:p>
    <w:p w14:paraId="05144168" w14:textId="77777777" w:rsidR="005B7DD9" w:rsidRDefault="005B7DD9" w:rsidP="00173A66">
      <w:pPr>
        <w:rPr>
          <w:rFonts w:ascii="Times New Roman" w:hAnsi="Times New Roman" w:cs="Times New Roman"/>
          <w:sz w:val="26"/>
          <w:szCs w:val="26"/>
        </w:rPr>
      </w:pPr>
    </w:p>
    <w:p w14:paraId="57826ABD" w14:textId="6F27AAA8" w:rsidR="005B7DD9" w:rsidRPr="00A91C7C" w:rsidRDefault="005B7DD9" w:rsidP="005B7DD9">
      <w:pPr>
        <w:jc w:val="center"/>
        <w:rPr>
          <w:rFonts w:ascii="Times New Roman" w:hAnsi="Times New Roman" w:cs="Times New Roman"/>
          <w:sz w:val="26"/>
          <w:szCs w:val="26"/>
        </w:rPr>
      </w:pPr>
      <w:r>
        <w:rPr>
          <w:rFonts w:ascii="Times New Roman" w:hAnsi="Times New Roman" w:cs="Times New Roman"/>
          <w:sz w:val="26"/>
          <w:szCs w:val="26"/>
        </w:rPr>
        <w:t>Léa</w:t>
      </w:r>
      <w:r w:rsidRPr="00A91C7C">
        <w:rPr>
          <w:rFonts w:ascii="Times New Roman" w:hAnsi="Times New Roman" w:cs="Times New Roman"/>
          <w:sz w:val="26"/>
          <w:szCs w:val="26"/>
        </w:rPr>
        <w:t xml:space="preserve"> </w:t>
      </w:r>
      <w:r>
        <w:rPr>
          <w:rFonts w:ascii="Times New Roman" w:hAnsi="Times New Roman" w:cs="Times New Roman"/>
          <w:sz w:val="26"/>
          <w:szCs w:val="26"/>
        </w:rPr>
        <w:t>AKOSSETAN</w:t>
      </w:r>
    </w:p>
    <w:p w14:paraId="39A8EDF1" w14:textId="77777777" w:rsidR="00F7060F" w:rsidRPr="00173A66" w:rsidRDefault="00F7060F" w:rsidP="00F7060F">
      <w:pPr>
        <w:rPr>
          <w:rFonts w:ascii="Times New Roman" w:hAnsi="Times New Roman" w:cs="Times New Roman"/>
          <w:sz w:val="26"/>
          <w:szCs w:val="26"/>
        </w:rPr>
      </w:pPr>
      <w:r>
        <w:rPr>
          <w:rFonts w:ascii="Times New Roman" w:hAnsi="Times New Roman" w:cs="Times New Roman"/>
          <w:sz w:val="26"/>
          <w:szCs w:val="26"/>
        </w:rPr>
        <w:t>Je</w:t>
      </w:r>
      <w:r w:rsidRPr="00173A66">
        <w:rPr>
          <w:rFonts w:ascii="Times New Roman" w:hAnsi="Times New Roman" w:cs="Times New Roman"/>
          <w:sz w:val="26"/>
          <w:szCs w:val="26"/>
        </w:rPr>
        <w:t xml:space="preserve"> dédi</w:t>
      </w:r>
      <w:r>
        <w:rPr>
          <w:rFonts w:ascii="Times New Roman" w:hAnsi="Times New Roman" w:cs="Times New Roman"/>
          <w:sz w:val="26"/>
          <w:szCs w:val="26"/>
        </w:rPr>
        <w:t>e</w:t>
      </w:r>
      <w:r w:rsidRPr="00173A66">
        <w:rPr>
          <w:rFonts w:ascii="Times New Roman" w:hAnsi="Times New Roman" w:cs="Times New Roman"/>
          <w:sz w:val="26"/>
          <w:szCs w:val="26"/>
        </w:rPr>
        <w:t xml:space="preserve"> ce mémoire à </w:t>
      </w:r>
      <w:r>
        <w:rPr>
          <w:rFonts w:ascii="Times New Roman" w:hAnsi="Times New Roman" w:cs="Times New Roman"/>
          <w:sz w:val="26"/>
          <w:szCs w:val="26"/>
        </w:rPr>
        <w:t>mon</w:t>
      </w:r>
      <w:r w:rsidRPr="00173A66">
        <w:rPr>
          <w:rFonts w:ascii="Times New Roman" w:hAnsi="Times New Roman" w:cs="Times New Roman"/>
          <w:sz w:val="26"/>
          <w:szCs w:val="26"/>
        </w:rPr>
        <w:t xml:space="preserve"> p</w:t>
      </w:r>
      <w:r>
        <w:rPr>
          <w:rFonts w:ascii="Times New Roman" w:hAnsi="Times New Roman" w:cs="Times New Roman"/>
          <w:sz w:val="26"/>
          <w:szCs w:val="26"/>
        </w:rPr>
        <w:t>ère et ma mère</w:t>
      </w:r>
      <w:r w:rsidRPr="00173A66">
        <w:rPr>
          <w:rFonts w:ascii="Times New Roman" w:hAnsi="Times New Roman" w:cs="Times New Roman"/>
          <w:sz w:val="26"/>
          <w:szCs w:val="26"/>
        </w:rPr>
        <w:t xml:space="preserve">, </w:t>
      </w:r>
    </w:p>
    <w:p w14:paraId="6AD06368" w14:textId="77777777" w:rsidR="005B7DD9" w:rsidRDefault="005B7DD9" w:rsidP="00173A66">
      <w:pPr>
        <w:rPr>
          <w:rFonts w:ascii="Times New Roman" w:hAnsi="Times New Roman" w:cs="Times New Roman"/>
          <w:sz w:val="26"/>
          <w:szCs w:val="26"/>
        </w:rPr>
      </w:pPr>
    </w:p>
    <w:p w14:paraId="57D81A48" w14:textId="77777777" w:rsidR="00CD46F5" w:rsidRDefault="00CD46F5">
      <w:pPr>
        <w:rPr>
          <w:rFonts w:ascii="Times New Roman" w:hAnsi="Times New Roman" w:cs="Times New Roman"/>
          <w:sz w:val="26"/>
          <w:szCs w:val="26"/>
        </w:rPr>
      </w:pPr>
      <w:r>
        <w:rPr>
          <w:rFonts w:ascii="Times New Roman" w:hAnsi="Times New Roman" w:cs="Times New Roman"/>
          <w:sz w:val="26"/>
          <w:szCs w:val="26"/>
        </w:rPr>
        <w:br w:type="page"/>
      </w:r>
    </w:p>
    <w:p w14:paraId="2B655909" w14:textId="77777777" w:rsidR="00FF2DE3" w:rsidRPr="00D157E8" w:rsidRDefault="00D02443" w:rsidP="00EA0A83">
      <w:pPr>
        <w:pStyle w:val="Style6"/>
      </w:pPr>
      <w:bookmarkStart w:id="2" w:name="_Toc201154308"/>
      <w:r w:rsidRPr="00C32BCB">
        <w:lastRenderedPageBreak/>
        <w:t>REMERCIEMENTS</w:t>
      </w:r>
      <w:bookmarkEnd w:id="2"/>
      <w:r w:rsidRPr="00D157E8">
        <w:t xml:space="preserve"> </w:t>
      </w:r>
    </w:p>
    <w:p w14:paraId="5EC1462D" w14:textId="261D1E60" w:rsidR="00BE477E" w:rsidRDefault="00BE477E" w:rsidP="00F2337A">
      <w:pPr>
        <w:spacing w:line="360" w:lineRule="auto"/>
        <w:ind w:firstLine="720"/>
        <w:jc w:val="both"/>
        <w:rPr>
          <w:rFonts w:ascii="Times New Roman" w:hAnsi="Times New Roman" w:cs="Times New Roman"/>
          <w:sz w:val="26"/>
          <w:szCs w:val="26"/>
        </w:rPr>
      </w:pPr>
      <w:r w:rsidRPr="00BE477E">
        <w:rPr>
          <w:rFonts w:ascii="Times New Roman" w:hAnsi="Times New Roman" w:cs="Times New Roman"/>
          <w:sz w:val="26"/>
          <w:szCs w:val="26"/>
        </w:rPr>
        <w:t xml:space="preserve">Nous rendons grâce à Dieu, le Tout-Puissant, </w:t>
      </w:r>
      <w:r w:rsidR="00372D85">
        <w:rPr>
          <w:rFonts w:ascii="Times New Roman" w:hAnsi="Times New Roman" w:cs="Times New Roman"/>
          <w:sz w:val="26"/>
          <w:szCs w:val="26"/>
        </w:rPr>
        <w:t xml:space="preserve">de </w:t>
      </w:r>
      <w:r w:rsidRPr="00BE477E">
        <w:rPr>
          <w:rFonts w:ascii="Times New Roman" w:hAnsi="Times New Roman" w:cs="Times New Roman"/>
          <w:sz w:val="26"/>
          <w:szCs w:val="26"/>
        </w:rPr>
        <w:t>nous a</w:t>
      </w:r>
      <w:r w:rsidR="00372D85">
        <w:rPr>
          <w:rFonts w:ascii="Times New Roman" w:hAnsi="Times New Roman" w:cs="Times New Roman"/>
          <w:sz w:val="26"/>
          <w:szCs w:val="26"/>
        </w:rPr>
        <w:t>voir</w:t>
      </w:r>
      <w:r w:rsidRPr="00BE477E">
        <w:rPr>
          <w:rFonts w:ascii="Times New Roman" w:hAnsi="Times New Roman" w:cs="Times New Roman"/>
          <w:sz w:val="26"/>
          <w:szCs w:val="26"/>
        </w:rPr>
        <w:t xml:space="preserve"> accordé la vie, la lucidité, la sagesse et les facultés intellectuelles nécessaires à l’accomplissement de ce projet de fin d’études</w:t>
      </w:r>
      <w:r w:rsidR="00925033">
        <w:rPr>
          <w:rFonts w:ascii="Times New Roman" w:hAnsi="Times New Roman" w:cs="Times New Roman"/>
          <w:sz w:val="26"/>
          <w:szCs w:val="26"/>
        </w:rPr>
        <w:t>, a</w:t>
      </w:r>
      <w:r w:rsidR="00C2779D">
        <w:rPr>
          <w:rFonts w:ascii="Times New Roman" w:hAnsi="Times New Roman" w:cs="Times New Roman"/>
          <w:sz w:val="26"/>
          <w:szCs w:val="26"/>
        </w:rPr>
        <w:t>insi que d’avoir permis le bon d</w:t>
      </w:r>
      <w:r w:rsidR="001C09F8">
        <w:rPr>
          <w:rFonts w:ascii="Times New Roman" w:hAnsi="Times New Roman" w:cs="Times New Roman"/>
          <w:sz w:val="26"/>
          <w:szCs w:val="26"/>
        </w:rPr>
        <w:t>éroulement de ce processus.</w:t>
      </w:r>
    </w:p>
    <w:p w14:paraId="65A28172" w14:textId="77777777" w:rsidR="00277A3B" w:rsidRDefault="00BE477E" w:rsidP="00F2337A">
      <w:pPr>
        <w:spacing w:line="360" w:lineRule="auto"/>
        <w:ind w:firstLine="720"/>
        <w:jc w:val="both"/>
        <w:rPr>
          <w:rFonts w:ascii="Times New Roman" w:hAnsi="Times New Roman" w:cs="Times New Roman"/>
          <w:sz w:val="26"/>
          <w:szCs w:val="26"/>
        </w:rPr>
      </w:pPr>
      <w:r w:rsidRPr="00BE477E">
        <w:rPr>
          <w:rFonts w:ascii="Times New Roman" w:hAnsi="Times New Roman" w:cs="Times New Roman"/>
          <w:sz w:val="26"/>
          <w:szCs w:val="26"/>
        </w:rPr>
        <w:t>Nous exprimons également notre profonde gratitude à toutes les personnes qui, de près ou de loin, ont contribué à la réalisation de ce travail.</w:t>
      </w:r>
    </w:p>
    <w:p w14:paraId="21BFC434" w14:textId="4E558090" w:rsidR="00D45897" w:rsidRDefault="008C3378" w:rsidP="00F2337A">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Nous expri</w:t>
      </w:r>
      <w:r w:rsidR="00AA77C1">
        <w:rPr>
          <w:rFonts w:ascii="Times New Roman" w:hAnsi="Times New Roman" w:cs="Times New Roman"/>
          <w:sz w:val="26"/>
          <w:szCs w:val="26"/>
        </w:rPr>
        <w:t>mons notre gratitude envers</w:t>
      </w:r>
      <w:r w:rsidR="00277A3B">
        <w:rPr>
          <w:rFonts w:ascii="Times New Roman" w:hAnsi="Times New Roman" w:cs="Times New Roman"/>
          <w:sz w:val="26"/>
          <w:szCs w:val="26"/>
        </w:rPr>
        <w:t xml:space="preserve"> notre encadreur </w:t>
      </w:r>
      <w:r w:rsidR="00277A3B" w:rsidRPr="00467494">
        <w:rPr>
          <w:rFonts w:ascii="Times New Roman" w:hAnsi="Times New Roman" w:cs="Times New Roman"/>
          <w:sz w:val="28"/>
          <w:szCs w:val="28"/>
        </w:rPr>
        <w:t xml:space="preserve">M. </w:t>
      </w:r>
      <w:r w:rsidR="00DA7B0F" w:rsidRPr="00467494">
        <w:rPr>
          <w:rFonts w:ascii="Times New Roman" w:hAnsi="Times New Roman" w:cs="Times New Roman"/>
          <w:sz w:val="28"/>
          <w:szCs w:val="28"/>
        </w:rPr>
        <w:t xml:space="preserve">Eleison </w:t>
      </w:r>
      <w:r w:rsidR="00277A3B" w:rsidRPr="00467494">
        <w:rPr>
          <w:rFonts w:ascii="Times New Roman" w:hAnsi="Times New Roman" w:cs="Times New Roman"/>
          <w:sz w:val="28"/>
          <w:szCs w:val="28"/>
        </w:rPr>
        <w:t>da MATHA SANT’ANNA</w:t>
      </w:r>
      <w:r w:rsidR="00277A3B">
        <w:rPr>
          <w:rFonts w:ascii="Times New Roman" w:hAnsi="Times New Roman" w:cs="Times New Roman"/>
          <w:sz w:val="28"/>
          <w:szCs w:val="28"/>
        </w:rPr>
        <w:t>,</w:t>
      </w:r>
      <w:r w:rsidR="00277A3B" w:rsidRPr="00ED5FDB">
        <w:rPr>
          <w:rFonts w:ascii="Times New Roman" w:hAnsi="Times New Roman" w:cs="Times New Roman"/>
          <w:sz w:val="26"/>
          <w:szCs w:val="26"/>
        </w:rPr>
        <w:t xml:space="preserve"> </w:t>
      </w:r>
      <w:r w:rsidR="00277A3B" w:rsidRPr="00FC6C2C">
        <w:rPr>
          <w:rFonts w:ascii="Times New Roman" w:hAnsi="Times New Roman" w:cs="Times New Roman"/>
          <w:sz w:val="26"/>
          <w:szCs w:val="26"/>
        </w:rPr>
        <w:t xml:space="preserve">pour sa disponibilité, ses conseils éclairés, son accompagnement constant et sa bienveillance tout au long de la </w:t>
      </w:r>
      <w:r w:rsidR="00A823E5">
        <w:rPr>
          <w:rFonts w:ascii="Times New Roman" w:hAnsi="Times New Roman" w:cs="Times New Roman"/>
          <w:sz w:val="26"/>
          <w:szCs w:val="26"/>
        </w:rPr>
        <w:t>rédaction</w:t>
      </w:r>
      <w:r w:rsidR="00277A3B" w:rsidRPr="00FC6C2C">
        <w:rPr>
          <w:rFonts w:ascii="Times New Roman" w:hAnsi="Times New Roman" w:cs="Times New Roman"/>
          <w:sz w:val="26"/>
          <w:szCs w:val="26"/>
        </w:rPr>
        <w:t xml:space="preserve"> de ce </w:t>
      </w:r>
      <w:r w:rsidR="00A823E5">
        <w:rPr>
          <w:rFonts w:ascii="Times New Roman" w:hAnsi="Times New Roman" w:cs="Times New Roman"/>
          <w:sz w:val="26"/>
          <w:szCs w:val="26"/>
        </w:rPr>
        <w:t>mémoire</w:t>
      </w:r>
      <w:r w:rsidR="00277A3B" w:rsidRPr="00FC6C2C">
        <w:rPr>
          <w:rFonts w:ascii="Times New Roman" w:hAnsi="Times New Roman" w:cs="Times New Roman"/>
          <w:sz w:val="26"/>
          <w:szCs w:val="26"/>
        </w:rPr>
        <w:t>.</w:t>
      </w:r>
    </w:p>
    <w:p w14:paraId="4442B3C2" w14:textId="7C2CEAB0" w:rsidR="007073DD" w:rsidRPr="00BA7DE0" w:rsidRDefault="00A81E99" w:rsidP="00F2337A">
      <w:pPr>
        <w:spacing w:line="360" w:lineRule="auto"/>
        <w:ind w:firstLine="720"/>
      </w:pPr>
      <w:r>
        <w:rPr>
          <w:rFonts w:ascii="Times New Roman" w:hAnsi="Times New Roman" w:cs="Times New Roman"/>
          <w:sz w:val="26"/>
          <w:szCs w:val="26"/>
        </w:rPr>
        <w:t xml:space="preserve">Nous remercions également notre maître de stage </w:t>
      </w:r>
      <w:r w:rsidR="00BA7DE0" w:rsidRPr="00BA7DE0">
        <w:rPr>
          <w:rFonts w:ascii="Times New Roman" w:hAnsi="Times New Roman" w:cs="Times New Roman"/>
          <w:sz w:val="26"/>
          <w:szCs w:val="26"/>
        </w:rPr>
        <w:t>M. Verbeck DEGBESSE</w:t>
      </w:r>
      <w:r w:rsidR="00BA7DE0">
        <w:rPr>
          <w:rFonts w:ascii="Times New Roman" w:hAnsi="Times New Roman" w:cs="Times New Roman"/>
          <w:sz w:val="26"/>
          <w:szCs w:val="26"/>
        </w:rPr>
        <w:t xml:space="preserve"> pour avoir partager avec nous </w:t>
      </w:r>
      <w:r w:rsidR="000A7F73">
        <w:rPr>
          <w:rFonts w:ascii="Times New Roman" w:hAnsi="Times New Roman" w:cs="Times New Roman"/>
          <w:sz w:val="26"/>
          <w:szCs w:val="26"/>
        </w:rPr>
        <w:t xml:space="preserve">ses </w:t>
      </w:r>
      <w:r w:rsidR="00BA7DE0">
        <w:rPr>
          <w:rFonts w:ascii="Times New Roman" w:hAnsi="Times New Roman" w:cs="Times New Roman"/>
          <w:sz w:val="26"/>
          <w:szCs w:val="26"/>
        </w:rPr>
        <w:t>connaissances</w:t>
      </w:r>
      <w:r w:rsidR="00F72D27">
        <w:rPr>
          <w:rFonts w:ascii="Times New Roman" w:hAnsi="Times New Roman" w:cs="Times New Roman"/>
          <w:sz w:val="26"/>
          <w:szCs w:val="26"/>
        </w:rPr>
        <w:t xml:space="preserve"> et pour ses conseils qui </w:t>
      </w:r>
      <w:r w:rsidR="002829AA">
        <w:rPr>
          <w:rFonts w:ascii="Times New Roman" w:hAnsi="Times New Roman" w:cs="Times New Roman"/>
          <w:sz w:val="26"/>
          <w:szCs w:val="26"/>
        </w:rPr>
        <w:t>on</w:t>
      </w:r>
      <w:r w:rsidR="009807ED">
        <w:rPr>
          <w:rFonts w:ascii="Times New Roman" w:hAnsi="Times New Roman" w:cs="Times New Roman"/>
          <w:sz w:val="26"/>
          <w:szCs w:val="26"/>
        </w:rPr>
        <w:t>t</w:t>
      </w:r>
      <w:r w:rsidR="002829AA">
        <w:rPr>
          <w:rFonts w:ascii="Times New Roman" w:hAnsi="Times New Roman" w:cs="Times New Roman"/>
          <w:sz w:val="26"/>
          <w:szCs w:val="26"/>
        </w:rPr>
        <w:t xml:space="preserve"> été une aide précieuse.</w:t>
      </w:r>
    </w:p>
    <w:p w14:paraId="4CE61D6E" w14:textId="156B28E9" w:rsidR="0036798E" w:rsidRPr="0036798E" w:rsidRDefault="00D45897" w:rsidP="00F2337A">
      <w:pPr>
        <w:spacing w:line="360" w:lineRule="auto"/>
        <w:ind w:firstLine="720"/>
        <w:jc w:val="both"/>
        <w:rPr>
          <w:rFonts w:ascii="Times New Roman" w:hAnsi="Times New Roman" w:cs="Times New Roman"/>
          <w:sz w:val="26"/>
          <w:szCs w:val="26"/>
        </w:rPr>
      </w:pPr>
      <w:r w:rsidRPr="00D45897">
        <w:rPr>
          <w:rFonts w:ascii="Times New Roman" w:hAnsi="Times New Roman" w:cs="Times New Roman"/>
          <w:sz w:val="26"/>
          <w:szCs w:val="26"/>
        </w:rPr>
        <w:t>Nos sincères remerciements aux membres du corps professoral de l’ESGIS</w:t>
      </w:r>
      <w:r w:rsidR="007F1CE2">
        <w:rPr>
          <w:rFonts w:ascii="Times New Roman" w:hAnsi="Times New Roman" w:cs="Times New Roman"/>
          <w:sz w:val="26"/>
          <w:szCs w:val="26"/>
        </w:rPr>
        <w:t>,</w:t>
      </w:r>
      <w:r w:rsidRPr="00D45897">
        <w:rPr>
          <w:rFonts w:ascii="Times New Roman" w:hAnsi="Times New Roman" w:cs="Times New Roman"/>
          <w:sz w:val="26"/>
          <w:szCs w:val="26"/>
        </w:rPr>
        <w:t xml:space="preserve"> et en particulier le Dr. </w:t>
      </w:r>
      <w:r w:rsidR="007F1CE2" w:rsidRPr="00D45897">
        <w:rPr>
          <w:rFonts w:ascii="Times New Roman" w:hAnsi="Times New Roman" w:cs="Times New Roman"/>
          <w:sz w:val="26"/>
          <w:szCs w:val="26"/>
        </w:rPr>
        <w:t xml:space="preserve">Béthel </w:t>
      </w:r>
      <w:r w:rsidRPr="00D45897">
        <w:rPr>
          <w:rFonts w:ascii="Times New Roman" w:hAnsi="Times New Roman" w:cs="Times New Roman"/>
          <w:sz w:val="26"/>
          <w:szCs w:val="26"/>
        </w:rPr>
        <w:t xml:space="preserve">ATOHOUN, pour leurs </w:t>
      </w:r>
      <w:r w:rsidR="00E203F0" w:rsidRPr="00D45897">
        <w:rPr>
          <w:rFonts w:ascii="Times New Roman" w:hAnsi="Times New Roman" w:cs="Times New Roman"/>
          <w:sz w:val="26"/>
          <w:szCs w:val="26"/>
        </w:rPr>
        <w:t xml:space="preserve">précieux </w:t>
      </w:r>
      <w:r w:rsidRPr="00D45897">
        <w:rPr>
          <w:rFonts w:ascii="Times New Roman" w:hAnsi="Times New Roman" w:cs="Times New Roman"/>
          <w:sz w:val="26"/>
          <w:szCs w:val="26"/>
        </w:rPr>
        <w:t>enseignements et leur soutien académique.</w:t>
      </w:r>
    </w:p>
    <w:p w14:paraId="287A8074" w14:textId="519A1DBF" w:rsidR="00E3692E" w:rsidRPr="00E3692E" w:rsidRDefault="0036798E" w:rsidP="00F2337A">
      <w:pPr>
        <w:spacing w:line="360" w:lineRule="auto"/>
        <w:ind w:firstLine="720"/>
        <w:jc w:val="both"/>
        <w:rPr>
          <w:rFonts w:ascii="Times New Roman" w:hAnsi="Times New Roman" w:cs="Times New Roman"/>
          <w:sz w:val="26"/>
          <w:szCs w:val="26"/>
        </w:rPr>
      </w:pPr>
      <w:r w:rsidRPr="0036798E">
        <w:rPr>
          <w:rFonts w:ascii="Times New Roman" w:hAnsi="Times New Roman" w:cs="Times New Roman"/>
          <w:sz w:val="26"/>
          <w:szCs w:val="26"/>
        </w:rPr>
        <w:t xml:space="preserve">Nos remerciements vont également </w:t>
      </w:r>
      <w:r w:rsidR="00E3692E">
        <w:rPr>
          <w:rFonts w:ascii="Times New Roman" w:hAnsi="Times New Roman" w:cs="Times New Roman"/>
          <w:sz w:val="26"/>
          <w:szCs w:val="26"/>
        </w:rPr>
        <w:t>à nos professeurs pour leurs enseignements et leurs conseils.</w:t>
      </w:r>
    </w:p>
    <w:p w14:paraId="07FB45E3" w14:textId="13EDEA8C" w:rsidR="00FF2DE3" w:rsidRPr="00ED5FDB" w:rsidRDefault="00D157E8" w:rsidP="00F2337A">
      <w:pPr>
        <w:spacing w:line="360" w:lineRule="auto"/>
        <w:ind w:firstLine="720"/>
        <w:jc w:val="both"/>
        <w:rPr>
          <w:rFonts w:ascii="Times New Roman" w:hAnsi="Times New Roman" w:cs="Times New Roman"/>
          <w:sz w:val="26"/>
          <w:szCs w:val="26"/>
        </w:rPr>
      </w:pPr>
      <w:r w:rsidRPr="00D157E8">
        <w:rPr>
          <w:rFonts w:ascii="Times New Roman" w:hAnsi="Times New Roman" w:cs="Times New Roman"/>
          <w:sz w:val="26"/>
          <w:szCs w:val="26"/>
        </w:rPr>
        <w:t>Enfin, nous remercions profondément, nos</w:t>
      </w:r>
      <w:r w:rsidR="002261AC">
        <w:rPr>
          <w:rFonts w:ascii="Times New Roman" w:hAnsi="Times New Roman" w:cs="Times New Roman"/>
          <w:sz w:val="26"/>
          <w:szCs w:val="26"/>
        </w:rPr>
        <w:t xml:space="preserve"> différentes</w:t>
      </w:r>
      <w:r w:rsidRPr="00D157E8">
        <w:rPr>
          <w:rFonts w:ascii="Times New Roman" w:hAnsi="Times New Roman" w:cs="Times New Roman"/>
          <w:sz w:val="26"/>
          <w:szCs w:val="26"/>
        </w:rPr>
        <w:t xml:space="preserve"> familles, pour leur amour, leur patience et leur soutien indéfectible tout au long de nos études.</w:t>
      </w:r>
    </w:p>
    <w:p w14:paraId="51C78594" w14:textId="77777777" w:rsidR="006D78A9" w:rsidRDefault="006D78A9">
      <w:pPr>
        <w:rPr>
          <w:rFonts w:ascii="Times New Roman" w:hAnsi="Times New Roman" w:cs="Times New Roman"/>
          <w:sz w:val="26"/>
          <w:szCs w:val="26"/>
        </w:rPr>
      </w:pPr>
      <w:r>
        <w:rPr>
          <w:rFonts w:ascii="Times New Roman" w:hAnsi="Times New Roman" w:cs="Times New Roman"/>
          <w:sz w:val="26"/>
          <w:szCs w:val="26"/>
        </w:rPr>
        <w:br w:type="page"/>
      </w:r>
    </w:p>
    <w:p w14:paraId="22F61BAF" w14:textId="48667432" w:rsidR="00292437" w:rsidRPr="00EA0A83" w:rsidRDefault="00292437" w:rsidP="00EA0A83">
      <w:pPr>
        <w:pStyle w:val="Style6"/>
      </w:pPr>
      <w:bookmarkStart w:id="3" w:name="_Toc201154309"/>
      <w:r w:rsidRPr="00EA0A83">
        <w:lastRenderedPageBreak/>
        <w:t>GLOSSAIRE</w:t>
      </w:r>
      <w:r w:rsidR="00BB55B9" w:rsidRPr="00EA0A83">
        <w:t>S</w:t>
      </w:r>
      <w:r w:rsidRPr="00EA0A83">
        <w:t xml:space="preserve"> ET SIGLES</w:t>
      </w:r>
      <w:bookmarkEnd w:id="3"/>
      <w:r w:rsidRPr="00EA0A83">
        <w:t xml:space="preserve"> </w:t>
      </w:r>
    </w:p>
    <w:p w14:paraId="52BB2D4C" w14:textId="7545810A"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API : Application Programming Interface</w:t>
      </w:r>
    </w:p>
    <w:p w14:paraId="71C5A176" w14:textId="1697CC83"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API REST : Representational State Transfer API</w:t>
      </w:r>
    </w:p>
    <w:p w14:paraId="45D01870" w14:textId="54B0CFF0"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CI/CD : Continuous Integration / Continuous Deployment</w:t>
      </w:r>
    </w:p>
    <w:p w14:paraId="5B46622B" w14:textId="444F3AED"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CSS : Cascading Style Sheets</w:t>
      </w:r>
    </w:p>
    <w:p w14:paraId="3630F186" w14:textId="17F7B2FE"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DI : Dependency Injection</w:t>
      </w:r>
    </w:p>
    <w:p w14:paraId="0EAE7CB9" w14:textId="02A41106"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DQHSE : Direction/ Directeur de la Qualité, de l’Hygiène, de la Sécurité et de l’Environnement</w:t>
      </w:r>
    </w:p>
    <w:p w14:paraId="56F36CEB" w14:textId="39BCBAC5"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EcoOnline EHS : EcoOnline Environment, Health, and Safety</w:t>
      </w:r>
    </w:p>
    <w:p w14:paraId="53A6578D" w14:textId="61C0CE13"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EPI : Équipement de Protection Individuelle</w:t>
      </w:r>
    </w:p>
    <w:p w14:paraId="2F799072" w14:textId="14E583C2"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GEC : Gestion Électronique de Courrier</w:t>
      </w:r>
    </w:p>
    <w:p w14:paraId="65A71F2F" w14:textId="4B1ED9D7"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HTML : HyperText Markup Language</w:t>
      </w:r>
    </w:p>
    <w:p w14:paraId="576429A3" w14:textId="7FB718CB"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HTTP : HyperText Transfer Protocol</w:t>
      </w:r>
    </w:p>
    <w:p w14:paraId="389E2AB5" w14:textId="07C905E4"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IoC : Inversion of Control</w:t>
      </w:r>
    </w:p>
    <w:p w14:paraId="26D92916" w14:textId="70203484"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JPA : Java Persistence API</w:t>
      </w:r>
    </w:p>
    <w:p w14:paraId="740A07D5" w14:textId="3761CE01"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MariaDB : Maria Database</w:t>
      </w:r>
    </w:p>
    <w:p w14:paraId="3FDB6439" w14:textId="637A2212"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MVC : Model-View-Controller</w:t>
      </w:r>
    </w:p>
    <w:p w14:paraId="5EA0C3A2" w14:textId="26ED2463"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MySQL : My Structured Query Language</w:t>
      </w:r>
    </w:p>
    <w:p w14:paraId="587E1164" w14:textId="37BD8AC8"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PAC : Port Autonome de Cotonou</w:t>
      </w:r>
    </w:p>
    <w:p w14:paraId="776E069C" w14:textId="49F4CB25"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POO : Programmation Orientée Objet</w:t>
      </w:r>
    </w:p>
    <w:p w14:paraId="53009458" w14:textId="04BB4C5F"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UML : Unified Modeling Language</w:t>
      </w:r>
    </w:p>
    <w:p w14:paraId="5847CF9B" w14:textId="0884CE7D"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UI/UX : User Interface / User Experience</w:t>
      </w:r>
    </w:p>
    <w:p w14:paraId="55F44CC4" w14:textId="3A13023C" w:rsidR="00AF127C" w:rsidRPr="0006011C" w:rsidRDefault="00AF127C" w:rsidP="00207E6A">
      <w:pPr>
        <w:pStyle w:val="Paragraphedeliste"/>
        <w:numPr>
          <w:ilvl w:val="0"/>
          <w:numId w:val="36"/>
        </w:numPr>
        <w:spacing w:before="100" w:beforeAutospacing="1" w:after="100" w:afterAutospacing="1" w:line="360" w:lineRule="auto"/>
        <w:rPr>
          <w:rFonts w:ascii="Times New Roman" w:eastAsia="Times New Roman" w:hAnsi="Times New Roman" w:cs="Times New Roman"/>
          <w:sz w:val="24"/>
          <w:szCs w:val="24"/>
        </w:rPr>
      </w:pPr>
      <w:r w:rsidRPr="0006011C">
        <w:rPr>
          <w:rFonts w:ascii="Times New Roman" w:eastAsia="Times New Roman" w:hAnsi="Times New Roman" w:cs="Times New Roman"/>
          <w:sz w:val="24"/>
          <w:szCs w:val="24"/>
        </w:rPr>
        <w:t>XAMPP : Cross-platform, Apache, MariaDB, PHP, Perl</w:t>
      </w:r>
    </w:p>
    <w:p w14:paraId="7502DE2A" w14:textId="77777777" w:rsidR="00945D7F" w:rsidRPr="00A515EE" w:rsidRDefault="00945D7F" w:rsidP="00536DFC">
      <w:pPr>
        <w:rPr>
          <w:lang w:val="en-ZA"/>
        </w:rPr>
      </w:pPr>
    </w:p>
    <w:p w14:paraId="6924BEC1" w14:textId="77777777" w:rsidR="00945D7F" w:rsidRPr="00A515EE" w:rsidRDefault="00945D7F" w:rsidP="00536DFC">
      <w:pPr>
        <w:rPr>
          <w:lang w:val="en-ZA"/>
        </w:rPr>
      </w:pPr>
    </w:p>
    <w:p w14:paraId="67BC7776" w14:textId="77777777" w:rsidR="00945D7F" w:rsidRPr="00A515EE" w:rsidRDefault="00945D7F">
      <w:pPr>
        <w:rPr>
          <w:rFonts w:ascii="Times New Roman" w:eastAsiaTheme="majorEastAsia" w:hAnsi="Times New Roman" w:cs="Times New Roman"/>
          <w:b/>
          <w:bCs/>
          <w:color w:val="000000" w:themeColor="text1"/>
          <w:sz w:val="40"/>
          <w:szCs w:val="40"/>
          <w:lang w:val="en-ZA"/>
        </w:rPr>
      </w:pPr>
      <w:r>
        <w:br w:type="page"/>
      </w:r>
    </w:p>
    <w:p w14:paraId="3B2AC7DA" w14:textId="1E0B2047" w:rsidR="00B35472" w:rsidRDefault="00A515EE" w:rsidP="00B35472">
      <w:pPr>
        <w:pStyle w:val="Style1"/>
        <w:spacing w:line="360" w:lineRule="auto"/>
      </w:pPr>
      <w:bookmarkStart w:id="4" w:name="_Toc201154310"/>
      <w:r w:rsidRPr="00DB385C">
        <w:lastRenderedPageBreak/>
        <w:t>RESUME</w:t>
      </w:r>
      <w:bookmarkEnd w:id="4"/>
    </w:p>
    <w:p w14:paraId="42CB35CA" w14:textId="77777777" w:rsidR="002B66C3" w:rsidRDefault="002B66C3" w:rsidP="00F2337A">
      <w:pPr>
        <w:spacing w:line="360" w:lineRule="auto"/>
        <w:ind w:firstLine="720"/>
        <w:jc w:val="both"/>
        <w:rPr>
          <w:rFonts w:ascii="Times New Roman" w:hAnsi="Times New Roman" w:cs="Times New Roman"/>
          <w:sz w:val="26"/>
          <w:szCs w:val="26"/>
        </w:rPr>
      </w:pPr>
      <w:r w:rsidRPr="002B66C3">
        <w:rPr>
          <w:rFonts w:ascii="Times New Roman" w:hAnsi="Times New Roman" w:cs="Times New Roman"/>
          <w:sz w:val="26"/>
          <w:szCs w:val="26"/>
        </w:rPr>
        <w:t>Dans un contexte professionnel où la sécurité des travailleurs est une exigence primordiale, le Port Autonome de Cotonou (PAC) fait face à d’importantes difficultés liées à la gestion manuelle des Équipements de Protection Individuelle (EPI). Ce mode de gestion, fondé sur des registres papier et des démarches physiques, engendre des retards dans les livraisons, un manque de traçabilité et un risque accru d’erreurs ou de ruptures de stock.</w:t>
      </w:r>
    </w:p>
    <w:p w14:paraId="69B7EFCC" w14:textId="19934BAF"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Ce mémoire propose une solution numérique innovante visant à automatiser et optimiser la gestion des EPI au sein du PAC. Après une analyse approfondie des insuffisances du système existant, une plateforme web a été conçue et développée à l’aide de technologies modernes telles que Spring Boot pour le backend, React et Tailwind CSS pour le frontend, et MySQL pour la base de données. Cette solution repose sur une architecture microservices, conforme au modèle MVC, et intègre des fonctionnalités clés telles que : gestion des demandes, traitement et validation par le DQHSE, gestion des livraisons, traçabilité des stocks, alertes automatiques, authentification sécurisée et génération de rapports.</w:t>
      </w:r>
    </w:p>
    <w:p w14:paraId="0BADCB52" w14:textId="66667F82"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Le projet a été conduit au sein du Département des Systèmes d’Information du PAC, dans le cadre d’un stage académique. Il a permis aux auteurs d’appliquer leurs compétences en programmation orientée objet (POO), modélisation UML, développement web, intégration continue (CI/CD), et collaboration en environnement professionnel.</w:t>
      </w:r>
    </w:p>
    <w:p w14:paraId="2F26860A" w14:textId="255DC389" w:rsidR="00B35472" w:rsidRPr="00B35472" w:rsidRDefault="00B35472" w:rsidP="00F2337A">
      <w:pPr>
        <w:spacing w:line="360" w:lineRule="auto"/>
        <w:ind w:firstLine="720"/>
        <w:jc w:val="both"/>
        <w:rPr>
          <w:rFonts w:ascii="Times New Roman" w:hAnsi="Times New Roman" w:cs="Times New Roman"/>
          <w:sz w:val="26"/>
          <w:szCs w:val="26"/>
        </w:rPr>
      </w:pPr>
      <w:r w:rsidRPr="00B35472">
        <w:rPr>
          <w:rFonts w:ascii="Times New Roman" w:hAnsi="Times New Roman" w:cs="Times New Roman"/>
          <w:sz w:val="26"/>
          <w:szCs w:val="26"/>
        </w:rPr>
        <w:t>En plus de répondre aux besoins opérationnels du PAC, cette application pose les bases d’une transformation digitale plus large, en renforçant la sécurité du personnel, la fiabilité des processus, et la qualité de service. Ce travail constitue une contribution concrète à l'amélioration des systèmes d’information dans un environnement portuaire stratégique.</w:t>
      </w:r>
    </w:p>
    <w:p w14:paraId="31C0E85A" w14:textId="77777777" w:rsidR="00B35472" w:rsidRDefault="00B35472" w:rsidP="00670B35"/>
    <w:p w14:paraId="0CE09A14" w14:textId="77777777" w:rsidR="00670B35" w:rsidRDefault="00670B35" w:rsidP="002B66C3"/>
    <w:p w14:paraId="173A2B5F" w14:textId="77777777" w:rsidR="00670B35" w:rsidRPr="00670B35" w:rsidRDefault="00670B35" w:rsidP="00670B35"/>
    <w:p w14:paraId="39D72F71" w14:textId="77777777" w:rsidR="00670B35" w:rsidRDefault="00670B35" w:rsidP="002B66C3"/>
    <w:p w14:paraId="37356413" w14:textId="71BC4EDB" w:rsidR="00670B35" w:rsidRDefault="00670B35" w:rsidP="00670B35">
      <w:pPr>
        <w:tabs>
          <w:tab w:val="left" w:pos="1077"/>
        </w:tabs>
      </w:pPr>
      <w:r>
        <w:tab/>
      </w:r>
    </w:p>
    <w:p w14:paraId="602A242A" w14:textId="77777777" w:rsidR="00670B35" w:rsidRDefault="00670B35">
      <w:r>
        <w:br w:type="page"/>
      </w:r>
    </w:p>
    <w:p w14:paraId="4753B7BB" w14:textId="6877E017" w:rsidR="00670B35" w:rsidRPr="00E65ABD" w:rsidRDefault="00536DFC" w:rsidP="00436EC0">
      <w:pPr>
        <w:pStyle w:val="Style6"/>
        <w:rPr>
          <w:lang w:val="en-ZA"/>
        </w:rPr>
      </w:pPr>
      <w:bookmarkStart w:id="5" w:name="_Toc201154311"/>
      <w:r w:rsidRPr="00E65ABD">
        <w:rPr>
          <w:lang w:val="en-ZA"/>
        </w:rPr>
        <w:lastRenderedPageBreak/>
        <w:t>AB</w:t>
      </w:r>
      <w:r w:rsidR="00436EC0" w:rsidRPr="00E65ABD">
        <w:rPr>
          <w:lang w:val="en-ZA"/>
        </w:rPr>
        <w:t>STRACT</w:t>
      </w:r>
      <w:bookmarkEnd w:id="5"/>
    </w:p>
    <w:p w14:paraId="743D02BB"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In a professional context where worker safety is paramount, the Autonomous Port of Cotonou (PAC) faces significant challenges due to the manual management of Personal Protective Equipment (PPE). This traditional paper-based system leads to delivery delays, poor traceability, and an increased risk of errors and stock shortages.</w:t>
      </w:r>
    </w:p>
    <w:p w14:paraId="639EA7A2"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This thesis presents an innovative digital solution designed to automate and optimize PPE management at PAC. Following a thorough analysis of the existing system’s shortcomings, a web platform was developed using modern technologies such as Spring Boot for the backend, React and Tailwind CSS for the frontend, and MySQL for data storage. The solution is based on a microservices architecture adhering to the MVC model, featuring key functionalities including request management, validation by the QHSE department, delivery tracking, stock traceability, automated alerts, secure authentication, and report generation.</w:t>
      </w:r>
    </w:p>
    <w:p w14:paraId="5891DAAD"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Conducted within the PAC’s Information Systems Department during an academic internship, this project allowed the authors to apply object-oriented programming, UML modeling, web development, continuous integration (CI/CD), and professional collaboration skills.</w:t>
      </w:r>
    </w:p>
    <w:p w14:paraId="6E7EFD1B" w14:textId="77777777" w:rsidR="00852356" w:rsidRPr="00852356" w:rsidRDefault="00852356" w:rsidP="00436EC0">
      <w:pPr>
        <w:ind w:firstLine="720"/>
        <w:jc w:val="both"/>
        <w:rPr>
          <w:rFonts w:ascii="Times New Roman" w:hAnsi="Times New Roman" w:cs="Times New Roman"/>
          <w:sz w:val="26"/>
          <w:szCs w:val="26"/>
        </w:rPr>
      </w:pPr>
      <w:r w:rsidRPr="00852356">
        <w:rPr>
          <w:rFonts w:ascii="Times New Roman" w:hAnsi="Times New Roman" w:cs="Times New Roman"/>
          <w:sz w:val="26"/>
          <w:szCs w:val="26"/>
        </w:rPr>
        <w:t>Beyond addressing PAC’s operational needs, this application lays the groundwork for a broader digital transformation by enhancing personnel safety, process reliability, and service quality. It constitutes a concrete contribution to the improvement of information systems in a strategic port environment.</w:t>
      </w:r>
    </w:p>
    <w:p w14:paraId="1D378F0A" w14:textId="77777777" w:rsidR="00852356" w:rsidRPr="00436EC0" w:rsidRDefault="00852356" w:rsidP="00B02D14">
      <w:pPr>
        <w:rPr>
          <w:lang w:val="en-ZA"/>
        </w:rPr>
      </w:pPr>
    </w:p>
    <w:p w14:paraId="00C9AF62" w14:textId="64DD6F0C" w:rsidR="00D95B50" w:rsidRPr="00D95B50" w:rsidRDefault="00360627" w:rsidP="004074E9">
      <w:pPr>
        <w:pStyle w:val="Style6"/>
      </w:pPr>
      <w:r w:rsidRPr="00436EC0">
        <w:rPr>
          <w:lang w:val="en-ZA"/>
        </w:rPr>
        <w:br w:type="page"/>
      </w:r>
      <w:bookmarkStart w:id="6" w:name="_Toc201154312"/>
      <w:r w:rsidR="00824265" w:rsidRPr="00D95B50">
        <w:lastRenderedPageBreak/>
        <w:t>SOMMAIRE</w:t>
      </w:r>
      <w:bookmarkEnd w:id="6"/>
    </w:p>
    <w:p w14:paraId="4F99BD7A" w14:textId="4CCBF58F" w:rsidR="00747FB9" w:rsidRPr="00AA7D3D" w:rsidRDefault="00747FB9">
      <w:pPr>
        <w:pStyle w:val="TM1"/>
        <w:tabs>
          <w:tab w:val="right" w:leader="dot" w:pos="9062"/>
        </w:tabs>
        <w:rPr>
          <w:rFonts w:ascii="Times New Roman" w:hAnsi="Times New Roman" w:cs="Times New Roman"/>
          <w:b/>
          <w:bCs/>
          <w:noProof/>
          <w:kern w:val="2"/>
          <w:sz w:val="26"/>
          <w:szCs w:val="26"/>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154315" w:history="1">
        <w:r w:rsidRPr="00AA7D3D">
          <w:rPr>
            <w:rStyle w:val="Lienhypertexte"/>
            <w:rFonts w:ascii="Times New Roman" w:hAnsi="Times New Roman" w:cs="Times New Roman"/>
            <w:b/>
            <w:bCs/>
            <w:noProof/>
            <w:sz w:val="26"/>
            <w:szCs w:val="26"/>
          </w:rPr>
          <w:t>INTRODUCTION</w:t>
        </w:r>
        <w:r w:rsidRPr="00AA7D3D">
          <w:rPr>
            <w:rFonts w:ascii="Times New Roman" w:hAnsi="Times New Roman" w:cs="Times New Roman"/>
            <w:b/>
            <w:bCs/>
            <w:noProof/>
            <w:webHidden/>
            <w:sz w:val="26"/>
            <w:szCs w:val="26"/>
          </w:rPr>
          <w:tab/>
        </w:r>
        <w:r w:rsidRPr="00AA7D3D">
          <w:rPr>
            <w:rFonts w:ascii="Times New Roman" w:hAnsi="Times New Roman" w:cs="Times New Roman"/>
            <w:b/>
            <w:bCs/>
            <w:noProof/>
            <w:webHidden/>
            <w:sz w:val="26"/>
            <w:szCs w:val="26"/>
          </w:rPr>
          <w:fldChar w:fldCharType="begin"/>
        </w:r>
        <w:r w:rsidRPr="00AA7D3D">
          <w:rPr>
            <w:rFonts w:ascii="Times New Roman" w:hAnsi="Times New Roman" w:cs="Times New Roman"/>
            <w:b/>
            <w:bCs/>
            <w:noProof/>
            <w:webHidden/>
            <w:sz w:val="26"/>
            <w:szCs w:val="26"/>
          </w:rPr>
          <w:instrText xml:space="preserve"> PAGEREF _Toc201154315 \h </w:instrText>
        </w:r>
        <w:r w:rsidRPr="00AA7D3D">
          <w:rPr>
            <w:rFonts w:ascii="Times New Roman" w:hAnsi="Times New Roman" w:cs="Times New Roman"/>
            <w:b/>
            <w:bCs/>
            <w:noProof/>
            <w:webHidden/>
            <w:sz w:val="26"/>
            <w:szCs w:val="26"/>
          </w:rPr>
        </w:r>
        <w:r w:rsidRPr="00AA7D3D">
          <w:rPr>
            <w:rFonts w:ascii="Times New Roman" w:hAnsi="Times New Roman" w:cs="Times New Roman"/>
            <w:b/>
            <w:bCs/>
            <w:noProof/>
            <w:webHidden/>
            <w:sz w:val="26"/>
            <w:szCs w:val="26"/>
          </w:rPr>
          <w:fldChar w:fldCharType="separate"/>
        </w:r>
        <w:r w:rsidRPr="00AA7D3D">
          <w:rPr>
            <w:rFonts w:ascii="Times New Roman" w:hAnsi="Times New Roman" w:cs="Times New Roman"/>
            <w:b/>
            <w:bCs/>
            <w:noProof/>
            <w:webHidden/>
            <w:sz w:val="26"/>
            <w:szCs w:val="26"/>
          </w:rPr>
          <w:t>1</w:t>
        </w:r>
        <w:r w:rsidRPr="00AA7D3D">
          <w:rPr>
            <w:rFonts w:ascii="Times New Roman" w:hAnsi="Times New Roman" w:cs="Times New Roman"/>
            <w:b/>
            <w:bCs/>
            <w:noProof/>
            <w:webHidden/>
            <w:sz w:val="26"/>
            <w:szCs w:val="26"/>
          </w:rPr>
          <w:fldChar w:fldCharType="end"/>
        </w:r>
      </w:hyperlink>
    </w:p>
    <w:p w14:paraId="5806DC51" w14:textId="0D655D5A" w:rsidR="00747FB9" w:rsidRPr="0023608E" w:rsidRDefault="00020155">
      <w:pPr>
        <w:pStyle w:val="TM1"/>
        <w:tabs>
          <w:tab w:val="right" w:leader="dot" w:pos="9062"/>
        </w:tabs>
        <w:rPr>
          <w:rFonts w:ascii="Times New Roman" w:hAnsi="Times New Roman" w:cs="Times New Roman"/>
          <w:noProof/>
          <w:kern w:val="2"/>
          <w:sz w:val="26"/>
          <w:szCs w:val="26"/>
          <w14:ligatures w14:val="standardContextual"/>
        </w:rPr>
      </w:pPr>
      <w:hyperlink w:anchor="_Toc201154316" w:history="1">
        <w:r w:rsidR="00747FB9" w:rsidRPr="0023608E">
          <w:rPr>
            <w:rStyle w:val="Lienhypertexte"/>
            <w:rFonts w:ascii="Times New Roman" w:hAnsi="Times New Roman" w:cs="Times New Roman"/>
            <w:noProof/>
            <w:sz w:val="26"/>
            <w:szCs w:val="26"/>
          </w:rPr>
          <w:t>CHAPITRE I : PRESENTATION DU CADRE INSTITUTIONNEL DE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w:t>
        </w:r>
        <w:r w:rsidR="00747FB9" w:rsidRPr="0023608E">
          <w:rPr>
            <w:rFonts w:ascii="Times New Roman" w:hAnsi="Times New Roman" w:cs="Times New Roman"/>
            <w:noProof/>
            <w:webHidden/>
            <w:sz w:val="26"/>
            <w:szCs w:val="26"/>
          </w:rPr>
          <w:fldChar w:fldCharType="end"/>
        </w:r>
      </w:hyperlink>
    </w:p>
    <w:p w14:paraId="1A3EF7F4" w14:textId="69E10725"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17" w:history="1">
        <w:r w:rsidR="00747FB9" w:rsidRPr="0023608E">
          <w:rPr>
            <w:rStyle w:val="Lienhypertexte"/>
            <w:rFonts w:ascii="Times New Roman" w:hAnsi="Times New Roman" w:cs="Times New Roman"/>
            <w:noProof/>
            <w:sz w:val="26"/>
            <w:szCs w:val="26"/>
          </w:rPr>
          <w:t>I-1- PRESENTATION GENERALE DU PORT AUTONOME DE COTONOU (PAC)</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w:t>
        </w:r>
        <w:r w:rsidR="00747FB9" w:rsidRPr="0023608E">
          <w:rPr>
            <w:rFonts w:ascii="Times New Roman" w:hAnsi="Times New Roman" w:cs="Times New Roman"/>
            <w:noProof/>
            <w:webHidden/>
            <w:sz w:val="26"/>
            <w:szCs w:val="26"/>
          </w:rPr>
          <w:fldChar w:fldCharType="end"/>
        </w:r>
      </w:hyperlink>
    </w:p>
    <w:p w14:paraId="7CBB0E06" w14:textId="44763E08"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18" w:history="1">
        <w:r w:rsidR="00747FB9" w:rsidRPr="0023608E">
          <w:rPr>
            <w:rStyle w:val="Lienhypertexte"/>
            <w:rFonts w:ascii="Times New Roman" w:hAnsi="Times New Roman" w:cs="Times New Roman"/>
            <w:noProof/>
            <w:sz w:val="26"/>
            <w:szCs w:val="26"/>
          </w:rPr>
          <w:t>I-2- DEROULEMENT DU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11</w:t>
        </w:r>
        <w:r w:rsidR="00747FB9" w:rsidRPr="0023608E">
          <w:rPr>
            <w:rFonts w:ascii="Times New Roman" w:hAnsi="Times New Roman" w:cs="Times New Roman"/>
            <w:noProof/>
            <w:webHidden/>
            <w:sz w:val="26"/>
            <w:szCs w:val="26"/>
          </w:rPr>
          <w:fldChar w:fldCharType="end"/>
        </w:r>
      </w:hyperlink>
    </w:p>
    <w:p w14:paraId="2F15F9D6" w14:textId="2ACCBD5C"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19" w:history="1">
        <w:r w:rsidR="00747FB9" w:rsidRPr="0023608E">
          <w:rPr>
            <w:rStyle w:val="Lienhypertexte"/>
            <w:rFonts w:ascii="Times New Roman" w:hAnsi="Times New Roman" w:cs="Times New Roman"/>
            <w:noProof/>
            <w:sz w:val="26"/>
            <w:szCs w:val="26"/>
          </w:rPr>
          <w:t>I-2-1-Travaux effectués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_Toc201154319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11</w:t>
        </w:r>
        <w:r w:rsidR="00747FB9" w:rsidRPr="0023608E">
          <w:rPr>
            <w:rFonts w:ascii="Times New Roman" w:hAnsi="Times New Roman" w:cs="Times New Roman"/>
            <w:noProof/>
            <w:webHidden/>
            <w:sz w:val="26"/>
            <w:szCs w:val="26"/>
          </w:rPr>
          <w:fldChar w:fldCharType="end"/>
        </w:r>
      </w:hyperlink>
    </w:p>
    <w:p w14:paraId="791E51BE" w14:textId="73D8CAFD"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0" w:history="1">
        <w:r w:rsidR="00747FB9" w:rsidRPr="0023608E">
          <w:rPr>
            <w:rStyle w:val="Lienhypertexte"/>
            <w:rFonts w:ascii="Times New Roman" w:hAnsi="Times New Roman" w:cs="Times New Roman"/>
            <w:noProof/>
            <w:sz w:val="26"/>
            <w:szCs w:val="26"/>
          </w:rPr>
          <w:t>I-2-2- Acquis du Stage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12</w:t>
        </w:r>
        <w:r w:rsidR="00747FB9" w:rsidRPr="0023608E">
          <w:rPr>
            <w:rFonts w:ascii="Times New Roman" w:hAnsi="Times New Roman" w:cs="Times New Roman"/>
            <w:noProof/>
            <w:webHidden/>
            <w:sz w:val="26"/>
            <w:szCs w:val="26"/>
          </w:rPr>
          <w:fldChar w:fldCharType="end"/>
        </w:r>
      </w:hyperlink>
    </w:p>
    <w:p w14:paraId="1B32DF69" w14:textId="0F7BC400"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1" w:history="1">
        <w:r w:rsidR="00747FB9" w:rsidRPr="0023608E">
          <w:rPr>
            <w:rStyle w:val="Lienhypertexte"/>
            <w:rFonts w:ascii="Times New Roman" w:hAnsi="Times New Roman" w:cs="Times New Roman"/>
            <w:noProof/>
            <w:sz w:val="26"/>
            <w:szCs w:val="26"/>
          </w:rPr>
          <w:t>I-2-3- Difficultés rencontrées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13</w:t>
        </w:r>
        <w:r w:rsidR="00747FB9" w:rsidRPr="0023608E">
          <w:rPr>
            <w:rFonts w:ascii="Times New Roman" w:hAnsi="Times New Roman" w:cs="Times New Roman"/>
            <w:noProof/>
            <w:webHidden/>
            <w:sz w:val="26"/>
            <w:szCs w:val="26"/>
          </w:rPr>
          <w:fldChar w:fldCharType="end"/>
        </w:r>
      </w:hyperlink>
    </w:p>
    <w:p w14:paraId="09B17C84" w14:textId="3DA23AB4" w:rsidR="00747FB9" w:rsidRPr="0023608E" w:rsidRDefault="00020155">
      <w:pPr>
        <w:pStyle w:val="TM1"/>
        <w:tabs>
          <w:tab w:val="right" w:leader="dot" w:pos="9062"/>
        </w:tabs>
        <w:rPr>
          <w:rFonts w:ascii="Times New Roman" w:hAnsi="Times New Roman" w:cs="Times New Roman"/>
          <w:noProof/>
          <w:kern w:val="2"/>
          <w:sz w:val="26"/>
          <w:szCs w:val="26"/>
          <w14:ligatures w14:val="standardContextual"/>
        </w:rPr>
      </w:pPr>
      <w:hyperlink w:anchor="_Toc201154322" w:history="1">
        <w:r w:rsidR="00747FB9" w:rsidRPr="0023608E">
          <w:rPr>
            <w:rStyle w:val="Lienhypertexte"/>
            <w:rFonts w:ascii="Times New Roman" w:hAnsi="Times New Roman" w:cs="Times New Roman"/>
            <w:noProof/>
            <w:sz w:val="26"/>
            <w:szCs w:val="26"/>
          </w:rPr>
          <w:t>CHAPITRE II : CADRE THEORIQUE ET METHODOLOGIQUE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14</w:t>
        </w:r>
        <w:r w:rsidR="00747FB9" w:rsidRPr="0023608E">
          <w:rPr>
            <w:rFonts w:ascii="Times New Roman" w:hAnsi="Times New Roman" w:cs="Times New Roman"/>
            <w:noProof/>
            <w:webHidden/>
            <w:sz w:val="26"/>
            <w:szCs w:val="26"/>
          </w:rPr>
          <w:fldChar w:fldCharType="end"/>
        </w:r>
      </w:hyperlink>
    </w:p>
    <w:p w14:paraId="79027E5C" w14:textId="7D10BB4D"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23" w:history="1">
        <w:r w:rsidR="00747FB9" w:rsidRPr="0023608E">
          <w:rPr>
            <w:rStyle w:val="Lienhypertexte"/>
            <w:rFonts w:ascii="Times New Roman" w:hAnsi="Times New Roman" w:cs="Times New Roman"/>
            <w:noProof/>
            <w:sz w:val="26"/>
            <w:szCs w:val="26"/>
          </w:rPr>
          <w:t>II-1- Étude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15</w:t>
        </w:r>
        <w:r w:rsidR="00747FB9" w:rsidRPr="0023608E">
          <w:rPr>
            <w:rFonts w:ascii="Times New Roman" w:hAnsi="Times New Roman" w:cs="Times New Roman"/>
            <w:noProof/>
            <w:webHidden/>
            <w:sz w:val="26"/>
            <w:szCs w:val="26"/>
          </w:rPr>
          <w:fldChar w:fldCharType="end"/>
        </w:r>
      </w:hyperlink>
    </w:p>
    <w:p w14:paraId="6FB68847" w14:textId="47E6A991"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4" w:history="1">
        <w:r w:rsidR="00747FB9" w:rsidRPr="0023608E">
          <w:rPr>
            <w:rStyle w:val="Lienhypertexte"/>
            <w:rFonts w:ascii="Times New Roman" w:hAnsi="Times New Roman" w:cs="Times New Roman"/>
            <w:noProof/>
            <w:sz w:val="26"/>
            <w:szCs w:val="26"/>
          </w:rPr>
          <w:t>II-1-1 Présentation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15</w:t>
        </w:r>
        <w:r w:rsidR="00747FB9" w:rsidRPr="0023608E">
          <w:rPr>
            <w:rFonts w:ascii="Times New Roman" w:hAnsi="Times New Roman" w:cs="Times New Roman"/>
            <w:noProof/>
            <w:webHidden/>
            <w:sz w:val="26"/>
            <w:szCs w:val="26"/>
          </w:rPr>
          <w:fldChar w:fldCharType="end"/>
        </w:r>
      </w:hyperlink>
    </w:p>
    <w:p w14:paraId="48970B8C" w14:textId="594AC1FA"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5" w:history="1">
        <w:r w:rsidR="00747FB9" w:rsidRPr="0023608E">
          <w:rPr>
            <w:rStyle w:val="Lienhypertexte"/>
            <w:rFonts w:ascii="Times New Roman" w:hAnsi="Times New Roman" w:cs="Times New Roman"/>
            <w:noProof/>
            <w:sz w:val="26"/>
            <w:szCs w:val="26"/>
          </w:rPr>
          <w:t>II-1-2 Critique de l’existant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16</w:t>
        </w:r>
        <w:r w:rsidR="00747FB9" w:rsidRPr="0023608E">
          <w:rPr>
            <w:rFonts w:ascii="Times New Roman" w:hAnsi="Times New Roman" w:cs="Times New Roman"/>
            <w:noProof/>
            <w:webHidden/>
            <w:sz w:val="26"/>
            <w:szCs w:val="26"/>
          </w:rPr>
          <w:fldChar w:fldCharType="end"/>
        </w:r>
      </w:hyperlink>
    </w:p>
    <w:p w14:paraId="65A2C828" w14:textId="43BB82C4"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26" w:history="1">
        <w:r w:rsidR="00747FB9" w:rsidRPr="0023608E">
          <w:rPr>
            <w:rStyle w:val="Lienhypertexte"/>
            <w:rFonts w:ascii="Times New Roman" w:hAnsi="Times New Roman" w:cs="Times New Roman"/>
            <w:noProof/>
            <w:sz w:val="26"/>
            <w:szCs w:val="26"/>
          </w:rPr>
          <w:t>II-2- Approche de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17</w:t>
        </w:r>
        <w:r w:rsidR="00747FB9" w:rsidRPr="0023608E">
          <w:rPr>
            <w:rFonts w:ascii="Times New Roman" w:hAnsi="Times New Roman" w:cs="Times New Roman"/>
            <w:noProof/>
            <w:webHidden/>
            <w:sz w:val="26"/>
            <w:szCs w:val="26"/>
          </w:rPr>
          <w:fldChar w:fldCharType="end"/>
        </w:r>
      </w:hyperlink>
    </w:p>
    <w:p w14:paraId="30E59F9E" w14:textId="4BFDFE65"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7" w:history="1">
        <w:r w:rsidR="00747FB9" w:rsidRPr="0023608E">
          <w:rPr>
            <w:rStyle w:val="Lienhypertexte"/>
            <w:rFonts w:ascii="Times New Roman" w:hAnsi="Times New Roman" w:cs="Times New Roman"/>
            <w:noProof/>
            <w:sz w:val="26"/>
            <w:szCs w:val="26"/>
          </w:rPr>
          <w:t>II-2-1 État de l’art</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17</w:t>
        </w:r>
        <w:r w:rsidR="00747FB9" w:rsidRPr="0023608E">
          <w:rPr>
            <w:rFonts w:ascii="Times New Roman" w:hAnsi="Times New Roman" w:cs="Times New Roman"/>
            <w:noProof/>
            <w:webHidden/>
            <w:sz w:val="26"/>
            <w:szCs w:val="26"/>
          </w:rPr>
          <w:fldChar w:fldCharType="end"/>
        </w:r>
      </w:hyperlink>
    </w:p>
    <w:p w14:paraId="74293840" w14:textId="12749F10"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28" w:history="1">
        <w:r w:rsidR="00747FB9" w:rsidRPr="0023608E">
          <w:rPr>
            <w:rStyle w:val="Lienhypertexte"/>
            <w:rFonts w:ascii="Times New Roman" w:hAnsi="Times New Roman" w:cs="Times New Roman"/>
            <w:noProof/>
            <w:sz w:val="26"/>
            <w:szCs w:val="26"/>
          </w:rPr>
          <w:t>II-2-2 Proposition d’approche de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6C5FF6DE" w14:textId="1DFBF2F6"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29" w:history="1">
        <w:r w:rsidR="00747FB9" w:rsidRPr="0023608E">
          <w:rPr>
            <w:rStyle w:val="Lienhypertexte"/>
            <w:rFonts w:ascii="Times New Roman" w:hAnsi="Times New Roman" w:cs="Times New Roman"/>
            <w:noProof/>
            <w:sz w:val="26"/>
            <w:szCs w:val="26"/>
          </w:rPr>
          <w:t>II-3 Cahier des charges fonctionnel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_Toc201154329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388E9A29" w14:textId="7F9F2957"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0" w:history="1">
        <w:r w:rsidR="00747FB9" w:rsidRPr="0023608E">
          <w:rPr>
            <w:rStyle w:val="Lienhypertexte"/>
            <w:rFonts w:ascii="Times New Roman" w:hAnsi="Times New Roman" w:cs="Times New Roman"/>
            <w:noProof/>
            <w:sz w:val="26"/>
            <w:szCs w:val="26"/>
          </w:rPr>
          <w:t>II-3-1 Cahier des charges fonctionnel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18</w:t>
        </w:r>
        <w:r w:rsidR="00747FB9" w:rsidRPr="0023608E">
          <w:rPr>
            <w:rFonts w:ascii="Times New Roman" w:hAnsi="Times New Roman" w:cs="Times New Roman"/>
            <w:noProof/>
            <w:webHidden/>
            <w:sz w:val="26"/>
            <w:szCs w:val="26"/>
          </w:rPr>
          <w:fldChar w:fldCharType="end"/>
        </w:r>
      </w:hyperlink>
    </w:p>
    <w:p w14:paraId="51BCE5F1" w14:textId="42BF817C"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1" w:history="1">
        <w:r w:rsidR="00747FB9" w:rsidRPr="0023608E">
          <w:rPr>
            <w:rStyle w:val="Lienhypertexte"/>
            <w:rFonts w:ascii="Times New Roman" w:hAnsi="Times New Roman" w:cs="Times New Roman"/>
            <w:noProof/>
            <w:sz w:val="26"/>
            <w:szCs w:val="26"/>
          </w:rPr>
          <w:t>II-3-2 Clarification conceptuelle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21</w:t>
        </w:r>
        <w:r w:rsidR="00747FB9" w:rsidRPr="0023608E">
          <w:rPr>
            <w:rFonts w:ascii="Times New Roman" w:hAnsi="Times New Roman" w:cs="Times New Roman"/>
            <w:noProof/>
            <w:webHidden/>
            <w:sz w:val="26"/>
            <w:szCs w:val="26"/>
          </w:rPr>
          <w:fldChar w:fldCharType="end"/>
        </w:r>
      </w:hyperlink>
    </w:p>
    <w:p w14:paraId="56CE4097" w14:textId="0B5A322A"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2" w:history="1">
        <w:r w:rsidR="00747FB9" w:rsidRPr="0023608E">
          <w:rPr>
            <w:rStyle w:val="Lienhypertexte"/>
            <w:rFonts w:ascii="Times New Roman" w:hAnsi="Times New Roman" w:cs="Times New Roman"/>
            <w:noProof/>
            <w:sz w:val="26"/>
            <w:szCs w:val="26"/>
          </w:rPr>
          <w:t>II-3-3 Démarche méthodologique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22</w:t>
        </w:r>
        <w:r w:rsidR="00747FB9" w:rsidRPr="0023608E">
          <w:rPr>
            <w:rFonts w:ascii="Times New Roman" w:hAnsi="Times New Roman" w:cs="Times New Roman"/>
            <w:noProof/>
            <w:webHidden/>
            <w:sz w:val="26"/>
            <w:szCs w:val="26"/>
          </w:rPr>
          <w:fldChar w:fldCharType="end"/>
        </w:r>
      </w:hyperlink>
    </w:p>
    <w:p w14:paraId="4190CC3A" w14:textId="146124C1" w:rsidR="00747FB9" w:rsidRPr="0023608E" w:rsidRDefault="00020155">
      <w:pPr>
        <w:pStyle w:val="TM1"/>
        <w:tabs>
          <w:tab w:val="right" w:leader="dot" w:pos="9062"/>
        </w:tabs>
        <w:rPr>
          <w:rFonts w:ascii="Times New Roman" w:hAnsi="Times New Roman" w:cs="Times New Roman"/>
          <w:noProof/>
          <w:kern w:val="2"/>
          <w:sz w:val="26"/>
          <w:szCs w:val="26"/>
          <w14:ligatures w14:val="standardContextual"/>
        </w:rPr>
      </w:pPr>
      <w:hyperlink w:anchor="_Toc201154333" w:history="1">
        <w:r w:rsidR="00747FB9" w:rsidRPr="0023608E">
          <w:rPr>
            <w:rStyle w:val="Lienhypertexte"/>
            <w:rFonts w:ascii="Times New Roman" w:hAnsi="Times New Roman" w:cs="Times New Roman"/>
            <w:noProof/>
            <w:sz w:val="26"/>
            <w:szCs w:val="26"/>
          </w:rPr>
          <w:t>CHAPITRE III : MISE EN ŒUVRE DE LA SOLUTION ET TESTS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24</w:t>
        </w:r>
        <w:r w:rsidR="00747FB9" w:rsidRPr="0023608E">
          <w:rPr>
            <w:rFonts w:ascii="Times New Roman" w:hAnsi="Times New Roman" w:cs="Times New Roman"/>
            <w:noProof/>
            <w:webHidden/>
            <w:sz w:val="26"/>
            <w:szCs w:val="26"/>
          </w:rPr>
          <w:fldChar w:fldCharType="end"/>
        </w:r>
      </w:hyperlink>
    </w:p>
    <w:p w14:paraId="6AF7B212" w14:textId="4AC7FDB9"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34" w:history="1">
        <w:r w:rsidR="00747FB9" w:rsidRPr="0023608E">
          <w:rPr>
            <w:rStyle w:val="Lienhypertexte"/>
            <w:rFonts w:ascii="Times New Roman" w:hAnsi="Times New Roman" w:cs="Times New Roman"/>
            <w:noProof/>
            <w:sz w:val="26"/>
            <w:szCs w:val="26"/>
          </w:rPr>
          <w:t>III-1 Étude Comparative ou Analyse Informatique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25</w:t>
        </w:r>
        <w:r w:rsidR="00747FB9" w:rsidRPr="0023608E">
          <w:rPr>
            <w:rFonts w:ascii="Times New Roman" w:hAnsi="Times New Roman" w:cs="Times New Roman"/>
            <w:noProof/>
            <w:webHidden/>
            <w:sz w:val="26"/>
            <w:szCs w:val="26"/>
          </w:rPr>
          <w:fldChar w:fldCharType="end"/>
        </w:r>
      </w:hyperlink>
    </w:p>
    <w:p w14:paraId="3B77570C" w14:textId="064DE6BF"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5" w:history="1">
        <w:r w:rsidR="00747FB9" w:rsidRPr="0023608E">
          <w:rPr>
            <w:rStyle w:val="Lienhypertexte"/>
            <w:rFonts w:ascii="Times New Roman" w:hAnsi="Times New Roman" w:cs="Times New Roman"/>
            <w:noProof/>
            <w:sz w:val="26"/>
            <w:szCs w:val="26"/>
          </w:rPr>
          <w:t>III-1-1 Choix de l’approche d’analyse informatique</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25</w:t>
        </w:r>
        <w:r w:rsidR="00747FB9" w:rsidRPr="0023608E">
          <w:rPr>
            <w:rFonts w:ascii="Times New Roman" w:hAnsi="Times New Roman" w:cs="Times New Roman"/>
            <w:noProof/>
            <w:webHidden/>
            <w:sz w:val="26"/>
            <w:szCs w:val="26"/>
          </w:rPr>
          <w:fldChar w:fldCharType="end"/>
        </w:r>
      </w:hyperlink>
    </w:p>
    <w:p w14:paraId="6C534099" w14:textId="2FB5C00A"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36" w:history="1">
        <w:r w:rsidR="00747FB9" w:rsidRPr="0023608E">
          <w:rPr>
            <w:rStyle w:val="Lienhypertexte"/>
            <w:rFonts w:ascii="Times New Roman" w:hAnsi="Times New Roman" w:cs="Times New Roman"/>
            <w:noProof/>
            <w:sz w:val="26"/>
            <w:szCs w:val="26"/>
          </w:rPr>
          <w:t>III-1-2 Diagramme UML</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27</w:t>
        </w:r>
        <w:r w:rsidR="00747FB9" w:rsidRPr="0023608E">
          <w:rPr>
            <w:rFonts w:ascii="Times New Roman" w:hAnsi="Times New Roman" w:cs="Times New Roman"/>
            <w:noProof/>
            <w:webHidden/>
            <w:sz w:val="26"/>
            <w:szCs w:val="26"/>
          </w:rPr>
          <w:fldChar w:fldCharType="end"/>
        </w:r>
      </w:hyperlink>
    </w:p>
    <w:p w14:paraId="50E2143C" w14:textId="7B643B89"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37" w:history="1">
        <w:r w:rsidR="00747FB9" w:rsidRPr="0023608E">
          <w:rPr>
            <w:rStyle w:val="Lienhypertexte"/>
            <w:rFonts w:ascii="Times New Roman" w:hAnsi="Times New Roman" w:cs="Times New Roman"/>
            <w:noProof/>
            <w:sz w:val="26"/>
            <w:szCs w:val="26"/>
          </w:rPr>
          <w:t>III-1-2-1 Diagramme de cas d’utilisation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27</w:t>
        </w:r>
        <w:r w:rsidR="00747FB9" w:rsidRPr="0023608E">
          <w:rPr>
            <w:rFonts w:ascii="Times New Roman" w:hAnsi="Times New Roman" w:cs="Times New Roman"/>
            <w:noProof/>
            <w:webHidden/>
            <w:sz w:val="26"/>
            <w:szCs w:val="26"/>
          </w:rPr>
          <w:fldChar w:fldCharType="end"/>
        </w:r>
      </w:hyperlink>
    </w:p>
    <w:p w14:paraId="0C2F15F2" w14:textId="044A2692"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38" w:history="1">
        <w:r w:rsidR="00747FB9" w:rsidRPr="0023608E">
          <w:rPr>
            <w:rStyle w:val="Lienhypertexte"/>
            <w:rFonts w:ascii="Times New Roman" w:hAnsi="Times New Roman" w:cs="Times New Roman"/>
            <w:noProof/>
            <w:sz w:val="26"/>
            <w:szCs w:val="26"/>
          </w:rPr>
          <w:t>III-1-2-2 Diagramme des classes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32</w:t>
        </w:r>
        <w:r w:rsidR="00747FB9" w:rsidRPr="0023608E">
          <w:rPr>
            <w:rFonts w:ascii="Times New Roman" w:hAnsi="Times New Roman" w:cs="Times New Roman"/>
            <w:noProof/>
            <w:webHidden/>
            <w:sz w:val="26"/>
            <w:szCs w:val="26"/>
          </w:rPr>
          <w:fldChar w:fldCharType="end"/>
        </w:r>
      </w:hyperlink>
    </w:p>
    <w:p w14:paraId="056997B8" w14:textId="38309E0B"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39" w:history="1">
        <w:r w:rsidR="00747FB9" w:rsidRPr="0023608E">
          <w:rPr>
            <w:rStyle w:val="Lienhypertexte"/>
            <w:rFonts w:ascii="Times New Roman" w:hAnsi="Times New Roman" w:cs="Times New Roman"/>
            <w:noProof/>
            <w:sz w:val="26"/>
            <w:szCs w:val="26"/>
          </w:rPr>
          <w:t>III-1-2-3 Diagramme d’activité</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_Toc201154339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34</w:t>
        </w:r>
        <w:r w:rsidR="00747FB9" w:rsidRPr="0023608E">
          <w:rPr>
            <w:rFonts w:ascii="Times New Roman" w:hAnsi="Times New Roman" w:cs="Times New Roman"/>
            <w:noProof/>
            <w:webHidden/>
            <w:sz w:val="26"/>
            <w:szCs w:val="26"/>
          </w:rPr>
          <w:fldChar w:fldCharType="end"/>
        </w:r>
      </w:hyperlink>
    </w:p>
    <w:p w14:paraId="3EEE272A" w14:textId="168CFC7F"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40" w:history="1">
        <w:r w:rsidR="00747FB9" w:rsidRPr="0023608E">
          <w:rPr>
            <w:rStyle w:val="Lienhypertexte"/>
            <w:rFonts w:ascii="Times New Roman" w:hAnsi="Times New Roman" w:cs="Times New Roman"/>
            <w:noProof/>
            <w:sz w:val="26"/>
            <w:szCs w:val="26"/>
          </w:rPr>
          <w:t>III-2 Mise en Œuvre de la Solution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_Toc201154340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36</w:t>
        </w:r>
        <w:r w:rsidR="00747FB9" w:rsidRPr="0023608E">
          <w:rPr>
            <w:rFonts w:ascii="Times New Roman" w:hAnsi="Times New Roman" w:cs="Times New Roman"/>
            <w:noProof/>
            <w:webHidden/>
            <w:sz w:val="26"/>
            <w:szCs w:val="26"/>
          </w:rPr>
          <w:fldChar w:fldCharType="end"/>
        </w:r>
      </w:hyperlink>
    </w:p>
    <w:p w14:paraId="51614E5F" w14:textId="073AA227"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1" w:history="1">
        <w:r w:rsidR="00747FB9" w:rsidRPr="0023608E">
          <w:rPr>
            <w:rStyle w:val="Lienhypertexte"/>
            <w:rFonts w:ascii="Times New Roman" w:hAnsi="Times New Roman" w:cs="Times New Roman"/>
            <w:noProof/>
            <w:sz w:val="26"/>
            <w:szCs w:val="26"/>
          </w:rPr>
          <w:t>III-2-1 Choix Techniques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_Toc201154341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36</w:t>
        </w:r>
        <w:r w:rsidR="00747FB9" w:rsidRPr="0023608E">
          <w:rPr>
            <w:rFonts w:ascii="Times New Roman" w:hAnsi="Times New Roman" w:cs="Times New Roman"/>
            <w:noProof/>
            <w:webHidden/>
            <w:sz w:val="26"/>
            <w:szCs w:val="26"/>
          </w:rPr>
          <w:fldChar w:fldCharType="end"/>
        </w:r>
      </w:hyperlink>
    </w:p>
    <w:p w14:paraId="1D0883BB" w14:textId="77266B44"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2" w:history="1">
        <w:r w:rsidR="00747FB9" w:rsidRPr="0023608E">
          <w:rPr>
            <w:rStyle w:val="Lienhypertexte"/>
            <w:rFonts w:ascii="Times New Roman" w:hAnsi="Times New Roman" w:cs="Times New Roman"/>
            <w:noProof/>
            <w:sz w:val="26"/>
            <w:szCs w:val="26"/>
          </w:rPr>
          <w:t>III-2-2 Techniques Utilisées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_Toc201154342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37</w:t>
        </w:r>
        <w:r w:rsidR="00747FB9" w:rsidRPr="0023608E">
          <w:rPr>
            <w:rFonts w:ascii="Times New Roman" w:hAnsi="Times New Roman" w:cs="Times New Roman"/>
            <w:noProof/>
            <w:webHidden/>
            <w:sz w:val="26"/>
            <w:szCs w:val="26"/>
          </w:rPr>
          <w:fldChar w:fldCharType="end"/>
        </w:r>
      </w:hyperlink>
    </w:p>
    <w:p w14:paraId="6AB26204" w14:textId="03372EF0"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43" w:history="1">
        <w:r w:rsidR="00747FB9" w:rsidRPr="0023608E">
          <w:rPr>
            <w:rStyle w:val="Lienhypertexte"/>
            <w:rFonts w:ascii="Times New Roman" w:hAnsi="Times New Roman" w:cs="Times New Roman"/>
            <w:noProof/>
            <w:sz w:val="26"/>
            <w:szCs w:val="26"/>
          </w:rPr>
          <w:t>III-2-2-1 Frontend</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_Toc201154343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38</w:t>
        </w:r>
        <w:r w:rsidR="00747FB9" w:rsidRPr="0023608E">
          <w:rPr>
            <w:rFonts w:ascii="Times New Roman" w:hAnsi="Times New Roman" w:cs="Times New Roman"/>
            <w:noProof/>
            <w:webHidden/>
            <w:sz w:val="26"/>
            <w:szCs w:val="26"/>
          </w:rPr>
          <w:fldChar w:fldCharType="end"/>
        </w:r>
      </w:hyperlink>
    </w:p>
    <w:p w14:paraId="58671F6C" w14:textId="03885845" w:rsidR="00747FB9" w:rsidRPr="0023608E" w:rsidRDefault="00020155">
      <w:pPr>
        <w:pStyle w:val="TM4"/>
        <w:tabs>
          <w:tab w:val="right" w:leader="dot" w:pos="9062"/>
        </w:tabs>
        <w:rPr>
          <w:rFonts w:ascii="Times New Roman" w:hAnsi="Times New Roman" w:cs="Times New Roman"/>
          <w:noProof/>
          <w:kern w:val="2"/>
          <w:sz w:val="26"/>
          <w:szCs w:val="26"/>
          <w14:ligatures w14:val="standardContextual"/>
        </w:rPr>
      </w:pPr>
      <w:hyperlink w:anchor="_Toc201154344" w:history="1">
        <w:r w:rsidR="00747FB9" w:rsidRPr="0023608E">
          <w:rPr>
            <w:rStyle w:val="Lienhypertexte"/>
            <w:rFonts w:ascii="Times New Roman" w:hAnsi="Times New Roman" w:cs="Times New Roman"/>
            <w:noProof/>
            <w:sz w:val="26"/>
            <w:szCs w:val="26"/>
          </w:rPr>
          <w:t>III-2-1-2 Backend</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_Toc201154344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39</w:t>
        </w:r>
        <w:r w:rsidR="00747FB9" w:rsidRPr="0023608E">
          <w:rPr>
            <w:rFonts w:ascii="Times New Roman" w:hAnsi="Times New Roman" w:cs="Times New Roman"/>
            <w:noProof/>
            <w:webHidden/>
            <w:sz w:val="26"/>
            <w:szCs w:val="26"/>
          </w:rPr>
          <w:fldChar w:fldCharType="end"/>
        </w:r>
      </w:hyperlink>
    </w:p>
    <w:p w14:paraId="072D68A0" w14:textId="665A893F" w:rsidR="00747FB9" w:rsidRPr="0023608E" w:rsidRDefault="00020155">
      <w:pPr>
        <w:pStyle w:val="TM2"/>
        <w:tabs>
          <w:tab w:val="right" w:leader="dot" w:pos="9062"/>
        </w:tabs>
        <w:rPr>
          <w:rFonts w:ascii="Times New Roman" w:hAnsi="Times New Roman" w:cs="Times New Roman"/>
          <w:noProof/>
          <w:kern w:val="2"/>
          <w:sz w:val="26"/>
          <w:szCs w:val="26"/>
          <w14:ligatures w14:val="standardContextual"/>
        </w:rPr>
      </w:pPr>
      <w:hyperlink w:anchor="_Toc201154345" w:history="1">
        <w:r w:rsidR="00747FB9" w:rsidRPr="0023608E">
          <w:rPr>
            <w:rStyle w:val="Lienhypertexte"/>
            <w:rFonts w:ascii="Times New Roman" w:hAnsi="Times New Roman" w:cs="Times New Roman"/>
            <w:noProof/>
            <w:sz w:val="26"/>
            <w:szCs w:val="26"/>
          </w:rPr>
          <w:t>III-3 : Résultats et Discussion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_Toc201154345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7413754C" w14:textId="3F15F20C"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6" w:history="1">
        <w:r w:rsidR="00747FB9" w:rsidRPr="0023608E">
          <w:rPr>
            <w:rStyle w:val="Lienhypertexte"/>
            <w:rFonts w:ascii="Times New Roman" w:hAnsi="Times New Roman" w:cs="Times New Roman"/>
            <w:noProof/>
            <w:sz w:val="26"/>
            <w:szCs w:val="26"/>
          </w:rPr>
          <w:t>III-3-1 : Captures d’écrans</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_Toc201154346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2987E723" w14:textId="1F57617E" w:rsidR="00747FB9" w:rsidRPr="0023608E" w:rsidRDefault="00020155">
      <w:pPr>
        <w:pStyle w:val="TM3"/>
        <w:tabs>
          <w:tab w:val="right" w:leader="dot" w:pos="9062"/>
        </w:tabs>
        <w:rPr>
          <w:rFonts w:ascii="Times New Roman" w:hAnsi="Times New Roman" w:cs="Times New Roman"/>
          <w:noProof/>
          <w:kern w:val="2"/>
          <w:sz w:val="26"/>
          <w:szCs w:val="26"/>
          <w14:ligatures w14:val="standardContextual"/>
        </w:rPr>
      </w:pPr>
      <w:hyperlink w:anchor="_Toc201154347" w:history="1">
        <w:r w:rsidR="00747FB9" w:rsidRPr="0023608E">
          <w:rPr>
            <w:rStyle w:val="Lienhypertexte"/>
            <w:rFonts w:ascii="Times New Roman" w:hAnsi="Times New Roman" w:cs="Times New Roman"/>
            <w:noProof/>
            <w:sz w:val="26"/>
            <w:szCs w:val="26"/>
          </w:rPr>
          <w:t>III-3-2 : Tests, discussion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_Toc201154347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43</w:t>
        </w:r>
        <w:r w:rsidR="00747FB9" w:rsidRPr="0023608E">
          <w:rPr>
            <w:rFonts w:ascii="Times New Roman" w:hAnsi="Times New Roman" w:cs="Times New Roman"/>
            <w:noProof/>
            <w:webHidden/>
            <w:sz w:val="26"/>
            <w:szCs w:val="26"/>
          </w:rPr>
          <w:fldChar w:fldCharType="end"/>
        </w:r>
      </w:hyperlink>
    </w:p>
    <w:p w14:paraId="5DBAED60" w14:textId="40793C9A" w:rsidR="0043269D" w:rsidRDefault="00020155">
      <w:pPr>
        <w:pStyle w:val="TM1"/>
        <w:tabs>
          <w:tab w:val="right" w:leader="dot" w:pos="9062"/>
        </w:tabs>
        <w:rPr>
          <w:rStyle w:val="Lienhypertexte"/>
          <w:rFonts w:ascii="Times New Roman" w:hAnsi="Times New Roman" w:cs="Times New Roman"/>
          <w:noProof/>
          <w:sz w:val="26"/>
          <w:szCs w:val="26"/>
        </w:rPr>
      </w:pPr>
      <w:hyperlink w:anchor="_Toc201154348" w:history="1">
        <w:r w:rsidR="00747FB9" w:rsidRPr="0023608E">
          <w:rPr>
            <w:rStyle w:val="Lienhypertexte"/>
            <w:rFonts w:ascii="Times New Roman" w:hAnsi="Times New Roman" w:cs="Times New Roman"/>
            <w:b/>
            <w:bCs/>
            <w:noProof/>
            <w:sz w:val="26"/>
            <w:szCs w:val="26"/>
          </w:rPr>
          <w:t>CONCLUSION</w:t>
        </w:r>
        <w:r w:rsidR="00747FB9" w:rsidRPr="0023608E">
          <w:rPr>
            <w:rFonts w:ascii="Times New Roman" w:hAnsi="Times New Roman" w:cs="Times New Roman"/>
            <w:noProof/>
            <w:webHidden/>
            <w:sz w:val="26"/>
            <w:szCs w:val="26"/>
          </w:rPr>
          <w:tab/>
        </w:r>
        <w:r w:rsidR="00747FB9" w:rsidRPr="0023608E">
          <w:rPr>
            <w:rFonts w:ascii="Times New Roman" w:hAnsi="Times New Roman" w:cs="Times New Roman"/>
            <w:noProof/>
            <w:webHidden/>
            <w:sz w:val="26"/>
            <w:szCs w:val="26"/>
          </w:rPr>
          <w:fldChar w:fldCharType="begin"/>
        </w:r>
        <w:r w:rsidR="00747FB9" w:rsidRPr="0023608E">
          <w:rPr>
            <w:rFonts w:ascii="Times New Roman" w:hAnsi="Times New Roman" w:cs="Times New Roman"/>
            <w:noProof/>
            <w:webHidden/>
            <w:sz w:val="26"/>
            <w:szCs w:val="26"/>
          </w:rPr>
          <w:instrText xml:space="preserve"> PAGEREF _Toc201154348 \h </w:instrText>
        </w:r>
        <w:r w:rsidR="00747FB9" w:rsidRPr="0023608E">
          <w:rPr>
            <w:rFonts w:ascii="Times New Roman" w:hAnsi="Times New Roman" w:cs="Times New Roman"/>
            <w:noProof/>
            <w:webHidden/>
            <w:sz w:val="26"/>
            <w:szCs w:val="26"/>
          </w:rPr>
        </w:r>
        <w:r w:rsidR="00747FB9" w:rsidRPr="0023608E">
          <w:rPr>
            <w:rFonts w:ascii="Times New Roman" w:hAnsi="Times New Roman" w:cs="Times New Roman"/>
            <w:noProof/>
            <w:webHidden/>
            <w:sz w:val="26"/>
            <w:szCs w:val="26"/>
          </w:rPr>
          <w:fldChar w:fldCharType="separate"/>
        </w:r>
        <w:r w:rsidR="00747FB9" w:rsidRPr="0023608E">
          <w:rPr>
            <w:rFonts w:ascii="Times New Roman" w:hAnsi="Times New Roman" w:cs="Times New Roman"/>
            <w:noProof/>
            <w:webHidden/>
            <w:sz w:val="26"/>
            <w:szCs w:val="26"/>
          </w:rPr>
          <w:t>45</w:t>
        </w:r>
        <w:r w:rsidR="00747FB9" w:rsidRPr="0023608E">
          <w:rPr>
            <w:rFonts w:ascii="Times New Roman" w:hAnsi="Times New Roman" w:cs="Times New Roman"/>
            <w:noProof/>
            <w:webHidden/>
            <w:sz w:val="26"/>
            <w:szCs w:val="26"/>
          </w:rPr>
          <w:fldChar w:fldCharType="end"/>
        </w:r>
      </w:hyperlink>
    </w:p>
    <w:p w14:paraId="0616B418" w14:textId="77777777" w:rsidR="0043269D" w:rsidRDefault="0043269D">
      <w:pPr>
        <w:rPr>
          <w:rStyle w:val="Lienhypertexte"/>
          <w:rFonts w:ascii="Times New Roman" w:hAnsi="Times New Roman" w:cs="Times New Roman"/>
          <w:noProof/>
          <w:sz w:val="26"/>
          <w:szCs w:val="26"/>
        </w:rPr>
      </w:pPr>
      <w:r>
        <w:rPr>
          <w:rStyle w:val="Lienhypertexte"/>
          <w:rFonts w:ascii="Times New Roman" w:hAnsi="Times New Roman" w:cs="Times New Roman"/>
          <w:noProof/>
          <w:sz w:val="26"/>
          <w:szCs w:val="26"/>
        </w:rPr>
        <w:br w:type="page"/>
      </w:r>
    </w:p>
    <w:p w14:paraId="223C4283" w14:textId="43375268" w:rsidR="008E1DBA" w:rsidRPr="00360627" w:rsidRDefault="00747FB9" w:rsidP="00360627">
      <w:pPr>
        <w:pStyle w:val="Style6"/>
        <w:rPr>
          <w:sz w:val="26"/>
          <w:szCs w:val="26"/>
        </w:rPr>
      </w:pPr>
      <w:r>
        <w:rPr>
          <w:rFonts w:asciiTheme="minorHAnsi" w:eastAsiaTheme="minorEastAsia" w:hAnsiTheme="minorHAnsi" w:cstheme="minorBidi"/>
          <w:color w:val="auto"/>
          <w:sz w:val="26"/>
          <w:szCs w:val="26"/>
        </w:rPr>
        <w:lastRenderedPageBreak/>
        <w:fldChar w:fldCharType="end"/>
      </w:r>
      <w:bookmarkStart w:id="7" w:name="_Toc201154313"/>
      <w:r w:rsidR="006925CA" w:rsidRPr="00D95B50">
        <w:t>LISTE DES TABLEAUX</w:t>
      </w:r>
      <w:bookmarkEnd w:id="7"/>
    </w:p>
    <w:p w14:paraId="5D4A5B3F" w14:textId="368B9676" w:rsidR="00495424" w:rsidRPr="00FE2C2B" w:rsidRDefault="00495424" w:rsidP="00495424">
      <w:pPr>
        <w:spacing w:line="360" w:lineRule="auto"/>
        <w:rPr>
          <w:rFonts w:ascii="Times New Roman" w:eastAsia="Times New Roman" w:hAnsi="Times New Roman" w:cs="Times New Roman"/>
          <w:sz w:val="26"/>
          <w:szCs w:val="26"/>
          <w:lang w:eastAsia="fr-FR"/>
        </w:rPr>
      </w:pPr>
      <w:r w:rsidRPr="00FE2C2B">
        <w:rPr>
          <w:rFonts w:ascii="Times New Roman" w:eastAsia="Times New Roman" w:hAnsi="Times New Roman" w:cs="Times New Roman"/>
          <w:sz w:val="26"/>
          <w:szCs w:val="26"/>
          <w:lang w:eastAsia="fr-FR"/>
        </w:rPr>
        <w:t>Tableau 1 : Diagrammes UML utilisés</w:t>
      </w:r>
      <w:r w:rsidR="0043480A">
        <w:rPr>
          <w:rFonts w:ascii="Times New Roman" w:eastAsia="Times New Roman" w:hAnsi="Times New Roman" w:cs="Times New Roman"/>
          <w:sz w:val="26"/>
          <w:szCs w:val="26"/>
          <w:lang w:eastAsia="fr-FR"/>
        </w:rPr>
        <w:t>.........................................................................</w:t>
      </w:r>
      <w:r w:rsidR="00C344F0">
        <w:rPr>
          <w:rFonts w:ascii="Times New Roman" w:eastAsia="Times New Roman" w:hAnsi="Times New Roman" w:cs="Times New Roman"/>
          <w:sz w:val="26"/>
          <w:szCs w:val="26"/>
          <w:lang w:eastAsia="fr-FR"/>
        </w:rPr>
        <w:t>26</w:t>
      </w:r>
    </w:p>
    <w:p w14:paraId="7B31E605" w14:textId="77777777" w:rsidR="00D76EFE" w:rsidRDefault="008103B5" w:rsidP="00D76EFE">
      <w:pPr>
        <w:spacing w:line="360" w:lineRule="auto"/>
        <w:rPr>
          <w:rFonts w:ascii="Times New Roman" w:hAnsi="Times New Roman" w:cs="Times New Roman"/>
          <w:sz w:val="26"/>
          <w:szCs w:val="26"/>
        </w:rPr>
      </w:pPr>
      <w:r w:rsidRPr="00FE2C2B">
        <w:rPr>
          <w:rFonts w:ascii="Times New Roman" w:hAnsi="Times New Roman" w:cs="Times New Roman"/>
          <w:sz w:val="26"/>
          <w:szCs w:val="26"/>
        </w:rPr>
        <w:t>Tableau 2 : Acteurs du système</w:t>
      </w:r>
      <w:r w:rsidR="0043480A">
        <w:rPr>
          <w:rFonts w:ascii="Times New Roman" w:hAnsi="Times New Roman" w:cs="Times New Roman"/>
          <w:sz w:val="26"/>
          <w:szCs w:val="26"/>
        </w:rPr>
        <w:t>.....................................................................................</w:t>
      </w:r>
      <w:r w:rsidR="00C344F0">
        <w:rPr>
          <w:rFonts w:ascii="Times New Roman" w:hAnsi="Times New Roman" w:cs="Times New Roman"/>
          <w:sz w:val="26"/>
          <w:szCs w:val="26"/>
        </w:rPr>
        <w:t>28</w:t>
      </w:r>
    </w:p>
    <w:p w14:paraId="3C9AF701" w14:textId="1FC18A99" w:rsidR="00D76EFE" w:rsidRPr="00D76EFE" w:rsidRDefault="00D76EFE" w:rsidP="00D76EFE">
      <w:pPr>
        <w:spacing w:line="360" w:lineRule="auto"/>
        <w:rPr>
          <w:rFonts w:ascii="Times New Roman" w:hAnsi="Times New Roman" w:cs="Times New Roman"/>
          <w:sz w:val="26"/>
          <w:szCs w:val="26"/>
        </w:rPr>
      </w:pPr>
      <w:r w:rsidRPr="00D76EFE">
        <w:rPr>
          <w:rFonts w:ascii="Times New Roman" w:hAnsi="Times New Roman" w:cs="Times New Roman"/>
          <w:sz w:val="26"/>
          <w:szCs w:val="26"/>
        </w:rPr>
        <w:t>Tableau 3 : Étude comparatif des technologies disponibles</w:t>
      </w:r>
      <w:r w:rsidR="002D0F3E">
        <w:rPr>
          <w:rFonts w:ascii="Times New Roman" w:hAnsi="Times New Roman" w:cs="Times New Roman"/>
          <w:sz w:val="26"/>
          <w:szCs w:val="26"/>
        </w:rPr>
        <w:t>..........................................38</w:t>
      </w:r>
    </w:p>
    <w:p w14:paraId="1CD0C90F" w14:textId="77777777" w:rsidR="00D76EFE" w:rsidRPr="00FE2C2B" w:rsidRDefault="00D76EFE" w:rsidP="008103B5">
      <w:pPr>
        <w:spacing w:line="360" w:lineRule="auto"/>
        <w:rPr>
          <w:rFonts w:ascii="Times New Roman" w:hAnsi="Times New Roman" w:cs="Times New Roman"/>
          <w:sz w:val="26"/>
          <w:szCs w:val="26"/>
        </w:rPr>
      </w:pPr>
    </w:p>
    <w:p w14:paraId="7DF33548" w14:textId="77777777" w:rsidR="008103B5" w:rsidRPr="00ED5FDB" w:rsidRDefault="008103B5" w:rsidP="00495424">
      <w:pPr>
        <w:spacing w:line="360" w:lineRule="auto"/>
        <w:rPr>
          <w:rFonts w:ascii="Times New Roman" w:eastAsia="Times New Roman" w:hAnsi="Times New Roman" w:cs="Times New Roman"/>
          <w:sz w:val="26"/>
          <w:szCs w:val="26"/>
          <w:lang w:eastAsia="fr-FR"/>
        </w:rPr>
      </w:pPr>
    </w:p>
    <w:p w14:paraId="5CA8AD72" w14:textId="114F6F89" w:rsidR="008B1A77" w:rsidRDefault="008B1A77">
      <w:pPr>
        <w:rPr>
          <w:rFonts w:ascii="Times New Roman" w:hAnsi="Times New Roman" w:cs="Times New Roman"/>
          <w:sz w:val="26"/>
          <w:szCs w:val="26"/>
        </w:rPr>
      </w:pPr>
    </w:p>
    <w:p w14:paraId="73108EFC" w14:textId="4D3AEA4F" w:rsidR="00495424" w:rsidRDefault="00495424">
      <w:pPr>
        <w:rPr>
          <w:rFonts w:ascii="Times New Roman" w:hAnsi="Times New Roman" w:cs="Times New Roman"/>
          <w:sz w:val="26"/>
          <w:szCs w:val="26"/>
        </w:rPr>
      </w:pPr>
      <w:r>
        <w:rPr>
          <w:rFonts w:ascii="Times New Roman" w:hAnsi="Times New Roman" w:cs="Times New Roman"/>
          <w:sz w:val="26"/>
          <w:szCs w:val="26"/>
        </w:rPr>
        <w:br w:type="page"/>
      </w:r>
    </w:p>
    <w:p w14:paraId="63357646" w14:textId="1392F67B" w:rsidR="00EB301B" w:rsidRPr="00B7690B" w:rsidRDefault="00B7690B" w:rsidP="00EA0A83">
      <w:pPr>
        <w:pStyle w:val="Style6"/>
      </w:pPr>
      <w:bookmarkStart w:id="8" w:name="_Toc201154314"/>
      <w:r w:rsidRPr="00B7690B">
        <w:lastRenderedPageBreak/>
        <w:t>LISTE DES FIGURES</w:t>
      </w:r>
      <w:bookmarkEnd w:id="8"/>
    </w:p>
    <w:p w14:paraId="4E09AD8A" w14:textId="6366A246" w:rsidR="008F1F67" w:rsidRPr="00FE2C2B" w:rsidRDefault="008F1F67" w:rsidP="008F1F67">
      <w:pPr>
        <w:rPr>
          <w:rFonts w:ascii="Times New Roman" w:hAnsi="Times New Roman" w:cs="Times New Roman"/>
          <w:sz w:val="24"/>
          <w:szCs w:val="24"/>
        </w:rPr>
      </w:pPr>
      <w:r w:rsidRPr="00FE2C2B">
        <w:rPr>
          <w:rFonts w:ascii="Times New Roman" w:hAnsi="Times New Roman" w:cs="Times New Roman"/>
          <w:sz w:val="26"/>
          <w:szCs w:val="26"/>
        </w:rPr>
        <w:t xml:space="preserve">Figure n°1 </w:t>
      </w:r>
      <w:r w:rsidRPr="00FE2C2B">
        <w:rPr>
          <w:rFonts w:ascii="Times New Roman" w:hAnsi="Times New Roman" w:cs="Times New Roman"/>
          <w:sz w:val="24"/>
          <w:szCs w:val="24"/>
        </w:rPr>
        <w:t>: Organigramme du Port Autonome de Cotonou (PAC)</w:t>
      </w:r>
      <w:r w:rsidR="002D40B2" w:rsidRPr="002D40B2">
        <w:rPr>
          <w:rFonts w:ascii="Times New Roman" w:hAnsi="Times New Roman" w:cs="Times New Roman"/>
          <w:sz w:val="26"/>
          <w:szCs w:val="26"/>
        </w:rPr>
        <w:t xml:space="preserve"> </w:t>
      </w:r>
      <w:r w:rsidR="002D40B2">
        <w:rPr>
          <w:rFonts w:ascii="Times New Roman" w:hAnsi="Times New Roman" w:cs="Times New Roman"/>
          <w:sz w:val="26"/>
          <w:szCs w:val="26"/>
        </w:rPr>
        <w:t>.....................................</w:t>
      </w:r>
      <w:r w:rsidR="00E00640">
        <w:rPr>
          <w:rFonts w:ascii="Times New Roman" w:hAnsi="Times New Roman" w:cs="Times New Roman"/>
          <w:sz w:val="26"/>
          <w:szCs w:val="26"/>
        </w:rPr>
        <w:t>5</w:t>
      </w:r>
    </w:p>
    <w:p w14:paraId="1FC91242" w14:textId="6E930014" w:rsidR="00595054" w:rsidRPr="00FE2C2B" w:rsidRDefault="00595054" w:rsidP="00595054">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n°2 : Diagramme de cas d’Utilisation</w:t>
      </w:r>
      <w:r w:rsidR="002D40B2">
        <w:rPr>
          <w:rFonts w:ascii="Times New Roman" w:hAnsi="Times New Roman" w:cs="Times New Roman"/>
          <w:sz w:val="26"/>
          <w:szCs w:val="26"/>
        </w:rPr>
        <w:t>................................................................</w:t>
      </w:r>
      <w:r w:rsidR="00E00640">
        <w:rPr>
          <w:rFonts w:ascii="Times New Roman" w:hAnsi="Times New Roman" w:cs="Times New Roman"/>
          <w:sz w:val="26"/>
          <w:szCs w:val="26"/>
        </w:rPr>
        <w:t>29</w:t>
      </w:r>
      <w:r w:rsidRPr="00FE2C2B">
        <w:rPr>
          <w:rFonts w:ascii="Times New Roman" w:hAnsi="Times New Roman" w:cs="Times New Roman"/>
          <w:sz w:val="26"/>
          <w:szCs w:val="26"/>
        </w:rPr>
        <w:t xml:space="preserve"> </w:t>
      </w:r>
    </w:p>
    <w:p w14:paraId="56DACA60" w14:textId="68EB2D47" w:rsidR="00A85B88" w:rsidRPr="00FE2C2B" w:rsidRDefault="00A85B88" w:rsidP="00A85B88">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n°3 : Diagramme de classe</w:t>
      </w:r>
      <w:r w:rsidR="002D40B2">
        <w:rPr>
          <w:rFonts w:ascii="Times New Roman" w:hAnsi="Times New Roman" w:cs="Times New Roman"/>
          <w:sz w:val="26"/>
          <w:szCs w:val="26"/>
        </w:rPr>
        <w:t>.................................................................................</w:t>
      </w:r>
      <w:r w:rsidR="00E00640">
        <w:rPr>
          <w:rFonts w:ascii="Times New Roman" w:hAnsi="Times New Roman" w:cs="Times New Roman"/>
          <w:sz w:val="26"/>
          <w:szCs w:val="26"/>
        </w:rPr>
        <w:t>33</w:t>
      </w:r>
    </w:p>
    <w:p w14:paraId="3164CC2B" w14:textId="1B31A8BF" w:rsidR="00A85B88" w:rsidRPr="00FE2C2B" w:rsidRDefault="00A85B88" w:rsidP="0012425F">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n°4 : Diagramme de l’activité “Créer un compte”</w:t>
      </w:r>
      <w:r w:rsidR="00585CBB">
        <w:rPr>
          <w:rFonts w:ascii="Times New Roman" w:hAnsi="Times New Roman" w:cs="Times New Roman"/>
          <w:sz w:val="26"/>
          <w:szCs w:val="26"/>
        </w:rPr>
        <w:t>.</w:t>
      </w:r>
      <w:r w:rsidR="002D40B2">
        <w:rPr>
          <w:rFonts w:ascii="Times New Roman" w:hAnsi="Times New Roman" w:cs="Times New Roman"/>
          <w:sz w:val="26"/>
          <w:szCs w:val="26"/>
        </w:rPr>
        <w:t>............................................</w:t>
      </w:r>
      <w:r w:rsidR="005C38D4">
        <w:rPr>
          <w:rFonts w:ascii="Times New Roman" w:hAnsi="Times New Roman" w:cs="Times New Roman"/>
          <w:sz w:val="26"/>
          <w:szCs w:val="26"/>
        </w:rPr>
        <w:t>34</w:t>
      </w:r>
    </w:p>
    <w:p w14:paraId="2D215022" w14:textId="0E8156C6" w:rsidR="0012425F" w:rsidRPr="00FE2C2B" w:rsidRDefault="0012425F" w:rsidP="0012425F">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n°5 : Diagramme de l’activité “</w:t>
      </w:r>
      <w:r w:rsidR="00E54800">
        <w:rPr>
          <w:rFonts w:ascii="Times New Roman" w:hAnsi="Times New Roman" w:cs="Times New Roman"/>
          <w:sz w:val="26"/>
          <w:szCs w:val="26"/>
        </w:rPr>
        <w:t>Traiter</w:t>
      </w:r>
      <w:r w:rsidRPr="00FE2C2B">
        <w:rPr>
          <w:rFonts w:ascii="Times New Roman" w:hAnsi="Times New Roman" w:cs="Times New Roman"/>
          <w:sz w:val="26"/>
          <w:szCs w:val="26"/>
        </w:rPr>
        <w:t xml:space="preserve"> une demande”</w:t>
      </w:r>
      <w:r w:rsidR="00585CBB">
        <w:rPr>
          <w:rFonts w:ascii="Times New Roman" w:hAnsi="Times New Roman" w:cs="Times New Roman"/>
          <w:sz w:val="26"/>
          <w:szCs w:val="26"/>
        </w:rPr>
        <w:t>.</w:t>
      </w:r>
      <w:r w:rsidR="002D40B2">
        <w:rPr>
          <w:rFonts w:ascii="Times New Roman" w:hAnsi="Times New Roman" w:cs="Times New Roman"/>
          <w:sz w:val="26"/>
          <w:szCs w:val="26"/>
        </w:rPr>
        <w:t>............</w:t>
      </w:r>
      <w:r w:rsidR="002771FC">
        <w:rPr>
          <w:rFonts w:ascii="Times New Roman" w:hAnsi="Times New Roman" w:cs="Times New Roman"/>
          <w:sz w:val="26"/>
          <w:szCs w:val="26"/>
        </w:rPr>
        <w:t>....</w:t>
      </w:r>
      <w:r w:rsidR="002D40B2">
        <w:rPr>
          <w:rFonts w:ascii="Times New Roman" w:hAnsi="Times New Roman" w:cs="Times New Roman"/>
          <w:sz w:val="26"/>
          <w:szCs w:val="26"/>
        </w:rPr>
        <w:t>.....................</w:t>
      </w:r>
      <w:r w:rsidR="005C38D4">
        <w:rPr>
          <w:rFonts w:ascii="Times New Roman" w:hAnsi="Times New Roman" w:cs="Times New Roman"/>
          <w:sz w:val="26"/>
          <w:szCs w:val="26"/>
        </w:rPr>
        <w:t>35</w:t>
      </w:r>
    </w:p>
    <w:p w14:paraId="03517CD4" w14:textId="73558937" w:rsidR="008B1BD6" w:rsidRPr="00FE2C2B" w:rsidRDefault="008B1BD6" w:rsidP="008B1BD6">
      <w:pPr>
        <w:spacing w:line="360" w:lineRule="auto"/>
        <w:rPr>
          <w:rFonts w:ascii="Times New Roman" w:hAnsi="Times New Roman" w:cs="Times New Roman"/>
          <w:sz w:val="26"/>
          <w:szCs w:val="26"/>
        </w:rPr>
      </w:pPr>
      <w:r w:rsidRPr="00FE2C2B">
        <w:rPr>
          <w:rFonts w:ascii="Times New Roman" w:hAnsi="Times New Roman" w:cs="Times New Roman"/>
          <w:sz w:val="26"/>
          <w:szCs w:val="26"/>
        </w:rPr>
        <w:t>Figure n°</w:t>
      </w:r>
      <w:r>
        <w:rPr>
          <w:rFonts w:ascii="Times New Roman" w:hAnsi="Times New Roman" w:cs="Times New Roman"/>
          <w:sz w:val="26"/>
          <w:szCs w:val="26"/>
        </w:rPr>
        <w:t>6</w:t>
      </w:r>
      <w:r w:rsidRPr="00FE2C2B">
        <w:rPr>
          <w:rFonts w:ascii="Times New Roman" w:hAnsi="Times New Roman" w:cs="Times New Roman"/>
          <w:sz w:val="26"/>
          <w:szCs w:val="26"/>
        </w:rPr>
        <w:t xml:space="preserve"> : Diagramme de l’activité “</w:t>
      </w:r>
      <w:r>
        <w:rPr>
          <w:rFonts w:ascii="Times New Roman" w:hAnsi="Times New Roman" w:cs="Times New Roman"/>
          <w:sz w:val="26"/>
          <w:szCs w:val="26"/>
        </w:rPr>
        <w:t>Traiter</w:t>
      </w:r>
      <w:r w:rsidRPr="00FE2C2B">
        <w:rPr>
          <w:rFonts w:ascii="Times New Roman" w:hAnsi="Times New Roman" w:cs="Times New Roman"/>
          <w:sz w:val="26"/>
          <w:szCs w:val="26"/>
        </w:rPr>
        <w:t xml:space="preserve"> une demande”</w:t>
      </w:r>
      <w:r>
        <w:rPr>
          <w:rFonts w:ascii="Times New Roman" w:hAnsi="Times New Roman" w:cs="Times New Roman"/>
          <w:sz w:val="26"/>
          <w:szCs w:val="26"/>
        </w:rPr>
        <w:t>......................................35</w:t>
      </w:r>
    </w:p>
    <w:p w14:paraId="3580E6C1" w14:textId="77777777" w:rsidR="0012425F" w:rsidRPr="00ED5FDB" w:rsidRDefault="0012425F" w:rsidP="0012425F">
      <w:pPr>
        <w:spacing w:line="360" w:lineRule="auto"/>
        <w:rPr>
          <w:rFonts w:ascii="Times New Roman" w:hAnsi="Times New Roman" w:cs="Times New Roman"/>
          <w:i/>
          <w:iCs/>
          <w:sz w:val="26"/>
          <w:szCs w:val="26"/>
        </w:rPr>
      </w:pPr>
    </w:p>
    <w:p w14:paraId="63CDEE9E" w14:textId="77777777" w:rsidR="000D3B63" w:rsidRPr="00A53A66" w:rsidRDefault="000D3B63" w:rsidP="00292437">
      <w:pPr>
        <w:rPr>
          <w:rFonts w:ascii="Times New Roman" w:hAnsi="Times New Roman" w:cs="Times New Roman"/>
          <w:sz w:val="26"/>
          <w:szCs w:val="26"/>
        </w:rPr>
      </w:pPr>
    </w:p>
    <w:p w14:paraId="43E2AD63" w14:textId="77777777" w:rsidR="0065742D" w:rsidRDefault="005637BE" w:rsidP="00292437">
      <w:pPr>
        <w:rPr>
          <w:rFonts w:ascii="Times New Roman" w:hAnsi="Times New Roman" w:cs="Times New Roman"/>
          <w:sz w:val="26"/>
          <w:szCs w:val="26"/>
        </w:rPr>
        <w:sectPr w:rsidR="0065742D" w:rsidSect="00127C91">
          <w:type w:val="continuous"/>
          <w:pgSz w:w="11906" w:h="16838"/>
          <w:pgMar w:top="1417" w:right="1417" w:bottom="1417" w:left="1417" w:header="709" w:footer="708" w:gutter="0"/>
          <w:pgNumType w:fmt="lowerRoman" w:start="1"/>
          <w:cols w:space="708"/>
          <w:titlePg/>
          <w:docGrid w:linePitch="360"/>
        </w:sectPr>
      </w:pPr>
      <w:r>
        <w:rPr>
          <w:rFonts w:ascii="Times New Roman" w:hAnsi="Times New Roman" w:cs="Times New Roman"/>
          <w:b/>
          <w:bCs/>
          <w:sz w:val="26"/>
          <w:szCs w:val="26"/>
        </w:rPr>
        <w:t xml:space="preserve"> </w:t>
      </w:r>
      <w:r w:rsidR="00D157E8">
        <w:rPr>
          <w:rFonts w:ascii="Times New Roman" w:hAnsi="Times New Roman" w:cs="Times New Roman"/>
          <w:sz w:val="26"/>
          <w:szCs w:val="26"/>
        </w:rPr>
        <w:br w:type="page"/>
      </w:r>
    </w:p>
    <w:p w14:paraId="1DB15ACE" w14:textId="44062988" w:rsidR="00D157E8" w:rsidRPr="00292437" w:rsidRDefault="00D157E8" w:rsidP="00292437">
      <w:pPr>
        <w:rPr>
          <w:rFonts w:ascii="Times New Roman" w:hAnsi="Times New Roman" w:cs="Times New Roman"/>
          <w:sz w:val="26"/>
          <w:szCs w:val="26"/>
        </w:rPr>
      </w:pPr>
    </w:p>
    <w:p w14:paraId="6E3A3D5D" w14:textId="2074035A" w:rsidR="006E60A9" w:rsidRDefault="00F90109">
      <w:pPr>
        <w:rPr>
          <w:rFonts w:ascii="Times New Roman" w:hAnsi="Times New Roman" w:cs="Times New Roman"/>
          <w:sz w:val="26"/>
          <w:szCs w:val="26"/>
        </w:rPr>
      </w:pPr>
      <w:r w:rsidRPr="00ED5FDB">
        <w:rPr>
          <w:rFonts w:ascii="Times New Roman" w:hAnsi="Times New Roman" w:cs="Times New Roman"/>
          <w:noProof/>
          <w:sz w:val="26"/>
          <w:szCs w:val="26"/>
          <w:lang w:eastAsia="fr-FR"/>
        </w:rPr>
        <mc:AlternateContent>
          <mc:Choice Requires="wps">
            <w:drawing>
              <wp:anchor distT="0" distB="0" distL="114300" distR="114300" simplePos="0" relativeHeight="251658247" behindDoc="1" locked="0" layoutInCell="1" allowOverlap="1" wp14:anchorId="1205E2EF" wp14:editId="04CABA81">
                <wp:simplePos x="0" y="0"/>
                <wp:positionH relativeFrom="margin">
                  <wp:align>right</wp:align>
                </wp:positionH>
                <wp:positionV relativeFrom="paragraph">
                  <wp:posOffset>3138805</wp:posOffset>
                </wp:positionV>
                <wp:extent cx="5748020" cy="1907540"/>
                <wp:effectExtent l="0" t="0" r="5080" b="0"/>
                <wp:wrapThrough wrapText="bothSides">
                  <wp:wrapPolygon edited="0">
                    <wp:start x="1503" y="0"/>
                    <wp:lineTo x="0" y="216"/>
                    <wp:lineTo x="0" y="20277"/>
                    <wp:lineTo x="7445" y="21356"/>
                    <wp:lineTo x="20259" y="21356"/>
                    <wp:lineTo x="20474" y="21356"/>
                    <wp:lineTo x="21261" y="20924"/>
                    <wp:lineTo x="21548" y="20493"/>
                    <wp:lineTo x="21548" y="1079"/>
                    <wp:lineTo x="13888" y="0"/>
                    <wp:lineTo x="1503" y="0"/>
                  </wp:wrapPolygon>
                </wp:wrapThrough>
                <wp:docPr id="1427296063" name="Double vague 15"/>
                <wp:cNvGraphicFramePr/>
                <a:graphic xmlns:a="http://schemas.openxmlformats.org/drawingml/2006/main">
                  <a:graphicData uri="http://schemas.microsoft.com/office/word/2010/wordprocessingShape">
                    <wps:wsp>
                      <wps:cNvSpPr/>
                      <wps:spPr>
                        <a:xfrm>
                          <a:off x="0" y="0"/>
                          <a:ext cx="5748020" cy="190754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68037BD" w14:textId="39418CA3" w:rsidR="00020155" w:rsidRPr="008634D8" w:rsidRDefault="00020155" w:rsidP="008634D8">
                            <w:pPr>
                              <w:pStyle w:val="Style6"/>
                              <w:rPr>
                                <w:sz w:val="48"/>
                                <w:szCs w:val="48"/>
                              </w:rPr>
                            </w:pPr>
                            <w:bookmarkStart w:id="9" w:name="_Toc201154315"/>
                            <w:r w:rsidRPr="008634D8">
                              <w:rPr>
                                <w:sz w:val="48"/>
                                <w:szCs w:val="48"/>
                              </w:rPr>
                              <w:t>INTRODUCTION</w:t>
                            </w:r>
                            <w:bookmarkEnd w:id="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5E2EF" id="Double vague 15" o:spid="_x0000_s1029" type="#_x0000_t188" style="position:absolute;margin-left:401.4pt;margin-top:247.15pt;width:452.6pt;height:150.2pt;z-index:-2516582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" adj="1350" fillcolor="#5b9bd5 [3208]" stroked="f" strokeweight="1pt">
                <v:textbox>
                  <w:txbxContent>
                    <w:p w14:paraId="568037BD" w14:textId="39418CA3" w:rsidR="00020155" w:rsidRPr="008634D8" w:rsidRDefault="00020155" w:rsidP="008634D8">
                      <w:pPr>
                        <w:pStyle w:val="Style6"/>
                        <w:rPr>
                          <w:sz w:val="48"/>
                          <w:szCs w:val="48"/>
                        </w:rPr>
                      </w:pPr>
                      <w:bookmarkStart w:id="10" w:name="_Toc201154315"/>
                      <w:r w:rsidRPr="008634D8">
                        <w:rPr>
                          <w:sz w:val="48"/>
                          <w:szCs w:val="48"/>
                        </w:rPr>
                        <w:t>INTRODUCTION</w:t>
                      </w:r>
                      <w:bookmarkEnd w:id="10"/>
                    </w:p>
                  </w:txbxContent>
                </v:textbox>
                <w10:wrap type="through" anchorx="margin"/>
              </v:shape>
            </w:pict>
          </mc:Fallback>
        </mc:AlternateContent>
      </w:r>
      <w:r w:rsidR="006E60A9">
        <w:rPr>
          <w:rFonts w:ascii="Times New Roman" w:hAnsi="Times New Roman" w:cs="Times New Roman"/>
          <w:sz w:val="26"/>
          <w:szCs w:val="26"/>
        </w:rPr>
        <w:br w:type="page"/>
      </w:r>
    </w:p>
    <w:p w14:paraId="1034E6CE" w14:textId="76C495FD" w:rsidR="00272069" w:rsidRPr="008634D8" w:rsidRDefault="00D7225D" w:rsidP="008634D8">
      <w:pPr>
        <w:jc w:val="center"/>
        <w:rPr>
          <w:rFonts w:ascii="Times New Roman" w:hAnsi="Times New Roman" w:cs="Times New Roman"/>
          <w:b/>
          <w:bCs/>
          <w:sz w:val="40"/>
          <w:szCs w:val="40"/>
        </w:rPr>
      </w:pPr>
      <w:r w:rsidRPr="008634D8">
        <w:rPr>
          <w:rFonts w:ascii="Times New Roman" w:hAnsi="Times New Roman" w:cs="Times New Roman"/>
          <w:b/>
          <w:bCs/>
          <w:sz w:val="40"/>
          <w:szCs w:val="40"/>
        </w:rPr>
        <w:lastRenderedPageBreak/>
        <w:t>INTRODUCTION</w:t>
      </w:r>
    </w:p>
    <w:p w14:paraId="7572CDF0" w14:textId="77777777"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La gestion des Équipements de Protection Individuelle (EPI) constitue un élément fondamental des politiques de sécurité dans toute organisation soucieuse de la santé et du bien-être de son personnel. Au-delà de leur simple distribution, ces équipements doivent faire l’objet d’un suivi rigoureux afin d’assurer leur disponibilité, leur conformité et leur efficacité.</w:t>
      </w:r>
    </w:p>
    <w:p w14:paraId="50535DBB" w14:textId="568D89AD"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Dans un contexte où la transformation digitale devient incontournable pour optimiser les processus internes, le Port Autonome de Cotonou, structure stratégique dans la chaîne logistique régionale, fait face à des défis importants dans la gestion quotidienne des EPI</w:t>
      </w:r>
      <w:r w:rsidR="0014091D">
        <w:rPr>
          <w:rFonts w:ascii="Times New Roman" w:hAnsi="Times New Roman" w:cs="Times New Roman"/>
          <w:sz w:val="26"/>
          <w:szCs w:val="26"/>
        </w:rPr>
        <w:t>s</w:t>
      </w:r>
      <w:r w:rsidRPr="003F4B8D">
        <w:rPr>
          <w:rFonts w:ascii="Times New Roman" w:hAnsi="Times New Roman" w:cs="Times New Roman"/>
          <w:sz w:val="26"/>
          <w:szCs w:val="26"/>
        </w:rPr>
        <w:t xml:space="preserve"> : manque de traçabilité, lenteur dans le traitement des demandes, absence d’indicateurs fiables, etc.</w:t>
      </w:r>
    </w:p>
    <w:p w14:paraId="293FBE5B" w14:textId="08810507" w:rsidR="003F4B8D" w:rsidRPr="003F4B8D" w:rsidRDefault="003F4B8D" w:rsidP="008365B3">
      <w:pPr>
        <w:spacing w:line="360" w:lineRule="auto"/>
        <w:ind w:firstLine="720"/>
        <w:jc w:val="both"/>
        <w:rPr>
          <w:rFonts w:ascii="Times New Roman" w:hAnsi="Times New Roman" w:cs="Times New Roman"/>
          <w:sz w:val="26"/>
          <w:szCs w:val="26"/>
        </w:rPr>
      </w:pPr>
      <w:r w:rsidRPr="003F4B8D">
        <w:rPr>
          <w:rFonts w:ascii="Times New Roman" w:hAnsi="Times New Roman" w:cs="Times New Roman"/>
          <w:sz w:val="26"/>
          <w:szCs w:val="26"/>
        </w:rPr>
        <w:t>Ce mémoire s’inscrit dans une démarche d’amélioration continue et propose le développement d’un système informatisé visant à moderniser l’ensemble du cycle de vie des EPI</w:t>
      </w:r>
      <w:r w:rsidR="00157CD7">
        <w:rPr>
          <w:rFonts w:ascii="Times New Roman" w:hAnsi="Times New Roman" w:cs="Times New Roman"/>
          <w:sz w:val="26"/>
          <w:szCs w:val="26"/>
        </w:rPr>
        <w:t>s</w:t>
      </w:r>
      <w:r w:rsidRPr="003F4B8D">
        <w:rPr>
          <w:rFonts w:ascii="Times New Roman" w:hAnsi="Times New Roman" w:cs="Times New Roman"/>
          <w:sz w:val="26"/>
          <w:szCs w:val="26"/>
        </w:rPr>
        <w:t xml:space="preserve"> au PAC. Nous y décrivons la problématique initiale, la méthodologie adoptée, les choix technologiques effectués, ainsi que les résultats obtenus dans le cadre de ce projet innovant.</w:t>
      </w:r>
    </w:p>
    <w:p w14:paraId="3794BCEC" w14:textId="16D2F168" w:rsidR="00252722" w:rsidRPr="003F4B8D" w:rsidRDefault="00252722">
      <w:pPr>
        <w:rPr>
          <w:rFonts w:ascii="Times New Roman" w:hAnsi="Times New Roman" w:cs="Times New Roman"/>
          <w:sz w:val="26"/>
          <w:szCs w:val="26"/>
        </w:rPr>
      </w:pPr>
    </w:p>
    <w:p w14:paraId="1B78B71A" w14:textId="77777777" w:rsidR="00D972DA" w:rsidRDefault="00D972DA">
      <w:pPr>
        <w:rPr>
          <w:rFonts w:ascii="Times New Roman" w:hAnsi="Times New Roman" w:cs="Times New Roman"/>
          <w:sz w:val="26"/>
          <w:szCs w:val="26"/>
        </w:rPr>
      </w:pPr>
    </w:p>
    <w:p w14:paraId="787FD62C" w14:textId="77777777" w:rsidR="0016035C" w:rsidRDefault="0016035C">
      <w:pPr>
        <w:rPr>
          <w:rFonts w:ascii="Times New Roman" w:hAnsi="Times New Roman" w:cs="Times New Roman"/>
          <w:sz w:val="26"/>
          <w:szCs w:val="26"/>
        </w:rPr>
      </w:pPr>
    </w:p>
    <w:p w14:paraId="038AAF7E" w14:textId="77777777" w:rsidR="00D238E2" w:rsidRPr="00ED5FDB" w:rsidRDefault="00D238E2" w:rsidP="0029280E">
      <w:pPr>
        <w:spacing w:line="360" w:lineRule="auto"/>
        <w:jc w:val="both"/>
        <w:rPr>
          <w:rFonts w:ascii="Times New Roman" w:hAnsi="Times New Roman" w:cs="Times New Roman"/>
          <w:sz w:val="26"/>
          <w:szCs w:val="26"/>
        </w:rPr>
      </w:pPr>
    </w:p>
    <w:p w14:paraId="294C77AE" w14:textId="64B03EE1" w:rsidR="00D238E2" w:rsidRPr="00ED5FDB" w:rsidRDefault="00D238E2" w:rsidP="0029280E">
      <w:pPr>
        <w:spacing w:line="360" w:lineRule="auto"/>
        <w:jc w:val="both"/>
        <w:rPr>
          <w:rFonts w:ascii="Times New Roman" w:hAnsi="Times New Roman" w:cs="Times New Roman"/>
          <w:sz w:val="26"/>
          <w:szCs w:val="26"/>
        </w:rPr>
      </w:pPr>
    </w:p>
    <w:p w14:paraId="691A2E55" w14:textId="4FE6B917" w:rsidR="00D238E2" w:rsidRPr="00ED5FDB" w:rsidRDefault="00D238E2" w:rsidP="0029280E">
      <w:pPr>
        <w:spacing w:line="360" w:lineRule="auto"/>
        <w:jc w:val="both"/>
        <w:rPr>
          <w:rFonts w:ascii="Times New Roman" w:hAnsi="Times New Roman" w:cs="Times New Roman"/>
          <w:sz w:val="26"/>
          <w:szCs w:val="26"/>
        </w:rPr>
      </w:pPr>
    </w:p>
    <w:p w14:paraId="6EB158AE" w14:textId="6BBABD5F" w:rsidR="00D238E2" w:rsidRPr="00ED5FDB" w:rsidRDefault="00D238E2" w:rsidP="0029280E">
      <w:pPr>
        <w:spacing w:line="360" w:lineRule="auto"/>
        <w:jc w:val="both"/>
        <w:rPr>
          <w:rFonts w:ascii="Times New Roman" w:hAnsi="Times New Roman" w:cs="Times New Roman"/>
          <w:sz w:val="26"/>
          <w:szCs w:val="26"/>
        </w:rPr>
      </w:pPr>
    </w:p>
    <w:p w14:paraId="43C6F9B9" w14:textId="6D674D4D" w:rsidR="00D238E2" w:rsidRPr="00ED5FDB" w:rsidRDefault="00D238E2" w:rsidP="0029280E">
      <w:pPr>
        <w:spacing w:line="360" w:lineRule="auto"/>
        <w:jc w:val="both"/>
        <w:rPr>
          <w:rFonts w:ascii="Times New Roman" w:hAnsi="Times New Roman" w:cs="Times New Roman"/>
          <w:sz w:val="26"/>
          <w:szCs w:val="26"/>
        </w:rPr>
      </w:pPr>
    </w:p>
    <w:p w14:paraId="6009046C" w14:textId="046A99ED" w:rsidR="00D238E2" w:rsidRPr="00ED5FDB" w:rsidRDefault="00D238E2" w:rsidP="0029280E">
      <w:pPr>
        <w:spacing w:line="360" w:lineRule="auto"/>
        <w:jc w:val="both"/>
        <w:rPr>
          <w:rFonts w:ascii="Times New Roman" w:hAnsi="Times New Roman" w:cs="Times New Roman"/>
          <w:sz w:val="26"/>
          <w:szCs w:val="26"/>
        </w:rPr>
      </w:pPr>
    </w:p>
    <w:p w14:paraId="5050242F" w14:textId="0BD88037" w:rsidR="00D238E2" w:rsidRPr="00ED5FDB" w:rsidRDefault="00D238E2" w:rsidP="0029280E">
      <w:pPr>
        <w:spacing w:line="360" w:lineRule="auto"/>
        <w:jc w:val="both"/>
        <w:rPr>
          <w:rFonts w:ascii="Times New Roman" w:hAnsi="Times New Roman" w:cs="Times New Roman"/>
          <w:sz w:val="26"/>
          <w:szCs w:val="26"/>
        </w:rPr>
      </w:pPr>
    </w:p>
    <w:p w14:paraId="7BEFCD19" w14:textId="4D275A2A" w:rsidR="009005E8" w:rsidRDefault="009005E8">
      <w:pPr>
        <w:rPr>
          <w:rFonts w:ascii="Times New Roman" w:hAnsi="Times New Roman" w:cs="Times New Roman"/>
          <w:sz w:val="26"/>
          <w:szCs w:val="26"/>
        </w:rPr>
      </w:pPr>
      <w:r>
        <w:rPr>
          <w:rFonts w:ascii="Times New Roman" w:hAnsi="Times New Roman" w:cs="Times New Roman"/>
          <w:sz w:val="26"/>
          <w:szCs w:val="26"/>
        </w:rPr>
        <w:br w:type="page"/>
      </w:r>
    </w:p>
    <w:p w14:paraId="79BADC90" w14:textId="77777777" w:rsidR="00D238E2" w:rsidRPr="00ED5FDB" w:rsidRDefault="00D238E2" w:rsidP="0029280E">
      <w:pPr>
        <w:spacing w:line="360" w:lineRule="auto"/>
        <w:jc w:val="both"/>
        <w:rPr>
          <w:rFonts w:ascii="Times New Roman" w:hAnsi="Times New Roman" w:cs="Times New Roman"/>
          <w:sz w:val="26"/>
          <w:szCs w:val="26"/>
        </w:rPr>
      </w:pPr>
    </w:p>
    <w:p w14:paraId="377BCD9D" w14:textId="7551A88A" w:rsidR="00D238E2" w:rsidRPr="00ED5FDB" w:rsidRDefault="00D238E2" w:rsidP="0029280E">
      <w:pPr>
        <w:spacing w:line="360" w:lineRule="auto"/>
        <w:jc w:val="both"/>
        <w:rPr>
          <w:rFonts w:ascii="Times New Roman" w:hAnsi="Times New Roman" w:cs="Times New Roman"/>
          <w:sz w:val="26"/>
          <w:szCs w:val="26"/>
        </w:rPr>
      </w:pPr>
    </w:p>
    <w:p w14:paraId="43808298" w14:textId="4DBDAE0E" w:rsidR="00D238E2" w:rsidRPr="00ED5FDB" w:rsidRDefault="00D238E2" w:rsidP="0029280E">
      <w:pPr>
        <w:spacing w:line="360" w:lineRule="auto"/>
        <w:jc w:val="both"/>
        <w:rPr>
          <w:rFonts w:ascii="Times New Roman" w:hAnsi="Times New Roman" w:cs="Times New Roman"/>
          <w:sz w:val="26"/>
          <w:szCs w:val="26"/>
        </w:rPr>
      </w:pPr>
    </w:p>
    <w:p w14:paraId="20AC6A44" w14:textId="7CE39EAC" w:rsidR="00D238E2" w:rsidRPr="00ED5FDB" w:rsidRDefault="00D238E2" w:rsidP="0029280E">
      <w:pPr>
        <w:spacing w:line="360" w:lineRule="auto"/>
        <w:jc w:val="both"/>
        <w:rPr>
          <w:rFonts w:ascii="Times New Roman" w:hAnsi="Times New Roman" w:cs="Times New Roman"/>
          <w:sz w:val="26"/>
          <w:szCs w:val="26"/>
        </w:rPr>
      </w:pPr>
    </w:p>
    <w:p w14:paraId="64A92D29" w14:textId="42A0D9DF" w:rsidR="00D238E2" w:rsidRPr="00ED5FDB" w:rsidRDefault="00D238E2" w:rsidP="0029280E">
      <w:pPr>
        <w:spacing w:line="360" w:lineRule="auto"/>
        <w:jc w:val="both"/>
        <w:rPr>
          <w:rFonts w:ascii="Times New Roman" w:hAnsi="Times New Roman" w:cs="Times New Roman"/>
          <w:sz w:val="26"/>
          <w:szCs w:val="26"/>
        </w:rPr>
      </w:pPr>
    </w:p>
    <w:p w14:paraId="457FF114" w14:textId="7F9E7DFB" w:rsidR="00D238E2" w:rsidRPr="00ED5FDB" w:rsidRDefault="00D238E2" w:rsidP="0029280E">
      <w:pPr>
        <w:spacing w:line="360" w:lineRule="auto"/>
        <w:jc w:val="both"/>
        <w:rPr>
          <w:rFonts w:ascii="Times New Roman" w:hAnsi="Times New Roman" w:cs="Times New Roman"/>
          <w:sz w:val="26"/>
          <w:szCs w:val="26"/>
        </w:rPr>
      </w:pPr>
    </w:p>
    <w:p w14:paraId="21EAEEA5" w14:textId="3C166FEF" w:rsidR="00D238E2" w:rsidRPr="00ED5FDB" w:rsidRDefault="00D238E2" w:rsidP="0029280E">
      <w:pPr>
        <w:spacing w:line="360" w:lineRule="auto"/>
        <w:jc w:val="both"/>
        <w:rPr>
          <w:rFonts w:ascii="Times New Roman" w:hAnsi="Times New Roman" w:cs="Times New Roman"/>
          <w:sz w:val="26"/>
          <w:szCs w:val="26"/>
        </w:rPr>
      </w:pPr>
    </w:p>
    <w:p w14:paraId="2B3F2F59" w14:textId="08E1AC36" w:rsidR="00D238E2" w:rsidRPr="00ED5FDB" w:rsidRDefault="00D238E2" w:rsidP="0029280E">
      <w:pPr>
        <w:spacing w:line="360" w:lineRule="auto"/>
        <w:jc w:val="both"/>
        <w:rPr>
          <w:rFonts w:ascii="Times New Roman" w:hAnsi="Times New Roman" w:cs="Times New Roman"/>
          <w:sz w:val="26"/>
          <w:szCs w:val="26"/>
        </w:rPr>
      </w:pPr>
    </w:p>
    <w:p w14:paraId="7D349822" w14:textId="58BBB43C" w:rsidR="00D238E2" w:rsidRPr="00ED5FDB" w:rsidRDefault="008C7516" w:rsidP="0029280E">
      <w:pPr>
        <w:spacing w:line="360" w:lineRule="auto"/>
        <w:jc w:val="both"/>
        <w:rPr>
          <w:rFonts w:ascii="Times New Roman" w:hAnsi="Times New Roman" w:cs="Times New Roman"/>
          <w:sz w:val="26"/>
          <w:szCs w:val="26"/>
        </w:rPr>
      </w:pPr>
      <w:r w:rsidRPr="00ED5FDB">
        <w:rPr>
          <w:rFonts w:ascii="Times New Roman" w:hAnsi="Times New Roman" w:cs="Times New Roman"/>
          <w:noProof/>
          <w:sz w:val="26"/>
          <w:szCs w:val="26"/>
          <w:lang w:eastAsia="fr-FR"/>
        </w:rPr>
        <mc:AlternateContent>
          <mc:Choice Requires="wps">
            <w:drawing>
              <wp:anchor distT="0" distB="0" distL="114300" distR="114300" simplePos="0" relativeHeight="251658243" behindDoc="0" locked="0" layoutInCell="1" allowOverlap="1" wp14:anchorId="1BD2B283" wp14:editId="33FE569C">
                <wp:simplePos x="0" y="0"/>
                <wp:positionH relativeFrom="margin">
                  <wp:align>right</wp:align>
                </wp:positionH>
                <wp:positionV relativeFrom="paragraph">
                  <wp:posOffset>198755</wp:posOffset>
                </wp:positionV>
                <wp:extent cx="5748020" cy="1907540"/>
                <wp:effectExtent l="0" t="0" r="5080" b="0"/>
                <wp:wrapNone/>
                <wp:docPr id="1358879943" name="Double vague 15"/>
                <wp:cNvGraphicFramePr/>
                <a:graphic xmlns:a="http://schemas.openxmlformats.org/drawingml/2006/main">
                  <a:graphicData uri="http://schemas.microsoft.com/office/word/2010/wordprocessingShape">
                    <wps:wsp>
                      <wps:cNvSpPr/>
                      <wps:spPr>
                        <a:xfrm>
                          <a:off x="0" y="0"/>
                          <a:ext cx="5748020" cy="190754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FE066DE" w14:textId="663AD7CF" w:rsidR="00020155" w:rsidRPr="00A663F3" w:rsidRDefault="00020155" w:rsidP="00A663F3">
                            <w:pPr>
                              <w:pStyle w:val="Style1"/>
                            </w:pPr>
                            <w:bookmarkStart w:id="11" w:name="_Toc201154316"/>
                            <w:r w:rsidRPr="00A663F3">
                              <w:t>CHAPITRE I : PRESENTATION DU CADRE INSTITUTIONNEL DE STAGE</w:t>
                            </w:r>
                            <w:bookmarkEnd w:id="11"/>
                          </w:p>
                          <w:p w14:paraId="351F507E" w14:textId="77777777" w:rsidR="00020155" w:rsidRPr="002E4A71" w:rsidRDefault="00020155" w:rsidP="00745BE7">
                            <w:pPr>
                              <w:pStyle w:val="Style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2B283" id="_x0000_s1030" type="#_x0000_t188" style="position:absolute;left:0;text-align:left;margin-left:401.4pt;margin-top:15.65pt;width:452.6pt;height:150.2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" adj="1350" fillcolor="#5b9bd5 [3208]" stroked="f" strokeweight="1pt">
                <v:textbox>
                  <w:txbxContent>
                    <w:p w14:paraId="7FE066DE" w14:textId="663AD7CF" w:rsidR="00020155" w:rsidRPr="00A663F3" w:rsidRDefault="00020155" w:rsidP="00A663F3">
                      <w:pPr>
                        <w:pStyle w:val="Style1"/>
                      </w:pPr>
                      <w:bookmarkStart w:id="12" w:name="_Toc201154316"/>
                      <w:r w:rsidRPr="00A663F3">
                        <w:t>CHAPITRE I : PRESENTATION DU CADRE INSTITUTIONNEL DE STAGE</w:t>
                      </w:r>
                      <w:bookmarkEnd w:id="12"/>
                    </w:p>
                    <w:p w14:paraId="351F507E" w14:textId="77777777" w:rsidR="00020155" w:rsidRPr="002E4A71" w:rsidRDefault="00020155" w:rsidP="00745BE7">
                      <w:pPr>
                        <w:pStyle w:val="Style1"/>
                      </w:pPr>
                    </w:p>
                  </w:txbxContent>
                </v:textbox>
                <w10:wrap anchorx="margin"/>
              </v:shape>
            </w:pict>
          </mc:Fallback>
        </mc:AlternateContent>
      </w:r>
    </w:p>
    <w:p w14:paraId="2B328479" w14:textId="65C3C30C" w:rsidR="00D238E2" w:rsidRPr="00ED5FDB" w:rsidRDefault="00D238E2" w:rsidP="0029280E">
      <w:pPr>
        <w:spacing w:line="360" w:lineRule="auto"/>
        <w:jc w:val="both"/>
        <w:rPr>
          <w:rFonts w:ascii="Times New Roman" w:hAnsi="Times New Roman" w:cs="Times New Roman"/>
          <w:sz w:val="26"/>
          <w:szCs w:val="26"/>
        </w:rPr>
      </w:pPr>
    </w:p>
    <w:p w14:paraId="346DE0C7" w14:textId="39E33D49" w:rsidR="009005E8" w:rsidRDefault="009005E8">
      <w:pPr>
        <w:rPr>
          <w:rFonts w:ascii="Times New Roman" w:hAnsi="Times New Roman" w:cs="Times New Roman"/>
          <w:sz w:val="26"/>
          <w:szCs w:val="26"/>
        </w:rPr>
      </w:pPr>
      <w:r>
        <w:rPr>
          <w:rFonts w:ascii="Times New Roman" w:hAnsi="Times New Roman" w:cs="Times New Roman"/>
          <w:sz w:val="26"/>
          <w:szCs w:val="26"/>
        </w:rPr>
        <w:br w:type="page"/>
      </w:r>
    </w:p>
    <w:p w14:paraId="2EAED77C" w14:textId="4316F107" w:rsidR="00B361EF" w:rsidRPr="00930D6E" w:rsidRDefault="00B361EF" w:rsidP="008C7768">
      <w:pPr>
        <w:pStyle w:val="Style3"/>
      </w:pPr>
      <w:bookmarkStart w:id="13" w:name="_Toc201154317"/>
      <w:r w:rsidRPr="00930D6E">
        <w:lastRenderedPageBreak/>
        <w:t>I-1</w:t>
      </w:r>
      <w:r w:rsidR="008008D6" w:rsidRPr="00930D6E">
        <w:t>-</w:t>
      </w:r>
      <w:r w:rsidRPr="00930D6E">
        <w:t xml:space="preserve"> PRESENTATION GENERALE D</w:t>
      </w:r>
      <w:r w:rsidR="00F77EDE" w:rsidRPr="00930D6E">
        <w:t>U PORT AUTONOME DE COTONOU (PAC)</w:t>
      </w:r>
      <w:bookmarkEnd w:id="13"/>
      <w:r w:rsidRPr="00930D6E">
        <w:t xml:space="preserve"> </w:t>
      </w:r>
    </w:p>
    <w:p w14:paraId="20858427" w14:textId="4A3385C3" w:rsidR="004051CF" w:rsidRPr="009663DA" w:rsidRDefault="00D773B4" w:rsidP="0004743B">
      <w:pPr>
        <w:pStyle w:val="Style2"/>
      </w:pPr>
      <w:r w:rsidRPr="009663DA">
        <w:tab/>
        <w:t>I-1-1</w:t>
      </w:r>
      <w:r w:rsidR="008008D6" w:rsidRPr="009663DA">
        <w:t>- Historique</w:t>
      </w:r>
    </w:p>
    <w:p w14:paraId="59D282A3" w14:textId="61BD29DD" w:rsidR="00423D5E" w:rsidRPr="00ED5FDB" w:rsidRDefault="00423D5E"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Aux </w:t>
      </w:r>
      <w:r w:rsidR="003C4071" w:rsidRPr="00ED5FDB">
        <w:rPr>
          <w:rFonts w:ascii="Times New Roman" w:hAnsi="Times New Roman" w:cs="Times New Roman"/>
          <w:sz w:val="26"/>
          <w:szCs w:val="26"/>
        </w:rPr>
        <w:t>X</w:t>
      </w:r>
      <w:r w:rsidR="00C84AE4" w:rsidRPr="00ED5FDB">
        <w:rPr>
          <w:rFonts w:ascii="Times New Roman" w:hAnsi="Times New Roman" w:cs="Times New Roman"/>
          <w:sz w:val="26"/>
          <w:szCs w:val="26"/>
        </w:rPr>
        <w:t>e</w:t>
      </w:r>
      <w:r w:rsidRPr="00ED5FDB">
        <w:rPr>
          <w:rFonts w:ascii="Times New Roman" w:hAnsi="Times New Roman" w:cs="Times New Roman"/>
          <w:sz w:val="26"/>
          <w:szCs w:val="26"/>
        </w:rPr>
        <w:t xml:space="preserve"> siècle, Cotonou était un petit village côtier du Dahomey (ancien nom du Bénin). Avec l'arrivée des colons français, l'idée de développer un port à Cotonou a émergé pour faciliter le commerce avec l'arrière-pays et promouvoir l'influence économique de la France dans la région. Ainsi, en 1863, la construction du port a débuté, marquant le point de départ de son histoire.</w:t>
      </w:r>
    </w:p>
    <w:p w14:paraId="5975781B" w14:textId="6A543D6B" w:rsidR="001575AA" w:rsidRPr="00ED5FDB" w:rsidRDefault="001575AA"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Avec l'accession du Bénin à l'indépendance en 1960, le port de Cotonou est devenu un pilier essentiel de l'économie nationale. Il a joué un rôle central dans les échanges commerciaux du pays avec d'autres nations africaines et européennes. Le gouvernement béninois a progressivement investi dans le développement et la modernisation du port, afin d'améliorer ses infrastructures et d'accroître sa capacité.</w:t>
      </w:r>
    </w:p>
    <w:p w14:paraId="789438AB" w14:textId="6596B382" w:rsidR="003C192F" w:rsidRPr="00ED5FDB" w:rsidRDefault="003C192F"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Depuis lors, le Port Autonome de Cotonou a continué d'évoluer et de se développer. Des projets d'expansion et de modernisation ont été entrepris pour accroître sa capacité, améliorer l'efficacité des opérations et renforcer sa</w:t>
      </w:r>
      <w:r w:rsidR="003639C1" w:rsidRPr="00ED5FDB">
        <w:rPr>
          <w:rFonts w:ascii="Times New Roman" w:hAnsi="Times New Roman" w:cs="Times New Roman"/>
          <w:sz w:val="26"/>
          <w:szCs w:val="26"/>
        </w:rPr>
        <w:t xml:space="preserve"> </w:t>
      </w:r>
      <w:r w:rsidRPr="00ED5FDB">
        <w:rPr>
          <w:rFonts w:ascii="Times New Roman" w:hAnsi="Times New Roman" w:cs="Times New Roman"/>
          <w:sz w:val="26"/>
          <w:szCs w:val="26"/>
        </w:rPr>
        <w:t>compétitivité régionale. Ces efforts ont permis de consolider la position du port en tant que plaque tournante commerciale majeure en Afrique de l'Ouest.</w:t>
      </w:r>
    </w:p>
    <w:p w14:paraId="4C3EEDC8" w14:textId="1FE2C3D2" w:rsidR="00A2700F" w:rsidRPr="00ED5FDB" w:rsidRDefault="00A2700F"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Situé dans la zone portuaire, le PAC est limité au Nord par le boulevard de la Marina, au sud par l'océan Atlantique, à l'Ouest par l'esplanade des AMAZONE, à l'Est par la traverse Est. C'est l'établissement public chargé de la gestion de toutes les infrastructures et supers structures que constitue le Port de Cotonou.</w:t>
      </w:r>
    </w:p>
    <w:p w14:paraId="2ECE5875" w14:textId="77777777" w:rsidR="006C4E61" w:rsidRPr="00ED5FDB" w:rsidRDefault="006C4E61" w:rsidP="0029280E">
      <w:pPr>
        <w:spacing w:line="360" w:lineRule="auto"/>
        <w:jc w:val="both"/>
        <w:rPr>
          <w:rFonts w:ascii="Times New Roman" w:hAnsi="Times New Roman" w:cs="Times New Roman"/>
          <w:sz w:val="26"/>
          <w:szCs w:val="26"/>
        </w:rPr>
      </w:pPr>
    </w:p>
    <w:p w14:paraId="2276ABCD" w14:textId="5ECBE5EE" w:rsidR="006C4E61" w:rsidRPr="00ED5FDB" w:rsidRDefault="00837363" w:rsidP="00D07659">
      <w:pPr>
        <w:spacing w:line="360" w:lineRule="auto"/>
        <w:ind w:left="720" w:firstLine="720"/>
        <w:jc w:val="both"/>
        <w:rPr>
          <w:rFonts w:ascii="Times New Roman" w:hAnsi="Times New Roman" w:cs="Times New Roman"/>
          <w:b/>
          <w:bCs/>
          <w:sz w:val="26"/>
          <w:szCs w:val="26"/>
        </w:rPr>
      </w:pPr>
      <w:r w:rsidRPr="00ED5FDB">
        <w:rPr>
          <w:rFonts w:ascii="Times New Roman" w:hAnsi="Times New Roman" w:cs="Times New Roman"/>
          <w:b/>
          <w:bCs/>
          <w:sz w:val="26"/>
          <w:szCs w:val="26"/>
        </w:rPr>
        <w:t>1. Organi</w:t>
      </w:r>
      <w:r w:rsidR="00073F28" w:rsidRPr="00ED5FDB">
        <w:rPr>
          <w:rFonts w:ascii="Times New Roman" w:hAnsi="Times New Roman" w:cs="Times New Roman"/>
          <w:b/>
          <w:bCs/>
          <w:sz w:val="26"/>
          <w:szCs w:val="26"/>
        </w:rPr>
        <w:t>gramme du PAC</w:t>
      </w:r>
    </w:p>
    <w:p w14:paraId="6996346C" w14:textId="6A5A1846" w:rsidR="006C4E61" w:rsidRPr="00ED5FDB" w:rsidRDefault="00A77159" w:rsidP="005B366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001F3D51" w:rsidRPr="00ED5FDB">
        <w:rPr>
          <w:rFonts w:ascii="Times New Roman" w:hAnsi="Times New Roman" w:cs="Times New Roman"/>
          <w:i/>
          <w:iCs/>
          <w:sz w:val="26"/>
          <w:szCs w:val="26"/>
        </w:rPr>
        <w:t xml:space="preserve">Figure n°1 </w:t>
      </w:r>
      <w:r w:rsidR="003F64B0" w:rsidRPr="00ED5FDB">
        <w:rPr>
          <w:rFonts w:ascii="Times New Roman" w:hAnsi="Times New Roman" w:cs="Times New Roman"/>
          <w:sz w:val="26"/>
          <w:szCs w:val="26"/>
        </w:rPr>
        <w:t xml:space="preserve">présente l’organigramme du </w:t>
      </w:r>
      <w:r w:rsidR="003D5387">
        <w:rPr>
          <w:rFonts w:ascii="Times New Roman" w:hAnsi="Times New Roman" w:cs="Times New Roman"/>
          <w:sz w:val="26"/>
          <w:szCs w:val="26"/>
        </w:rPr>
        <w:t>PAC</w:t>
      </w:r>
      <w:r w:rsidR="00574691">
        <w:rPr>
          <w:rFonts w:ascii="Times New Roman" w:hAnsi="Times New Roman" w:cs="Times New Roman"/>
          <w:sz w:val="26"/>
          <w:szCs w:val="26"/>
        </w:rPr>
        <w:t xml:space="preserve"> </w:t>
      </w:r>
      <w:r w:rsidR="00574691" w:rsidRPr="00ED5FDB">
        <w:rPr>
          <w:rFonts w:ascii="Times New Roman" w:hAnsi="Times New Roman" w:cs="Times New Roman"/>
          <w:sz w:val="26"/>
          <w:szCs w:val="26"/>
        </w:rPr>
        <w:t>structuré en Directions et Départements comprenant des services pour une exécution optimale de ses activités</w:t>
      </w:r>
      <w:r w:rsidR="00AF7538" w:rsidRPr="00ED5FDB">
        <w:rPr>
          <w:rFonts w:ascii="Times New Roman" w:hAnsi="Times New Roman" w:cs="Times New Roman"/>
          <w:sz w:val="26"/>
          <w:szCs w:val="26"/>
        </w:rPr>
        <w:t>.</w:t>
      </w:r>
    </w:p>
    <w:p w14:paraId="489F3F3E" w14:textId="77777777" w:rsidR="00E53D5C" w:rsidRDefault="00E53D5C" w:rsidP="0029280E">
      <w:pPr>
        <w:spacing w:line="360" w:lineRule="auto"/>
        <w:jc w:val="both"/>
        <w:rPr>
          <w:rFonts w:ascii="Times New Roman" w:hAnsi="Times New Roman" w:cs="Times New Roman"/>
          <w:sz w:val="26"/>
          <w:szCs w:val="26"/>
        </w:rPr>
      </w:pPr>
    </w:p>
    <w:p w14:paraId="0D71E678" w14:textId="7C1AA5C2" w:rsidR="00481748" w:rsidRPr="00481748" w:rsidRDefault="00481748" w:rsidP="00481748">
      <w:pPr>
        <w:tabs>
          <w:tab w:val="center" w:pos="4536"/>
        </w:tabs>
        <w:rPr>
          <w:rFonts w:ascii="Times New Roman" w:hAnsi="Times New Roman" w:cs="Times New Roman"/>
          <w:sz w:val="26"/>
          <w:szCs w:val="26"/>
        </w:rPr>
        <w:sectPr w:rsidR="00481748" w:rsidRPr="00481748" w:rsidSect="00605345">
          <w:pgSz w:w="11906" w:h="16838"/>
          <w:pgMar w:top="1417" w:right="1417" w:bottom="1417" w:left="1417" w:header="709" w:footer="708" w:gutter="0"/>
          <w:pgNumType w:start="1"/>
          <w:cols w:space="708"/>
          <w:titlePg/>
          <w:docGrid w:linePitch="360"/>
        </w:sectPr>
      </w:pPr>
    </w:p>
    <w:p w14:paraId="7BB42E10" w14:textId="77777777" w:rsidR="00844C7E" w:rsidRPr="00ED5FDB" w:rsidRDefault="008509FE" w:rsidP="0029280E">
      <w:pPr>
        <w:spacing w:line="360" w:lineRule="auto"/>
        <w:jc w:val="both"/>
        <w:rPr>
          <w:rFonts w:ascii="Times New Roman" w:hAnsi="Times New Roman" w:cs="Times New Roman"/>
          <w:sz w:val="26"/>
          <w:szCs w:val="26"/>
        </w:rPr>
      </w:pPr>
      <w:r w:rsidRPr="00ED5FDB">
        <w:rPr>
          <w:rFonts w:ascii="Times New Roman" w:hAnsi="Times New Roman" w:cs="Times New Roman"/>
          <w:noProof/>
          <w:sz w:val="26"/>
          <w:szCs w:val="26"/>
          <w:lang w:eastAsia="fr-FR"/>
        </w:rPr>
        <w:lastRenderedPageBreak/>
        <mc:AlternateContent>
          <mc:Choice Requires="wps">
            <w:drawing>
              <wp:anchor distT="0" distB="0" distL="114300" distR="114300" simplePos="0" relativeHeight="251658240" behindDoc="0" locked="0" layoutInCell="1" allowOverlap="1" wp14:anchorId="2A9FB5E2" wp14:editId="68795E85">
                <wp:simplePos x="0" y="0"/>
                <wp:positionH relativeFrom="column">
                  <wp:posOffset>1690370</wp:posOffset>
                </wp:positionH>
                <wp:positionV relativeFrom="paragraph">
                  <wp:posOffset>5240020</wp:posOffset>
                </wp:positionV>
                <wp:extent cx="4815840" cy="304800"/>
                <wp:effectExtent l="0" t="0" r="3810" b="0"/>
                <wp:wrapNone/>
                <wp:docPr id="1584916015" name="Zone de texte 8"/>
                <wp:cNvGraphicFramePr/>
                <a:graphic xmlns:a="http://schemas.openxmlformats.org/drawingml/2006/main">
                  <a:graphicData uri="http://schemas.microsoft.com/office/word/2010/wordprocessingShape">
                    <wps:wsp>
                      <wps:cNvSpPr txBox="1"/>
                      <wps:spPr>
                        <a:xfrm>
                          <a:off x="0" y="0"/>
                          <a:ext cx="4815840" cy="304800"/>
                        </a:xfrm>
                        <a:prstGeom prst="rect">
                          <a:avLst/>
                        </a:prstGeom>
                        <a:solidFill>
                          <a:schemeClr val="lt1"/>
                        </a:solidFill>
                        <a:ln w="6350">
                          <a:noFill/>
                        </a:ln>
                      </wps:spPr>
                      <wps:txbx>
                        <w:txbxContent>
                          <w:p w14:paraId="55598739" w14:textId="330955D6" w:rsidR="00020155" w:rsidRPr="001F3D51" w:rsidRDefault="00020155">
                            <w:pPr>
                              <w:rPr>
                                <w:rFonts w:ascii="Times New Roman" w:hAnsi="Times New Roman" w:cs="Times New Roman"/>
                                <w:sz w:val="24"/>
                                <w:szCs w:val="24"/>
                              </w:rPr>
                            </w:pPr>
                            <w:r w:rsidRPr="001F3D51">
                              <w:rPr>
                                <w:rFonts w:ascii="Times New Roman" w:hAnsi="Times New Roman" w:cs="Times New Roman"/>
                                <w:i/>
                                <w:iCs/>
                                <w:sz w:val="26"/>
                                <w:szCs w:val="26"/>
                              </w:rPr>
                              <w:t>Figure n°</w:t>
                            </w:r>
                            <w:r>
                              <w:rPr>
                                <w:rFonts w:ascii="Times New Roman" w:hAnsi="Times New Roman" w:cs="Times New Roman"/>
                                <w:i/>
                                <w:iCs/>
                                <w:sz w:val="26"/>
                                <w:szCs w:val="26"/>
                              </w:rPr>
                              <w:t xml:space="preserve">1 </w:t>
                            </w:r>
                            <w:r w:rsidRPr="001F3D51">
                              <w:rPr>
                                <w:rFonts w:ascii="Times New Roman" w:hAnsi="Times New Roman" w:cs="Times New Roman"/>
                                <w:i/>
                                <w:iCs/>
                                <w:sz w:val="24"/>
                                <w:szCs w:val="24"/>
                              </w:rPr>
                              <w:t>: Organigramme du Port Autonome de Cotonou (PAC)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B5E2" id="Zone de texte 8" o:spid="_x0000_s1031" type="#_x0000_t202" style="position:absolute;left:0;text-align:left;margin-left:133.1pt;margin-top:412.6pt;width:379.2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" fillcolor="white [3201]" stroked="f" strokeweight=".5pt">
                <v:textbox>
                  <w:txbxContent>
                    <w:p w14:paraId="55598739" w14:textId="330955D6" w:rsidR="00020155" w:rsidRPr="001F3D51" w:rsidRDefault="00020155">
                      <w:pPr>
                        <w:rPr>
                          <w:rFonts w:ascii="Times New Roman" w:hAnsi="Times New Roman" w:cs="Times New Roman"/>
                          <w:sz w:val="24"/>
                          <w:szCs w:val="24"/>
                        </w:rPr>
                      </w:pPr>
                      <w:r w:rsidRPr="001F3D51">
                        <w:rPr>
                          <w:rFonts w:ascii="Times New Roman" w:hAnsi="Times New Roman" w:cs="Times New Roman"/>
                          <w:i/>
                          <w:iCs/>
                          <w:sz w:val="26"/>
                          <w:szCs w:val="26"/>
                        </w:rPr>
                        <w:t>Figure n°</w:t>
                      </w:r>
                      <w:r>
                        <w:rPr>
                          <w:rFonts w:ascii="Times New Roman" w:hAnsi="Times New Roman" w:cs="Times New Roman"/>
                          <w:i/>
                          <w:iCs/>
                          <w:sz w:val="26"/>
                          <w:szCs w:val="26"/>
                        </w:rPr>
                        <w:t xml:space="preserve">1 </w:t>
                      </w:r>
                      <w:r w:rsidRPr="001F3D51">
                        <w:rPr>
                          <w:rFonts w:ascii="Times New Roman" w:hAnsi="Times New Roman" w:cs="Times New Roman"/>
                          <w:i/>
                          <w:iCs/>
                          <w:sz w:val="24"/>
                          <w:szCs w:val="24"/>
                        </w:rPr>
                        <w:t>: Organigramme du Port Autonome de Cotonou (PAC)</w:t>
                      </w:r>
                    </w:p>
                  </w:txbxContent>
                </v:textbox>
              </v:shape>
            </w:pict>
          </mc:Fallback>
        </mc:AlternateContent>
      </w:r>
      <w:r w:rsidR="00ED4776" w:rsidRPr="00ED5FDB">
        <w:rPr>
          <w:rFonts w:ascii="Times New Roman" w:hAnsi="Times New Roman" w:cs="Times New Roman"/>
          <w:noProof/>
          <w:sz w:val="26"/>
          <w:szCs w:val="26"/>
          <w:lang w:eastAsia="fr-FR"/>
        </w:rPr>
        <w:drawing>
          <wp:inline distT="0" distB="0" distL="0" distR="0" wp14:anchorId="65005D76" wp14:editId="1C4B7104">
            <wp:extent cx="9090660" cy="5137150"/>
            <wp:effectExtent l="0" t="0" r="0" b="6350"/>
            <wp:docPr id="125621585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15856" name="Image 1256215856"/>
                    <pic:cNvPicPr/>
                  </pic:nvPicPr>
                  <pic:blipFill>
                    <a:blip r:embed="rId17">
                      <a:extLst>
                        <a:ext uri="{28A0092B-C50C-407E-A947-70E740481C1C}">
                          <a14:useLocalDpi xmlns:a14="http://schemas.microsoft.com/office/drawing/2010/main" val="0"/>
                        </a:ext>
                      </a:extLst>
                    </a:blip>
                    <a:stretch>
                      <a:fillRect/>
                    </a:stretch>
                  </pic:blipFill>
                  <pic:spPr>
                    <a:xfrm>
                      <a:off x="0" y="0"/>
                      <a:ext cx="9090982" cy="5137332"/>
                    </a:xfrm>
                    <a:prstGeom prst="rect">
                      <a:avLst/>
                    </a:prstGeom>
                  </pic:spPr>
                </pic:pic>
              </a:graphicData>
            </a:graphic>
          </wp:inline>
        </w:drawing>
      </w:r>
    </w:p>
    <w:p w14:paraId="4D75FFB2" w14:textId="0315399B" w:rsidR="00ED0C51" w:rsidRPr="00ED5FDB" w:rsidRDefault="00ED0C51" w:rsidP="0029280E">
      <w:pPr>
        <w:spacing w:line="360" w:lineRule="auto"/>
        <w:jc w:val="both"/>
        <w:rPr>
          <w:rFonts w:ascii="Times New Roman" w:hAnsi="Times New Roman" w:cs="Times New Roman"/>
          <w:sz w:val="26"/>
          <w:szCs w:val="26"/>
        </w:rPr>
        <w:sectPr w:rsidR="00ED0C51" w:rsidRPr="00ED5FDB" w:rsidSect="00E53D5C">
          <w:pgSz w:w="16838" w:h="11906" w:orient="landscape"/>
          <w:pgMar w:top="1418" w:right="1418" w:bottom="1418" w:left="1418" w:header="709" w:footer="709" w:gutter="0"/>
          <w:cols w:space="708"/>
          <w:titlePg/>
          <w:docGrid w:linePitch="360"/>
        </w:sectPr>
      </w:pPr>
    </w:p>
    <w:p w14:paraId="7D28D272" w14:textId="00652952" w:rsidR="006C4E61" w:rsidRPr="00ED5FDB" w:rsidRDefault="006C4E61"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lastRenderedPageBreak/>
        <w:t>Une présentation générale de cette structure se présente comme suit</w:t>
      </w:r>
      <w:r w:rsidR="00C52881"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01D9C710" w14:textId="0B0D119B" w:rsidR="006C4E61" w:rsidRPr="00ED5FDB" w:rsidRDefault="006C4E61"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A. Le Conseil d'Administration (CA)</w:t>
      </w:r>
    </w:p>
    <w:p w14:paraId="1AB66DF5" w14:textId="63106DCD" w:rsidR="006C4E61" w:rsidRPr="00ED5FDB" w:rsidRDefault="006C4E61" w:rsidP="00980D64">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Disposant de tous les pouvoirs pour agir en toute circonstance au nom de l'entreprise, le conseil d'administration élabore la politique générale du PAC en conformité avec le plan de développement économique et social tout en agissant sur les objectifs à atteindre. Il est composé de dix (10) membres que sont</w:t>
      </w:r>
      <w:r w:rsidR="0014047B"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68FBA83C" w14:textId="4D485843" w:rsidR="001E0597" w:rsidRPr="00ED5FDB" w:rsidRDefault="00CE3646" w:rsidP="006F3A9C">
      <w:pPr>
        <w:spacing w:line="360" w:lineRule="auto"/>
        <w:ind w:left="720"/>
        <w:jc w:val="both"/>
        <w:rPr>
          <w:rFonts w:ascii="Times New Roman" w:hAnsi="Times New Roman" w:cs="Times New Roman"/>
          <w:sz w:val="26"/>
          <w:szCs w:val="26"/>
        </w:rPr>
      </w:pPr>
      <w:r w:rsidRPr="00ED5FDB">
        <w:rPr>
          <w:rFonts w:ascii="Segoe UI Symbol" w:hAnsi="Segoe UI Symbol" w:cs="Segoe UI Symbol"/>
          <w:sz w:val="26"/>
          <w:szCs w:val="26"/>
        </w:rPr>
        <w:t>✔</w:t>
      </w:r>
      <w:r w:rsidRPr="00ED5FDB">
        <w:rPr>
          <w:rFonts w:ascii="Times New Roman" w:hAnsi="Times New Roman" w:cs="Times New Roman"/>
          <w:sz w:val="26"/>
          <w:szCs w:val="26"/>
        </w:rPr>
        <w:t xml:space="preserve"> </w:t>
      </w:r>
      <w:r w:rsidR="001E0597" w:rsidRPr="00ED5FDB">
        <w:rPr>
          <w:rFonts w:ascii="Times New Roman" w:hAnsi="Times New Roman" w:cs="Times New Roman"/>
          <w:sz w:val="26"/>
          <w:szCs w:val="26"/>
        </w:rPr>
        <w:t>Sept (07) Administrateurs</w:t>
      </w:r>
      <w:r w:rsidR="0014047B" w:rsidRPr="00ED5FDB">
        <w:rPr>
          <w:rFonts w:ascii="Times New Roman" w:hAnsi="Times New Roman" w:cs="Times New Roman"/>
          <w:sz w:val="26"/>
          <w:szCs w:val="26"/>
        </w:rPr>
        <w:t xml:space="preserve"> </w:t>
      </w:r>
      <w:r w:rsidR="001E0597" w:rsidRPr="00ED5FDB">
        <w:rPr>
          <w:rFonts w:ascii="Times New Roman" w:hAnsi="Times New Roman" w:cs="Times New Roman"/>
          <w:sz w:val="26"/>
          <w:szCs w:val="26"/>
        </w:rPr>
        <w:t>:</w:t>
      </w:r>
    </w:p>
    <w:p w14:paraId="1971E6AF" w14:textId="56907FB8"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Le</w:t>
      </w:r>
      <w:r w:rsidR="001E0597" w:rsidRPr="00ED5FDB">
        <w:rPr>
          <w:rFonts w:ascii="Times New Roman" w:hAnsi="Times New Roman" w:cs="Times New Roman"/>
          <w:sz w:val="26"/>
          <w:szCs w:val="26"/>
        </w:rPr>
        <w:t xml:space="preserve"> Représentant du Ministre du Cadre de Vie et des Transports</w:t>
      </w:r>
    </w:p>
    <w:p w14:paraId="41AB75BB"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69D05C93" w14:textId="70B27862"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du Ministre du Développement et de la Coordination de l'Action Gouvernementale</w:t>
      </w:r>
    </w:p>
    <w:p w14:paraId="797C64D7"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34358C75" w14:textId="6292F606"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Directeur des Affaires Portuaires, Maritimes et Fluvio-Lagunaires</w:t>
      </w:r>
    </w:p>
    <w:p w14:paraId="055A4431"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72F6BD8D" w14:textId="6228F670"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du Ministre de l'</w:t>
      </w:r>
      <w:r w:rsidR="0086328D" w:rsidRPr="00ED5FDB">
        <w:rPr>
          <w:rFonts w:ascii="Times New Roman" w:hAnsi="Times New Roman" w:cs="Times New Roman"/>
          <w:sz w:val="26"/>
          <w:szCs w:val="26"/>
        </w:rPr>
        <w:t>Économie</w:t>
      </w:r>
      <w:r w:rsidR="001E0597" w:rsidRPr="00ED5FDB">
        <w:rPr>
          <w:rFonts w:ascii="Times New Roman" w:hAnsi="Times New Roman" w:cs="Times New Roman"/>
          <w:sz w:val="26"/>
          <w:szCs w:val="26"/>
        </w:rPr>
        <w:t xml:space="preserve"> et des Finances</w:t>
      </w:r>
    </w:p>
    <w:p w14:paraId="7ED2BB70"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756DA335" w14:textId="32280F44"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Chambre de Commerce et d'Industrie du Bénin</w:t>
      </w:r>
    </w:p>
    <w:p w14:paraId="0A1B1B46"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4CF1F903" w14:textId="03C52C33" w:rsidR="001E0597" w:rsidRPr="00ED5FDB" w:rsidRDefault="00207836" w:rsidP="006F3A9C">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Caisse des Dépôts et Consignations du Bénin</w:t>
      </w:r>
    </w:p>
    <w:p w14:paraId="79EAC4D9"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4FB2AA60" w14:textId="7AD80FCA" w:rsidR="001E0597" w:rsidRDefault="00207836" w:rsidP="00D34533">
      <w:pPr>
        <w:pStyle w:val="Paragraphedeliste"/>
        <w:numPr>
          <w:ilvl w:val="0"/>
          <w:numId w:val="1"/>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Présidence de la République</w:t>
      </w:r>
    </w:p>
    <w:p w14:paraId="5E085E62" w14:textId="77777777" w:rsidR="00D34533" w:rsidRPr="00D34533" w:rsidRDefault="00D34533" w:rsidP="00D34533">
      <w:pPr>
        <w:pStyle w:val="Paragraphedeliste"/>
        <w:rPr>
          <w:rFonts w:ascii="Times New Roman" w:hAnsi="Times New Roman" w:cs="Times New Roman"/>
          <w:sz w:val="26"/>
          <w:szCs w:val="26"/>
        </w:rPr>
      </w:pPr>
    </w:p>
    <w:p w14:paraId="0B913E1C" w14:textId="77777777" w:rsidR="00D34533" w:rsidRPr="00D34533" w:rsidRDefault="00D34533" w:rsidP="00D34533">
      <w:pPr>
        <w:pStyle w:val="Paragraphedeliste"/>
        <w:spacing w:after="0" w:line="240" w:lineRule="auto"/>
        <w:ind w:left="1440"/>
        <w:jc w:val="both"/>
        <w:rPr>
          <w:rFonts w:ascii="Times New Roman" w:hAnsi="Times New Roman" w:cs="Times New Roman"/>
          <w:sz w:val="26"/>
          <w:szCs w:val="26"/>
        </w:rPr>
      </w:pPr>
    </w:p>
    <w:p w14:paraId="15F2F730" w14:textId="366086C9" w:rsidR="001E0597" w:rsidRPr="00ED5FDB" w:rsidRDefault="001E0597" w:rsidP="006F3A9C">
      <w:pPr>
        <w:spacing w:line="360" w:lineRule="auto"/>
        <w:ind w:left="720"/>
        <w:jc w:val="both"/>
        <w:rPr>
          <w:rFonts w:ascii="Times New Roman" w:hAnsi="Times New Roman" w:cs="Times New Roman"/>
          <w:sz w:val="26"/>
          <w:szCs w:val="26"/>
        </w:rPr>
      </w:pPr>
      <w:r w:rsidRPr="00ED5FDB">
        <w:rPr>
          <w:rFonts w:ascii="Segoe UI Symbol" w:hAnsi="Segoe UI Symbol" w:cs="Segoe UI Symbol"/>
          <w:sz w:val="26"/>
          <w:szCs w:val="26"/>
        </w:rPr>
        <w:t>✔</w:t>
      </w:r>
      <w:r w:rsidRPr="00ED5FDB">
        <w:rPr>
          <w:rFonts w:ascii="Times New Roman" w:hAnsi="Times New Roman" w:cs="Times New Roman"/>
          <w:sz w:val="26"/>
          <w:szCs w:val="26"/>
        </w:rPr>
        <w:t xml:space="preserve"> Trois (03) Observateurs :</w:t>
      </w:r>
    </w:p>
    <w:p w14:paraId="2501B964" w14:textId="1132458A"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République du Niger</w:t>
      </w:r>
    </w:p>
    <w:p w14:paraId="4E31F9B5"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6E45806C" w14:textId="2334B8FE"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Le</w:t>
      </w:r>
      <w:r w:rsidR="001E0597" w:rsidRPr="00ED5FDB">
        <w:rPr>
          <w:rFonts w:ascii="Times New Roman" w:hAnsi="Times New Roman" w:cs="Times New Roman"/>
          <w:sz w:val="26"/>
          <w:szCs w:val="26"/>
        </w:rPr>
        <w:t xml:space="preserve"> Représentant de la République du Burkina Faso</w:t>
      </w:r>
    </w:p>
    <w:p w14:paraId="7B5CB01C" w14:textId="77777777" w:rsidR="001E0597" w:rsidRPr="00ED5FDB" w:rsidRDefault="001E0597" w:rsidP="006F3A9C">
      <w:pPr>
        <w:spacing w:after="0" w:line="240" w:lineRule="auto"/>
        <w:ind w:left="720"/>
        <w:jc w:val="both"/>
        <w:rPr>
          <w:rFonts w:ascii="Times New Roman" w:hAnsi="Times New Roman" w:cs="Times New Roman"/>
          <w:sz w:val="26"/>
          <w:szCs w:val="26"/>
        </w:rPr>
      </w:pPr>
    </w:p>
    <w:p w14:paraId="2DDD0C32" w14:textId="5F94D1BA" w:rsidR="001E0597" w:rsidRPr="00ED5FDB" w:rsidRDefault="00207836" w:rsidP="006F3A9C">
      <w:pPr>
        <w:pStyle w:val="Paragraphedeliste"/>
        <w:numPr>
          <w:ilvl w:val="0"/>
          <w:numId w:val="2"/>
        </w:numPr>
        <w:spacing w:after="0" w:line="240" w:lineRule="auto"/>
        <w:ind w:left="1440"/>
        <w:jc w:val="both"/>
        <w:rPr>
          <w:rFonts w:ascii="Times New Roman" w:hAnsi="Times New Roman" w:cs="Times New Roman"/>
          <w:sz w:val="26"/>
          <w:szCs w:val="26"/>
        </w:rPr>
      </w:pPr>
      <w:r w:rsidRPr="00ED5FDB">
        <w:rPr>
          <w:rFonts w:ascii="Times New Roman" w:hAnsi="Times New Roman" w:cs="Times New Roman"/>
          <w:sz w:val="26"/>
          <w:szCs w:val="26"/>
        </w:rPr>
        <w:t xml:space="preserve">Le </w:t>
      </w:r>
      <w:r w:rsidR="001E0597" w:rsidRPr="00ED5FDB">
        <w:rPr>
          <w:rFonts w:ascii="Times New Roman" w:hAnsi="Times New Roman" w:cs="Times New Roman"/>
          <w:sz w:val="26"/>
          <w:szCs w:val="26"/>
        </w:rPr>
        <w:t>Représentant de la République du Mali</w:t>
      </w:r>
    </w:p>
    <w:p w14:paraId="6E123B53" w14:textId="77777777" w:rsidR="009106A5" w:rsidRPr="00ED5FDB" w:rsidRDefault="009106A5" w:rsidP="006F3A9C">
      <w:pPr>
        <w:spacing w:line="360" w:lineRule="auto"/>
        <w:ind w:left="360"/>
        <w:jc w:val="both"/>
        <w:rPr>
          <w:rFonts w:ascii="Times New Roman" w:hAnsi="Times New Roman" w:cs="Times New Roman"/>
          <w:sz w:val="26"/>
          <w:szCs w:val="26"/>
        </w:rPr>
      </w:pPr>
    </w:p>
    <w:p w14:paraId="25C30C37" w14:textId="24616A51" w:rsidR="009106A5" w:rsidRPr="00ED5FDB" w:rsidRDefault="009106A5"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B. La Direction Générale (DG)</w:t>
      </w:r>
    </w:p>
    <w:p w14:paraId="2C9C3856" w14:textId="653AE7F7" w:rsidR="009106A5" w:rsidRPr="00ED5FDB" w:rsidRDefault="009106A5" w:rsidP="00A17AC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a pour mission d'assurer la gestion complète de la société en vue de sa modernisation. Elle est composée de :</w:t>
      </w:r>
    </w:p>
    <w:p w14:paraId="0029F2FE" w14:textId="3E040C02"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lastRenderedPageBreak/>
        <w:t>U</w:t>
      </w:r>
      <w:r w:rsidR="009106A5" w:rsidRPr="00ED5FDB">
        <w:rPr>
          <w:rFonts w:ascii="Times New Roman" w:hAnsi="Times New Roman" w:cs="Times New Roman"/>
          <w:sz w:val="26"/>
          <w:szCs w:val="26"/>
        </w:rPr>
        <w:t>n S</w:t>
      </w:r>
      <w:r w:rsidRPr="00ED5FDB">
        <w:rPr>
          <w:rFonts w:ascii="Times New Roman" w:hAnsi="Times New Roman" w:cs="Times New Roman"/>
          <w:sz w:val="26"/>
          <w:szCs w:val="26"/>
        </w:rPr>
        <w:t>e</w:t>
      </w:r>
      <w:r w:rsidR="009106A5" w:rsidRPr="00ED5FDB">
        <w:rPr>
          <w:rFonts w:ascii="Times New Roman" w:hAnsi="Times New Roman" w:cs="Times New Roman"/>
          <w:sz w:val="26"/>
          <w:szCs w:val="26"/>
        </w:rPr>
        <w:t>crétariat Particulier</w:t>
      </w:r>
    </w:p>
    <w:p w14:paraId="645BB324" w14:textId="77777777" w:rsidR="009106A5" w:rsidRPr="00ED5FDB" w:rsidRDefault="009106A5" w:rsidP="006F3A9C">
      <w:pPr>
        <w:spacing w:after="0" w:line="240" w:lineRule="auto"/>
        <w:ind w:left="360"/>
        <w:jc w:val="both"/>
        <w:rPr>
          <w:rFonts w:ascii="Times New Roman" w:hAnsi="Times New Roman" w:cs="Times New Roman"/>
          <w:sz w:val="26"/>
          <w:szCs w:val="26"/>
        </w:rPr>
      </w:pPr>
    </w:p>
    <w:p w14:paraId="2CF4671D" w14:textId="65F293CA"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U</w:t>
      </w:r>
      <w:r w:rsidR="009106A5" w:rsidRPr="00ED5FDB">
        <w:rPr>
          <w:rFonts w:ascii="Times New Roman" w:hAnsi="Times New Roman" w:cs="Times New Roman"/>
          <w:sz w:val="26"/>
          <w:szCs w:val="26"/>
        </w:rPr>
        <w:t>n Département du Système d'Information Portuaire</w:t>
      </w:r>
    </w:p>
    <w:p w14:paraId="37248F23" w14:textId="77777777" w:rsidR="009106A5" w:rsidRPr="00ED5FDB" w:rsidRDefault="009106A5" w:rsidP="006F3A9C">
      <w:pPr>
        <w:spacing w:after="0" w:line="240" w:lineRule="auto"/>
        <w:ind w:left="360"/>
        <w:jc w:val="both"/>
        <w:rPr>
          <w:rFonts w:ascii="Times New Roman" w:hAnsi="Times New Roman" w:cs="Times New Roman"/>
          <w:sz w:val="26"/>
          <w:szCs w:val="26"/>
        </w:rPr>
      </w:pPr>
    </w:p>
    <w:p w14:paraId="1094161F" w14:textId="0599B64E" w:rsidR="009106A5" w:rsidRPr="00ED5FDB" w:rsidRDefault="009717A9" w:rsidP="006F3A9C">
      <w:pPr>
        <w:pStyle w:val="Paragraphedeliste"/>
        <w:numPr>
          <w:ilvl w:val="0"/>
          <w:numId w:val="3"/>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U</w:t>
      </w:r>
      <w:r w:rsidR="009106A5" w:rsidRPr="00ED5FDB">
        <w:rPr>
          <w:rFonts w:ascii="Times New Roman" w:hAnsi="Times New Roman" w:cs="Times New Roman"/>
          <w:sz w:val="26"/>
          <w:szCs w:val="26"/>
        </w:rPr>
        <w:t>n S</w:t>
      </w:r>
      <w:r w:rsidRPr="00ED5FDB">
        <w:rPr>
          <w:rFonts w:ascii="Times New Roman" w:hAnsi="Times New Roman" w:cs="Times New Roman"/>
          <w:sz w:val="26"/>
          <w:szCs w:val="26"/>
        </w:rPr>
        <w:t>e</w:t>
      </w:r>
      <w:r w:rsidR="009106A5" w:rsidRPr="00ED5FDB">
        <w:rPr>
          <w:rFonts w:ascii="Times New Roman" w:hAnsi="Times New Roman" w:cs="Times New Roman"/>
          <w:sz w:val="26"/>
          <w:szCs w:val="26"/>
        </w:rPr>
        <w:t>crétariat Général</w:t>
      </w:r>
    </w:p>
    <w:p w14:paraId="1C216606" w14:textId="77777777" w:rsidR="009106A5" w:rsidRPr="00ED5FDB" w:rsidRDefault="009106A5" w:rsidP="006F3A9C">
      <w:pPr>
        <w:spacing w:line="360" w:lineRule="auto"/>
        <w:ind w:left="360"/>
        <w:jc w:val="both"/>
        <w:rPr>
          <w:rFonts w:ascii="Times New Roman" w:hAnsi="Times New Roman" w:cs="Times New Roman"/>
          <w:sz w:val="26"/>
          <w:szCs w:val="26"/>
        </w:rPr>
      </w:pPr>
    </w:p>
    <w:p w14:paraId="01AC0537" w14:textId="77777777" w:rsidR="00A17ACA" w:rsidRDefault="009106A5" w:rsidP="00A17ACA">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C. Direction de Contrôle des Marchés Publics (DCMP)</w:t>
      </w:r>
    </w:p>
    <w:p w14:paraId="37BDC946" w14:textId="57DB19FE" w:rsidR="009106A5" w:rsidRPr="00A17ACA" w:rsidRDefault="009106A5" w:rsidP="00A17ACA">
      <w:pPr>
        <w:spacing w:line="480" w:lineRule="auto"/>
        <w:ind w:firstLine="720"/>
        <w:jc w:val="both"/>
        <w:rPr>
          <w:rFonts w:ascii="Times New Roman" w:hAnsi="Times New Roman" w:cs="Times New Roman"/>
          <w:b/>
          <w:bCs/>
          <w:sz w:val="26"/>
          <w:szCs w:val="26"/>
        </w:rPr>
      </w:pPr>
      <w:r w:rsidRPr="00ED5FDB">
        <w:rPr>
          <w:rFonts w:ascii="Times New Roman" w:hAnsi="Times New Roman" w:cs="Times New Roman"/>
          <w:sz w:val="26"/>
          <w:szCs w:val="26"/>
        </w:rPr>
        <w:t>La Direction du Contrôle des Marchés Publics est chargée d'assurer la mission de contrôle des marchés publics conformément à la réglementation en vigueur notamment le code des marchés publics et ses décrets d'application.</w:t>
      </w:r>
    </w:p>
    <w:p w14:paraId="06DF5EE5" w14:textId="77777777" w:rsidR="009106A5" w:rsidRPr="00ED5FDB" w:rsidRDefault="009106A5" w:rsidP="00A17ACA">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D. Direction des Marchés Publics (DMP)</w:t>
      </w:r>
    </w:p>
    <w:p w14:paraId="11CA2DB1" w14:textId="5D82AA3C" w:rsidR="00584186" w:rsidRPr="00ED5FDB" w:rsidRDefault="00584186" w:rsidP="00A17AC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La Direction des Marchés Publics est chargée d'assurer l'ensemble des procédures de passation des marchés du </w:t>
      </w:r>
      <w:r w:rsidR="005C091E">
        <w:rPr>
          <w:rFonts w:ascii="Times New Roman" w:hAnsi="Times New Roman" w:cs="Times New Roman"/>
          <w:sz w:val="26"/>
          <w:szCs w:val="26"/>
        </w:rPr>
        <w:t>PAC</w:t>
      </w:r>
      <w:r w:rsidRPr="00ED5FDB">
        <w:rPr>
          <w:rFonts w:ascii="Times New Roman" w:hAnsi="Times New Roman" w:cs="Times New Roman"/>
          <w:sz w:val="26"/>
          <w:szCs w:val="26"/>
        </w:rPr>
        <w:t>, dans le respect des dispositions du code des marchés publics et des textes d'application. Elle comprend deux (02) départements dont</w:t>
      </w:r>
      <w:r w:rsidR="00E2603A"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144792EE" w14:textId="77777777" w:rsidR="00584186" w:rsidRPr="00ED5FDB" w:rsidRDefault="00584186" w:rsidP="005C091E">
      <w:pPr>
        <w:pStyle w:val="Paragraphedeliste"/>
        <w:numPr>
          <w:ilvl w:val="0"/>
          <w:numId w:val="4"/>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la Passation des Marchés Publics</w:t>
      </w:r>
    </w:p>
    <w:p w14:paraId="18DC6DB5" w14:textId="77777777" w:rsidR="00584186" w:rsidRPr="00ED5FDB" w:rsidRDefault="00584186" w:rsidP="005C091E">
      <w:pPr>
        <w:spacing w:after="0" w:line="240" w:lineRule="auto"/>
        <w:ind w:left="360"/>
        <w:jc w:val="both"/>
        <w:rPr>
          <w:rFonts w:ascii="Times New Roman" w:hAnsi="Times New Roman" w:cs="Times New Roman"/>
          <w:sz w:val="26"/>
          <w:szCs w:val="26"/>
        </w:rPr>
      </w:pPr>
    </w:p>
    <w:p w14:paraId="5B6989E6" w14:textId="77777777" w:rsidR="00584186" w:rsidRPr="00ED5FDB" w:rsidRDefault="00584186" w:rsidP="005C091E">
      <w:pPr>
        <w:pStyle w:val="Paragraphedeliste"/>
        <w:numPr>
          <w:ilvl w:val="0"/>
          <w:numId w:val="4"/>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l'Exécution des Marchés Publics</w:t>
      </w:r>
    </w:p>
    <w:p w14:paraId="61034456" w14:textId="77777777" w:rsidR="00584186" w:rsidRPr="00ED5FDB" w:rsidRDefault="00584186" w:rsidP="005C091E">
      <w:pPr>
        <w:spacing w:line="360" w:lineRule="auto"/>
        <w:jc w:val="both"/>
        <w:rPr>
          <w:rFonts w:ascii="Times New Roman" w:hAnsi="Times New Roman" w:cs="Times New Roman"/>
          <w:sz w:val="26"/>
          <w:szCs w:val="26"/>
        </w:rPr>
      </w:pPr>
    </w:p>
    <w:p w14:paraId="18A8E85E" w14:textId="7A11FC97" w:rsidR="00584186" w:rsidRPr="00ED5FDB" w:rsidRDefault="00584186"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E. La Direction des Infrastructures (DI)</w:t>
      </w:r>
    </w:p>
    <w:p w14:paraId="18998F2D" w14:textId="49F13834" w:rsidR="00020D0F" w:rsidRPr="00ED5FDB" w:rsidRDefault="00584186" w:rsidP="005C091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La Direction des Infrastructures a pour mission d'assurer la maîtrise d'ouvrage de tous les projets d'infrastructures routières, de rénovation et d'expansion du Port de Cotonou ainsi que les Aménagements Paysagers inclus dans la Convention Tripartite</w:t>
      </w:r>
      <w:r w:rsidR="00020D0F" w:rsidRPr="00ED5FDB">
        <w:rPr>
          <w:rFonts w:ascii="Times New Roman" w:hAnsi="Times New Roman" w:cs="Times New Roman"/>
          <w:sz w:val="26"/>
          <w:szCs w:val="26"/>
        </w:rPr>
        <w:t>. Elle comprend</w:t>
      </w:r>
      <w:r w:rsidR="00E2603A" w:rsidRPr="00ED5FDB">
        <w:rPr>
          <w:rFonts w:ascii="Times New Roman" w:hAnsi="Times New Roman" w:cs="Times New Roman"/>
          <w:sz w:val="26"/>
          <w:szCs w:val="26"/>
        </w:rPr>
        <w:t xml:space="preserve"> </w:t>
      </w:r>
      <w:r w:rsidR="00020D0F" w:rsidRPr="00ED5FDB">
        <w:rPr>
          <w:rFonts w:ascii="Times New Roman" w:hAnsi="Times New Roman" w:cs="Times New Roman"/>
          <w:sz w:val="26"/>
          <w:szCs w:val="26"/>
        </w:rPr>
        <w:t>:</w:t>
      </w:r>
    </w:p>
    <w:p w14:paraId="56167E39"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Technique</w:t>
      </w:r>
    </w:p>
    <w:p w14:paraId="37F5387C"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5584B67A"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Infrastructures Terrestres</w:t>
      </w:r>
    </w:p>
    <w:p w14:paraId="5F594075"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7E0AB60C" w14:textId="77777777" w:rsidR="00020D0F"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Infrastructures Portuaires</w:t>
      </w:r>
    </w:p>
    <w:p w14:paraId="7BF6D9A0" w14:textId="77777777" w:rsidR="00020D0F" w:rsidRPr="00ED5FDB" w:rsidRDefault="00020D0F" w:rsidP="00A847F6">
      <w:pPr>
        <w:spacing w:after="0" w:line="240" w:lineRule="auto"/>
        <w:ind w:left="360"/>
        <w:jc w:val="both"/>
        <w:rPr>
          <w:rFonts w:ascii="Times New Roman" w:hAnsi="Times New Roman" w:cs="Times New Roman"/>
          <w:sz w:val="26"/>
          <w:szCs w:val="26"/>
        </w:rPr>
      </w:pPr>
    </w:p>
    <w:p w14:paraId="30279575" w14:textId="77777777" w:rsidR="00C81B3B" w:rsidRPr="00ED5FDB" w:rsidRDefault="00020D0F" w:rsidP="00A847F6">
      <w:pPr>
        <w:pStyle w:val="Paragraphedeliste"/>
        <w:numPr>
          <w:ilvl w:val="0"/>
          <w:numId w:val="5"/>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Topographie, Hydrographie et Océanographie</w:t>
      </w:r>
      <w:r w:rsidR="00C81B3B" w:rsidRPr="00ED5FDB">
        <w:rPr>
          <w:rFonts w:ascii="Times New Roman" w:hAnsi="Times New Roman" w:cs="Times New Roman"/>
          <w:sz w:val="26"/>
          <w:szCs w:val="26"/>
        </w:rPr>
        <w:t xml:space="preserve"> </w:t>
      </w:r>
    </w:p>
    <w:p w14:paraId="27C23B4D" w14:textId="77777777" w:rsidR="00C81B3B" w:rsidRPr="00ED5FDB" w:rsidRDefault="00C81B3B" w:rsidP="006F3A9C">
      <w:pPr>
        <w:spacing w:line="360" w:lineRule="auto"/>
        <w:ind w:left="360"/>
        <w:jc w:val="both"/>
        <w:rPr>
          <w:rFonts w:ascii="Times New Roman" w:hAnsi="Times New Roman" w:cs="Times New Roman"/>
          <w:sz w:val="26"/>
          <w:szCs w:val="26"/>
        </w:rPr>
      </w:pPr>
    </w:p>
    <w:p w14:paraId="507402F4" w14:textId="369A9434" w:rsidR="00C81B3B" w:rsidRPr="00ED5FDB" w:rsidRDefault="00C81B3B"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lastRenderedPageBreak/>
        <w:t>F. La Direction des Opérations Portuaires et de la Sécurité (DOPS)</w:t>
      </w:r>
    </w:p>
    <w:p w14:paraId="1ED1A634" w14:textId="3BCED2ED" w:rsidR="00C81B3B" w:rsidRPr="00ED5FDB" w:rsidRDefault="00C81B3B" w:rsidP="00A847F6">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Chargée d'assurer le bon déroulement des opérations portuaires ainsi que leur sécurité, cette direction est composée de :</w:t>
      </w:r>
    </w:p>
    <w:p w14:paraId="6BE1EB89"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Commandant du Port</w:t>
      </w:r>
    </w:p>
    <w:p w14:paraId="5515CE05" w14:textId="77777777" w:rsidR="00C81B3B" w:rsidRPr="00ED5FDB" w:rsidRDefault="00C81B3B" w:rsidP="00B674AC">
      <w:pPr>
        <w:spacing w:after="0" w:line="240" w:lineRule="auto"/>
        <w:ind w:left="360"/>
        <w:jc w:val="both"/>
        <w:rPr>
          <w:rFonts w:ascii="Times New Roman" w:hAnsi="Times New Roman" w:cs="Times New Roman"/>
          <w:sz w:val="26"/>
          <w:szCs w:val="26"/>
        </w:rPr>
      </w:pPr>
    </w:p>
    <w:p w14:paraId="408D7B58"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 la Qualité, de l'Hygiène, de la Sécurité et de l'Environnement</w:t>
      </w:r>
    </w:p>
    <w:p w14:paraId="0EC1BD88" w14:textId="77777777" w:rsidR="00C81B3B" w:rsidRPr="00ED5FDB" w:rsidRDefault="00C81B3B" w:rsidP="00B674AC">
      <w:pPr>
        <w:spacing w:after="0" w:line="240" w:lineRule="auto"/>
        <w:ind w:left="360"/>
        <w:jc w:val="both"/>
        <w:rPr>
          <w:rFonts w:ascii="Times New Roman" w:hAnsi="Times New Roman" w:cs="Times New Roman"/>
          <w:sz w:val="26"/>
          <w:szCs w:val="26"/>
        </w:rPr>
      </w:pPr>
    </w:p>
    <w:p w14:paraId="3990C6B9" w14:textId="77777777" w:rsidR="00C81B3B" w:rsidRPr="00ED5FDB" w:rsidRDefault="00C81B3B" w:rsidP="00B674AC">
      <w:pPr>
        <w:pStyle w:val="Paragraphedeliste"/>
        <w:numPr>
          <w:ilvl w:val="0"/>
          <w:numId w:val="6"/>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Remorquage et Engins Flottants</w:t>
      </w:r>
    </w:p>
    <w:p w14:paraId="28CC78F2" w14:textId="77777777" w:rsidR="00C81B3B" w:rsidRPr="00ED5FDB" w:rsidRDefault="00C81B3B" w:rsidP="00B674AC">
      <w:pPr>
        <w:spacing w:line="360" w:lineRule="auto"/>
        <w:jc w:val="both"/>
        <w:rPr>
          <w:rFonts w:ascii="Times New Roman" w:hAnsi="Times New Roman" w:cs="Times New Roman"/>
          <w:sz w:val="26"/>
          <w:szCs w:val="26"/>
        </w:rPr>
      </w:pPr>
    </w:p>
    <w:p w14:paraId="47FF067D" w14:textId="677C5E9E" w:rsidR="00C81B3B" w:rsidRPr="00ED5FDB" w:rsidRDefault="00C81B3B"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G. La Direction de l'Audit Interne et du Contrôle Financier (DAICF)</w:t>
      </w:r>
    </w:p>
    <w:p w14:paraId="65EAA5E2" w14:textId="163E7AE4" w:rsidR="005C4195" w:rsidRPr="00ED5FDB" w:rsidRDefault="00C81B3B" w:rsidP="00B674AC">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est chargée entre autres de concevoir et de coordonner la mise en œuvre des dispositifs de l'audit interne et du contrôle financier, de coordonner l'élaboration et la</w:t>
      </w:r>
      <w:r w:rsidR="00D77B5B">
        <w:rPr>
          <w:rFonts w:ascii="Times New Roman" w:hAnsi="Times New Roman" w:cs="Times New Roman"/>
          <w:sz w:val="26"/>
          <w:szCs w:val="26"/>
        </w:rPr>
        <w:t xml:space="preserve"> </w:t>
      </w:r>
      <w:r w:rsidRPr="00ED5FDB">
        <w:rPr>
          <w:rFonts w:ascii="Times New Roman" w:hAnsi="Times New Roman" w:cs="Times New Roman"/>
          <w:sz w:val="26"/>
          <w:szCs w:val="26"/>
        </w:rPr>
        <w:t>vulgarisation des manuels de procédures, d'élaborer, de faire approuver et de mettre en œuvre le planning</w:t>
      </w:r>
      <w:r w:rsidR="005C4195" w:rsidRPr="00ED5FDB">
        <w:rPr>
          <w:rFonts w:ascii="Times New Roman" w:hAnsi="Times New Roman" w:cs="Times New Roman"/>
          <w:sz w:val="26"/>
          <w:szCs w:val="26"/>
        </w:rPr>
        <w:t xml:space="preserve"> annuel des missions d'audit interne et externe. Elle est composée de</w:t>
      </w:r>
      <w:r w:rsidR="00140B15" w:rsidRPr="00ED5FDB">
        <w:rPr>
          <w:rFonts w:ascii="Times New Roman" w:hAnsi="Times New Roman" w:cs="Times New Roman"/>
          <w:sz w:val="26"/>
          <w:szCs w:val="26"/>
        </w:rPr>
        <w:t xml:space="preserve"> </w:t>
      </w:r>
      <w:r w:rsidR="00FE6BBC" w:rsidRPr="00ED5FDB">
        <w:rPr>
          <w:rFonts w:ascii="Times New Roman" w:hAnsi="Times New Roman" w:cs="Times New Roman"/>
          <w:sz w:val="26"/>
          <w:szCs w:val="26"/>
        </w:rPr>
        <w:t>:</w:t>
      </w:r>
    </w:p>
    <w:p w14:paraId="75EACD0E"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Audit Interne</w:t>
      </w:r>
    </w:p>
    <w:p w14:paraId="4BC978E3"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0B2F7E66"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PMO et Rapportage</w:t>
      </w:r>
    </w:p>
    <w:p w14:paraId="3810D20B"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7856B24E" w14:textId="77777777" w:rsidR="005C4195" w:rsidRPr="00ED5FDB" w:rsidRDefault="005C4195" w:rsidP="00A958D5">
      <w:pPr>
        <w:pStyle w:val="Paragraphedeliste"/>
        <w:numPr>
          <w:ilvl w:val="0"/>
          <w:numId w:val="7"/>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Contrôle Interne</w:t>
      </w:r>
    </w:p>
    <w:p w14:paraId="31035106" w14:textId="77777777" w:rsidR="005C4195" w:rsidRPr="00ED5FDB" w:rsidRDefault="005C4195" w:rsidP="006F3A9C">
      <w:pPr>
        <w:spacing w:line="360" w:lineRule="auto"/>
        <w:ind w:left="360"/>
        <w:jc w:val="both"/>
        <w:rPr>
          <w:rFonts w:ascii="Times New Roman" w:hAnsi="Times New Roman" w:cs="Times New Roman"/>
          <w:sz w:val="26"/>
          <w:szCs w:val="26"/>
        </w:rPr>
      </w:pPr>
    </w:p>
    <w:p w14:paraId="5555FD1C" w14:textId="7135A72D" w:rsidR="005C4195" w:rsidRPr="00ED5FDB" w:rsidRDefault="005C4195"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H. La Direction des Affaires Juridiques et du Contentieux (DAJC)</w:t>
      </w:r>
    </w:p>
    <w:p w14:paraId="39F3E780" w14:textId="7B4FEAF8" w:rsidR="005C4195" w:rsidRPr="00ED5FDB" w:rsidRDefault="005C4195" w:rsidP="00A958D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Cette direction a pour mission de prévenir les litiges et d'assurer la veille juridique et le suivi des concessions portuaires. Elle comporte un département et quatre (04) services que sont :</w:t>
      </w:r>
    </w:p>
    <w:p w14:paraId="5D04EDA5"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Juridique et Compliance</w:t>
      </w:r>
    </w:p>
    <w:p w14:paraId="211DAC1C"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0A60677F"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Règlementation et Contentieux</w:t>
      </w:r>
    </w:p>
    <w:p w14:paraId="2F6F24E4"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55E709AE"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Veille Juridique et Compliance</w:t>
      </w:r>
    </w:p>
    <w:p w14:paraId="1B6B43A9" w14:textId="77777777" w:rsidR="005C4195" w:rsidRPr="00ED5FDB" w:rsidRDefault="005C4195" w:rsidP="00A958D5">
      <w:pPr>
        <w:spacing w:after="0" w:line="240" w:lineRule="auto"/>
        <w:ind w:left="360"/>
        <w:jc w:val="both"/>
        <w:rPr>
          <w:rFonts w:ascii="Times New Roman" w:hAnsi="Times New Roman" w:cs="Times New Roman"/>
          <w:sz w:val="26"/>
          <w:szCs w:val="26"/>
        </w:rPr>
      </w:pPr>
    </w:p>
    <w:p w14:paraId="7D0F7000" w14:textId="77777777" w:rsidR="005C4195" w:rsidRPr="00ED5FDB" w:rsidRDefault="005C4195"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Gestion des Risques et Assurances</w:t>
      </w:r>
    </w:p>
    <w:p w14:paraId="2E23CE69" w14:textId="77777777" w:rsidR="008D105B" w:rsidRPr="00ED5FDB" w:rsidRDefault="008D105B" w:rsidP="00A958D5">
      <w:pPr>
        <w:spacing w:after="0" w:line="240" w:lineRule="auto"/>
        <w:ind w:left="360"/>
        <w:jc w:val="both"/>
        <w:rPr>
          <w:rFonts w:ascii="Times New Roman" w:hAnsi="Times New Roman" w:cs="Times New Roman"/>
          <w:sz w:val="26"/>
          <w:szCs w:val="26"/>
        </w:rPr>
      </w:pPr>
    </w:p>
    <w:p w14:paraId="75AFAE4F" w14:textId="77777777" w:rsidR="006E00D7" w:rsidRPr="00ED5FDB" w:rsidRDefault="00CE5CDA" w:rsidP="00A958D5">
      <w:pPr>
        <w:pStyle w:val="Paragraphedeliste"/>
        <w:numPr>
          <w:ilvl w:val="0"/>
          <w:numId w:val="8"/>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lastRenderedPageBreak/>
        <w:t>Le Service Suivi des Concessions</w:t>
      </w:r>
    </w:p>
    <w:p w14:paraId="6FBEF945" w14:textId="77777777" w:rsidR="006E00D7" w:rsidRPr="00ED5FDB" w:rsidRDefault="006E00D7" w:rsidP="006F3A9C">
      <w:pPr>
        <w:pStyle w:val="Paragraphedeliste"/>
        <w:spacing w:line="360" w:lineRule="auto"/>
        <w:ind w:left="1080"/>
        <w:jc w:val="both"/>
        <w:rPr>
          <w:rFonts w:ascii="Times New Roman" w:hAnsi="Times New Roman" w:cs="Times New Roman"/>
          <w:b/>
          <w:bCs/>
          <w:sz w:val="26"/>
          <w:szCs w:val="26"/>
        </w:rPr>
      </w:pPr>
    </w:p>
    <w:p w14:paraId="46CDBA6A" w14:textId="4489CDF9" w:rsidR="00334C63" w:rsidRPr="00ED5FDB" w:rsidRDefault="008D105B" w:rsidP="006F3A9C">
      <w:pPr>
        <w:spacing w:after="0" w:line="360" w:lineRule="auto"/>
        <w:ind w:left="360"/>
        <w:jc w:val="both"/>
        <w:rPr>
          <w:rFonts w:ascii="Times New Roman" w:hAnsi="Times New Roman" w:cs="Times New Roman"/>
          <w:sz w:val="26"/>
          <w:szCs w:val="26"/>
        </w:rPr>
      </w:pPr>
      <w:r w:rsidRPr="00ED5FDB">
        <w:rPr>
          <w:rFonts w:ascii="Times New Roman" w:hAnsi="Times New Roman" w:cs="Times New Roman"/>
          <w:b/>
          <w:bCs/>
          <w:sz w:val="26"/>
          <w:szCs w:val="26"/>
        </w:rPr>
        <w:t>I</w:t>
      </w:r>
      <w:r w:rsidR="00334C63" w:rsidRPr="00ED5FDB">
        <w:rPr>
          <w:rFonts w:ascii="Times New Roman" w:hAnsi="Times New Roman" w:cs="Times New Roman"/>
          <w:b/>
          <w:bCs/>
          <w:sz w:val="26"/>
          <w:szCs w:val="26"/>
        </w:rPr>
        <w:t>. La Direction Commerciale et du Marketing (DCM)</w:t>
      </w:r>
    </w:p>
    <w:p w14:paraId="78E3D725" w14:textId="300019BE" w:rsidR="00334C63" w:rsidRPr="00ED5FDB" w:rsidRDefault="00334C63" w:rsidP="00A958D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Quant à la Direction Commerciale et du Marketing, elle s'occupe d'évaluer les performances des activités du PAC afin d'intégrer dans l'action de marketing la qualité des services rendus et, de promouvoir la coopération internationale avec les Etats-clients et autres institutions maritimes. Au sein de cette direction, sont logés</w:t>
      </w:r>
      <w:r w:rsidR="00762CFF"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7C1B1F5"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Facturation</w:t>
      </w:r>
    </w:p>
    <w:p w14:paraId="3CD4E63C"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4E916AA8"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BESC et Redevances PAC-SIRAT</w:t>
      </w:r>
    </w:p>
    <w:p w14:paraId="3BB58739"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3E116787"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Facturation Commerciale</w:t>
      </w:r>
    </w:p>
    <w:p w14:paraId="3CBD8D5F"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4EE53B7F" w14:textId="680EFA00"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 xml:space="preserve">Le Service Intelligence </w:t>
      </w:r>
      <w:r w:rsidR="00844D75" w:rsidRPr="00ED5FDB">
        <w:rPr>
          <w:rFonts w:ascii="Times New Roman" w:hAnsi="Times New Roman" w:cs="Times New Roman"/>
          <w:sz w:val="26"/>
          <w:szCs w:val="26"/>
        </w:rPr>
        <w:t>Économique</w:t>
      </w:r>
    </w:p>
    <w:p w14:paraId="4B2843A3"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62B7AF83"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Veille Commerciale</w:t>
      </w:r>
    </w:p>
    <w:p w14:paraId="3BD512A0" w14:textId="77777777" w:rsidR="00334C63" w:rsidRPr="00ED5FDB" w:rsidRDefault="00334C63" w:rsidP="008C7253">
      <w:pPr>
        <w:spacing w:after="0" w:line="240" w:lineRule="auto"/>
        <w:ind w:left="360"/>
        <w:jc w:val="both"/>
        <w:rPr>
          <w:rFonts w:ascii="Times New Roman" w:hAnsi="Times New Roman" w:cs="Times New Roman"/>
          <w:sz w:val="26"/>
          <w:szCs w:val="26"/>
        </w:rPr>
      </w:pPr>
    </w:p>
    <w:p w14:paraId="78385C63" w14:textId="77777777" w:rsidR="00334C63" w:rsidRPr="00ED5FDB" w:rsidRDefault="00334C63"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Communication</w:t>
      </w:r>
    </w:p>
    <w:p w14:paraId="4D8B8145" w14:textId="77777777" w:rsidR="008D105B" w:rsidRPr="00ED5FDB" w:rsidRDefault="008D105B" w:rsidP="008C7253">
      <w:pPr>
        <w:spacing w:after="0" w:line="240" w:lineRule="auto"/>
        <w:ind w:left="360"/>
        <w:jc w:val="both"/>
        <w:rPr>
          <w:rFonts w:ascii="Times New Roman" w:hAnsi="Times New Roman" w:cs="Times New Roman"/>
          <w:sz w:val="26"/>
          <w:szCs w:val="26"/>
        </w:rPr>
      </w:pPr>
    </w:p>
    <w:p w14:paraId="788CDEAC" w14:textId="77777777" w:rsidR="0060528E" w:rsidRPr="00ED5FDB" w:rsidRDefault="0060528E" w:rsidP="008C7253">
      <w:pPr>
        <w:pStyle w:val="Paragraphedeliste"/>
        <w:numPr>
          <w:ilvl w:val="0"/>
          <w:numId w:val="9"/>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Service Gestion du Domaine Portuaire</w:t>
      </w:r>
    </w:p>
    <w:p w14:paraId="4F475C94" w14:textId="77777777" w:rsidR="0060528E" w:rsidRPr="00ED5FDB" w:rsidRDefault="0060528E" w:rsidP="006F3A9C">
      <w:pPr>
        <w:spacing w:line="360" w:lineRule="auto"/>
        <w:ind w:left="360"/>
        <w:jc w:val="both"/>
        <w:rPr>
          <w:rFonts w:ascii="Times New Roman" w:hAnsi="Times New Roman" w:cs="Times New Roman"/>
          <w:sz w:val="26"/>
          <w:szCs w:val="26"/>
        </w:rPr>
      </w:pPr>
    </w:p>
    <w:p w14:paraId="3A53E492" w14:textId="6B2E2F19" w:rsidR="0060528E" w:rsidRPr="00ED5FDB" w:rsidRDefault="0060528E"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J. La Direction de l'Administration et des Finances (DAF)</w:t>
      </w:r>
    </w:p>
    <w:p w14:paraId="734FB9CA" w14:textId="63E8FA13" w:rsidR="0060528E" w:rsidRPr="00ED5FDB" w:rsidRDefault="0060528E" w:rsidP="008C7253">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Elle est chargée de la gestion administrative, financière, comptable, budgétaire et de la fiscalité du PAC. Elle assure la prévision de la trésorerie, la mobilisation des ressources financières, le contrôle des coûts, la prévision des résultats, le management général des Ressources Humaines et la Sécurité des Systèmes d'Information du PAC. Elle est structurée en quatre (04) départements à savoir</w:t>
      </w:r>
      <w:r w:rsidR="006438A8"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49776D6" w14:textId="77777777"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Comptable</w:t>
      </w:r>
    </w:p>
    <w:p w14:paraId="51B6E4B4"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7070BBFB" w14:textId="4678B4CB"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Financier</w:t>
      </w:r>
    </w:p>
    <w:p w14:paraId="2FE89049"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07F3FCFE" w14:textId="1DD45C1C"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des Ressources Humaines</w:t>
      </w:r>
    </w:p>
    <w:p w14:paraId="363D3FCA" w14:textId="77777777" w:rsidR="0060528E" w:rsidRPr="00ED5FDB" w:rsidRDefault="0060528E" w:rsidP="006F3A9C">
      <w:pPr>
        <w:spacing w:after="0" w:line="240" w:lineRule="auto"/>
        <w:ind w:left="360"/>
        <w:jc w:val="both"/>
        <w:rPr>
          <w:rFonts w:ascii="Times New Roman" w:hAnsi="Times New Roman" w:cs="Times New Roman"/>
          <w:sz w:val="26"/>
          <w:szCs w:val="26"/>
        </w:rPr>
      </w:pPr>
    </w:p>
    <w:p w14:paraId="66C505F7" w14:textId="77777777" w:rsidR="0060528E" w:rsidRPr="00ED5FDB" w:rsidRDefault="0060528E" w:rsidP="006F3A9C">
      <w:pPr>
        <w:pStyle w:val="Paragraphedeliste"/>
        <w:numPr>
          <w:ilvl w:val="0"/>
          <w:numId w:val="10"/>
        </w:numPr>
        <w:spacing w:after="0" w:line="240" w:lineRule="auto"/>
        <w:ind w:left="1080"/>
        <w:jc w:val="both"/>
        <w:rPr>
          <w:rFonts w:ascii="Times New Roman" w:hAnsi="Times New Roman" w:cs="Times New Roman"/>
          <w:sz w:val="26"/>
          <w:szCs w:val="26"/>
        </w:rPr>
      </w:pPr>
      <w:r w:rsidRPr="00ED5FDB">
        <w:rPr>
          <w:rFonts w:ascii="Times New Roman" w:hAnsi="Times New Roman" w:cs="Times New Roman"/>
          <w:sz w:val="26"/>
          <w:szCs w:val="26"/>
        </w:rPr>
        <w:t>Le Département des Systèmes d'Information</w:t>
      </w:r>
    </w:p>
    <w:p w14:paraId="2F82CFEA" w14:textId="77777777" w:rsidR="0060528E" w:rsidRPr="00ED5FDB" w:rsidRDefault="0060528E" w:rsidP="006F3A9C">
      <w:pPr>
        <w:spacing w:line="360" w:lineRule="auto"/>
        <w:ind w:left="360"/>
        <w:jc w:val="both"/>
        <w:rPr>
          <w:rFonts w:ascii="Times New Roman" w:hAnsi="Times New Roman" w:cs="Times New Roman"/>
          <w:sz w:val="26"/>
          <w:szCs w:val="26"/>
        </w:rPr>
      </w:pPr>
    </w:p>
    <w:p w14:paraId="11490A33" w14:textId="2D44B306" w:rsidR="00DE517A" w:rsidRPr="00ED5FDB" w:rsidRDefault="0060528E" w:rsidP="006F3A9C">
      <w:pPr>
        <w:spacing w:line="360" w:lineRule="auto"/>
        <w:ind w:left="360"/>
        <w:jc w:val="both"/>
        <w:rPr>
          <w:rFonts w:ascii="Times New Roman" w:hAnsi="Times New Roman" w:cs="Times New Roman"/>
          <w:sz w:val="26"/>
          <w:szCs w:val="26"/>
        </w:rPr>
      </w:pPr>
      <w:r w:rsidRPr="00ED5FDB">
        <w:rPr>
          <w:rFonts w:ascii="Times New Roman" w:hAnsi="Times New Roman" w:cs="Times New Roman"/>
          <w:sz w:val="26"/>
          <w:szCs w:val="26"/>
        </w:rPr>
        <w:lastRenderedPageBreak/>
        <w:t>Voir l'organigramme schématique du PAC en annexe</w:t>
      </w:r>
    </w:p>
    <w:p w14:paraId="55298D99" w14:textId="1A9A0307" w:rsidR="00AA374B" w:rsidRPr="00ED5FDB" w:rsidRDefault="00AA374B" w:rsidP="006F3A9C">
      <w:pPr>
        <w:spacing w:line="360" w:lineRule="auto"/>
        <w:ind w:left="360"/>
        <w:jc w:val="both"/>
        <w:rPr>
          <w:rFonts w:ascii="Times New Roman" w:hAnsi="Times New Roman" w:cs="Times New Roman"/>
          <w:sz w:val="26"/>
          <w:szCs w:val="26"/>
        </w:rPr>
      </w:pPr>
      <w:r w:rsidRPr="00ED5FDB">
        <w:rPr>
          <w:rFonts w:ascii="Times New Roman" w:hAnsi="Times New Roman" w:cs="Times New Roman"/>
          <w:sz w:val="26"/>
          <w:szCs w:val="26"/>
        </w:rPr>
        <w:t>Nous nous intéresserons au Département des Systèmes d'Information, structure dans laquelle s'est déroulé mon stage.</w:t>
      </w:r>
    </w:p>
    <w:p w14:paraId="035F2C6C" w14:textId="3D291612" w:rsidR="00AA374B" w:rsidRPr="00ED5FDB" w:rsidRDefault="00F72B86" w:rsidP="006F3A9C">
      <w:pPr>
        <w:spacing w:line="360" w:lineRule="auto"/>
        <w:ind w:left="360"/>
        <w:jc w:val="both"/>
        <w:rPr>
          <w:rFonts w:ascii="Times New Roman" w:hAnsi="Times New Roman" w:cs="Times New Roman"/>
          <w:b/>
          <w:bCs/>
          <w:sz w:val="26"/>
          <w:szCs w:val="26"/>
        </w:rPr>
      </w:pPr>
      <w:r w:rsidRPr="00ED5FDB">
        <w:rPr>
          <w:rFonts w:ascii="Times New Roman" w:hAnsi="Times New Roman" w:cs="Times New Roman"/>
          <w:b/>
          <w:bCs/>
          <w:sz w:val="26"/>
          <w:szCs w:val="26"/>
        </w:rPr>
        <w:t>2.</w:t>
      </w:r>
      <w:r w:rsidR="00AA374B" w:rsidRPr="00ED5FDB">
        <w:rPr>
          <w:rFonts w:ascii="Times New Roman" w:hAnsi="Times New Roman" w:cs="Times New Roman"/>
          <w:b/>
          <w:bCs/>
          <w:sz w:val="26"/>
          <w:szCs w:val="26"/>
        </w:rPr>
        <w:t xml:space="preserve"> Organisation du DSI</w:t>
      </w:r>
    </w:p>
    <w:p w14:paraId="78CFBBA9" w14:textId="28F127FD" w:rsidR="00AA374B" w:rsidRPr="00ED5FDB" w:rsidRDefault="00AA374B"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Le Département des Systèmes d'Information du Port Autonome de Cotonou est responsable de la production, de la maintenance et du développement du système d'information. Le système d'information comprend des applications métiers, des infrastructures techniques (réseaux, système et base de données), ainsi que les outils du centre d'assistance. La responsabilité de la sécurité des systèmes d'information du PAC incombe à la DSI. Ce dernier compte en son sein trois services</w:t>
      </w:r>
      <w:r w:rsidR="00D16D90" w:rsidRPr="00ED5FDB">
        <w:rPr>
          <w:rFonts w:ascii="Times New Roman" w:hAnsi="Times New Roman" w:cs="Times New Roman"/>
          <w:sz w:val="26"/>
          <w:szCs w:val="26"/>
        </w:rPr>
        <w:t xml:space="preserve"> </w:t>
      </w:r>
      <w:r w:rsidRPr="00ED5FDB">
        <w:rPr>
          <w:rFonts w:ascii="Times New Roman" w:hAnsi="Times New Roman" w:cs="Times New Roman"/>
          <w:sz w:val="26"/>
          <w:szCs w:val="26"/>
        </w:rPr>
        <w:t>:</w:t>
      </w:r>
    </w:p>
    <w:p w14:paraId="545F3B1A" w14:textId="045D4690" w:rsidR="00AA374B" w:rsidRPr="00ED5FDB" w:rsidRDefault="00AA374B"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Infrastructures et Réseaux (SIR)</w:t>
      </w:r>
    </w:p>
    <w:p w14:paraId="589EAFCD" w14:textId="3CC65F1E" w:rsidR="00F76DE9" w:rsidRPr="00ED5FDB" w:rsidRDefault="00AA374B"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Le SIR </w:t>
      </w:r>
      <w:r w:rsidR="00FF7081">
        <w:rPr>
          <w:rFonts w:ascii="Times New Roman" w:hAnsi="Times New Roman" w:cs="Times New Roman"/>
          <w:sz w:val="26"/>
          <w:szCs w:val="26"/>
        </w:rPr>
        <w:t xml:space="preserve">a pour </w:t>
      </w:r>
      <w:r w:rsidR="00F76DE9" w:rsidRPr="00ED5FDB">
        <w:rPr>
          <w:rFonts w:ascii="Times New Roman" w:hAnsi="Times New Roman" w:cs="Times New Roman"/>
          <w:sz w:val="26"/>
          <w:szCs w:val="26"/>
        </w:rPr>
        <w:t>objectif principal est de garantir la disponibilité, la stabilité et la sécurité des infrastructures informatiques du PAC.</w:t>
      </w:r>
    </w:p>
    <w:p w14:paraId="429C0F1C" w14:textId="5B68BE8F" w:rsidR="00F76DE9" w:rsidRPr="00ED5FDB" w:rsidRDefault="00F76DE9"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Projets et Développements (SPD)</w:t>
      </w:r>
    </w:p>
    <w:p w14:paraId="2A514268" w14:textId="61786D35" w:rsidR="00F76DE9" w:rsidRPr="00ED5FDB" w:rsidRDefault="00F76DE9"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 service est responsable de la planification, du suivi et de la mise en œuvre des projets, en veillant au respect des délais, des coûts et de la qualité.</w:t>
      </w:r>
    </w:p>
    <w:p w14:paraId="1D6684E4" w14:textId="1C56ADD0" w:rsidR="00F76DE9" w:rsidRPr="00ED5FDB" w:rsidRDefault="00F76DE9" w:rsidP="006F3A9C">
      <w:pPr>
        <w:pStyle w:val="Paragraphedeliste"/>
        <w:numPr>
          <w:ilvl w:val="0"/>
          <w:numId w:val="11"/>
        </w:numPr>
        <w:spacing w:line="360" w:lineRule="auto"/>
        <w:ind w:left="1080"/>
        <w:jc w:val="both"/>
        <w:rPr>
          <w:rFonts w:ascii="Times New Roman" w:hAnsi="Times New Roman" w:cs="Times New Roman"/>
          <w:b/>
          <w:bCs/>
          <w:sz w:val="26"/>
          <w:szCs w:val="26"/>
        </w:rPr>
      </w:pPr>
      <w:r w:rsidRPr="00ED5FDB">
        <w:rPr>
          <w:rFonts w:ascii="Times New Roman" w:hAnsi="Times New Roman" w:cs="Times New Roman"/>
          <w:b/>
          <w:bCs/>
          <w:sz w:val="26"/>
          <w:szCs w:val="26"/>
        </w:rPr>
        <w:t>Le Service Supports et Applications (SSA)</w:t>
      </w:r>
    </w:p>
    <w:p w14:paraId="0DC09403" w14:textId="0E721731" w:rsidR="006B192D" w:rsidRPr="00ED5FDB" w:rsidRDefault="00F76DE9" w:rsidP="00FF7081">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Quant au SSA, il assure le support technique et fonctionnel des utilisateurs des systèmes d'information du Port Autonome de Cotonou.</w:t>
      </w:r>
      <w:r w:rsidR="006B192D" w:rsidRPr="00ED5FDB">
        <w:rPr>
          <w:rFonts w:ascii="Times New Roman" w:hAnsi="Times New Roman" w:cs="Times New Roman"/>
          <w:sz w:val="26"/>
          <w:szCs w:val="26"/>
        </w:rPr>
        <w:t xml:space="preserve"> Ce service répond aux demandes d'assistance, résout les problèmes techniques, effectue des diagnostics et assure la formation des utilisateurs. Il est également responsable de la gestion des applications utilisées au sein du PAC, en assurant leur disponibilité, leur évolution et leur maintenance.</w:t>
      </w:r>
    </w:p>
    <w:p w14:paraId="103BD8B4" w14:textId="77777777" w:rsidR="00FD3351" w:rsidRPr="00FB5F7E" w:rsidRDefault="00EA37F8" w:rsidP="008C7768">
      <w:pPr>
        <w:pStyle w:val="Style3"/>
      </w:pPr>
      <w:bookmarkStart w:id="14" w:name="_Toc201154318"/>
      <w:r w:rsidRPr="00FB5F7E">
        <w:lastRenderedPageBreak/>
        <w:t>I-2- DEROULEMENT DU STAGE</w:t>
      </w:r>
      <w:bookmarkEnd w:id="14"/>
    </w:p>
    <w:p w14:paraId="62606758" w14:textId="30895B6B" w:rsidR="00FD3351" w:rsidRPr="00504ACB" w:rsidRDefault="00FD3351" w:rsidP="008C7768">
      <w:pPr>
        <w:pStyle w:val="Style4"/>
      </w:pPr>
      <w:bookmarkStart w:id="15" w:name="_Toc201154319"/>
      <w:r w:rsidRPr="00504ACB">
        <w:t>I-2-</w:t>
      </w:r>
      <w:r w:rsidR="00452D18" w:rsidRPr="00504ACB">
        <w:t>1</w:t>
      </w:r>
      <w:r w:rsidR="00B86C46" w:rsidRPr="00504ACB">
        <w:t>-T</w:t>
      </w:r>
      <w:r w:rsidR="00452D18" w:rsidRPr="00504ACB">
        <w:t xml:space="preserve">ravaux </w:t>
      </w:r>
      <w:r w:rsidR="00B86C46" w:rsidRPr="00504ACB">
        <w:t>effectués</w:t>
      </w:r>
      <w:bookmarkEnd w:id="15"/>
    </w:p>
    <w:p w14:paraId="0CF8DA82" w14:textId="77777777" w:rsidR="00B84E79" w:rsidRPr="00B84E79" w:rsidRDefault="00B84E79" w:rsidP="00647E35">
      <w:pPr>
        <w:spacing w:line="360" w:lineRule="auto"/>
        <w:ind w:firstLine="720"/>
        <w:jc w:val="both"/>
        <w:rPr>
          <w:rFonts w:ascii="Times New Roman" w:hAnsi="Times New Roman" w:cs="Times New Roman"/>
          <w:sz w:val="26"/>
          <w:szCs w:val="26"/>
        </w:rPr>
      </w:pPr>
      <w:r w:rsidRPr="00B84E79">
        <w:rPr>
          <w:rFonts w:ascii="Times New Roman" w:hAnsi="Times New Roman" w:cs="Times New Roman"/>
          <w:sz w:val="26"/>
          <w:szCs w:val="26"/>
        </w:rPr>
        <w:t>Durant notre stage au Port Autonome de Cotonou, plusieurs activités ont été réalisées sous la supervision de l’équipe informatique. Ces travaux ont été à la fois techniques et organisationnels, contribuant à renforcer nos compétences professionnelles et notre compréhension du fonctionnement d’un système d’information dans un contexte réel. Les principales tâches effectuées sont les suivantes :</w:t>
      </w:r>
    </w:p>
    <w:p w14:paraId="41E35FF4" w14:textId="77777777" w:rsidR="00B84E79" w:rsidRP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Rédaction du cahier des charges fonctionnel et technique</w:t>
      </w:r>
      <w:r w:rsidRPr="00B84E79">
        <w:rPr>
          <w:rFonts w:ascii="Times New Roman" w:hAnsi="Times New Roman" w:cs="Times New Roman"/>
          <w:sz w:val="26"/>
          <w:szCs w:val="26"/>
        </w:rPr>
        <w:t xml:space="preserve"> : Cette étape a consisté à recenser les besoins des utilisateurs finaux pour la gestion des Équipements de Protection Individuelle (EPI), à définir les objectifs de la solution, ainsi que les contraintes techniques et fonctionnelles. Ce document a servi de base pour la conception de l’application.</w:t>
      </w:r>
    </w:p>
    <w:p w14:paraId="4AE4EC5B" w14:textId="44E55F46" w:rsidR="00B84E79" w:rsidRPr="00B84E79" w:rsidRDefault="00690710" w:rsidP="00207E6A">
      <w:pPr>
        <w:numPr>
          <w:ilvl w:val="0"/>
          <w:numId w:val="35"/>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A</w:t>
      </w:r>
      <w:r w:rsidR="00544A5C">
        <w:rPr>
          <w:rFonts w:ascii="Times New Roman" w:hAnsi="Times New Roman" w:cs="Times New Roman"/>
          <w:b/>
          <w:bCs/>
          <w:sz w:val="26"/>
          <w:szCs w:val="26"/>
        </w:rPr>
        <w:t xml:space="preserve">ssistance au </w:t>
      </w:r>
      <w:r>
        <w:rPr>
          <w:rFonts w:ascii="Times New Roman" w:hAnsi="Times New Roman" w:cs="Times New Roman"/>
          <w:b/>
          <w:bCs/>
          <w:sz w:val="26"/>
          <w:szCs w:val="26"/>
        </w:rPr>
        <w:t>d</w:t>
      </w:r>
      <w:r w:rsidR="00B84E79" w:rsidRPr="00B84E79">
        <w:rPr>
          <w:rFonts w:ascii="Times New Roman" w:hAnsi="Times New Roman" w:cs="Times New Roman"/>
          <w:b/>
          <w:bCs/>
          <w:sz w:val="26"/>
          <w:szCs w:val="26"/>
        </w:rPr>
        <w:t>éploiement continu d’une plateforme d’affectation des dockers</w:t>
      </w:r>
      <w:r w:rsidR="00B84E79" w:rsidRPr="00B84E79">
        <w:rPr>
          <w:rFonts w:ascii="Times New Roman" w:hAnsi="Times New Roman" w:cs="Times New Roman"/>
          <w:sz w:val="26"/>
          <w:szCs w:val="26"/>
        </w:rPr>
        <w:t xml:space="preserve"> : Nous avons participé à la mise en place d’un processus d’intégration et de déploiement continu (CI/CD) pour automatiser les mises à jour d’une application utilisée pour l’affectation des dockers. Cette tâche nous a permis de découvrir des outils comme Git</w:t>
      </w:r>
      <w:r w:rsidR="00BB2B36">
        <w:rPr>
          <w:rFonts w:ascii="Times New Roman" w:hAnsi="Times New Roman" w:cs="Times New Roman"/>
          <w:sz w:val="26"/>
          <w:szCs w:val="26"/>
        </w:rPr>
        <w:t>Lab</w:t>
      </w:r>
      <w:r w:rsidR="00B84E79" w:rsidRPr="00B84E79">
        <w:rPr>
          <w:rFonts w:ascii="Times New Roman" w:hAnsi="Times New Roman" w:cs="Times New Roman"/>
          <w:sz w:val="26"/>
          <w:szCs w:val="26"/>
        </w:rPr>
        <w:t>, Jenkins et Docker.</w:t>
      </w:r>
    </w:p>
    <w:p w14:paraId="4B4C3B4C" w14:textId="77777777" w:rsidR="00B84E79" w:rsidRP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Présentation d’une plateforme de Gestion Électronique des Courriers (GEC)</w:t>
      </w:r>
      <w:r w:rsidRPr="00B84E79">
        <w:rPr>
          <w:rFonts w:ascii="Times New Roman" w:hAnsi="Times New Roman" w:cs="Times New Roman"/>
          <w:sz w:val="26"/>
          <w:szCs w:val="26"/>
        </w:rPr>
        <w:t xml:space="preserve"> : Nous avons assisté à la présentation et à la démonstration d’une solution numérique permettant la gestion, la traçabilité et le suivi des courriers entrants et sortants. Ce système est utilisé pour améliorer la circulation de l’information au sein du PAC.</w:t>
      </w:r>
    </w:p>
    <w:p w14:paraId="468B9D17" w14:textId="77777777" w:rsidR="00B84E79" w:rsidRDefault="00B84E79" w:rsidP="00207E6A">
      <w:pPr>
        <w:numPr>
          <w:ilvl w:val="0"/>
          <w:numId w:val="35"/>
        </w:numPr>
        <w:spacing w:line="360" w:lineRule="auto"/>
        <w:jc w:val="both"/>
        <w:rPr>
          <w:rFonts w:ascii="Times New Roman" w:hAnsi="Times New Roman" w:cs="Times New Roman"/>
          <w:sz w:val="26"/>
          <w:szCs w:val="26"/>
        </w:rPr>
      </w:pPr>
      <w:r w:rsidRPr="00B84E79">
        <w:rPr>
          <w:rFonts w:ascii="Times New Roman" w:hAnsi="Times New Roman" w:cs="Times New Roman"/>
          <w:b/>
          <w:bCs/>
          <w:sz w:val="26"/>
          <w:szCs w:val="26"/>
        </w:rPr>
        <w:t>Développement de la solution de gestion des EPI</w:t>
      </w:r>
      <w:r w:rsidRPr="00B84E79">
        <w:rPr>
          <w:rFonts w:ascii="Times New Roman" w:hAnsi="Times New Roman" w:cs="Times New Roman"/>
          <w:sz w:val="26"/>
          <w:szCs w:val="26"/>
        </w:rPr>
        <w:t xml:space="preserve"> : Dans le cadre de notre projet principal, nous avons travaillé à la conception, au développement et à l’intégration d’une application web basée sur Spring Boot pour la gestion des demandes, des validations, et des livraisons d’EPI.</w:t>
      </w:r>
    </w:p>
    <w:p w14:paraId="7111448E" w14:textId="77F5C8F9" w:rsidR="003E4A03" w:rsidRPr="009F692C" w:rsidRDefault="007707A0" w:rsidP="00207E6A">
      <w:pPr>
        <w:pStyle w:val="Paragraphedeliste"/>
        <w:numPr>
          <w:ilvl w:val="0"/>
          <w:numId w:val="35"/>
        </w:numPr>
        <w:spacing w:before="100" w:beforeAutospacing="1" w:after="100" w:afterAutospacing="1" w:line="360" w:lineRule="auto"/>
        <w:jc w:val="both"/>
        <w:rPr>
          <w:rFonts w:ascii="Times New Roman" w:eastAsia="Times New Roman" w:hAnsi="Times New Roman" w:cs="Times New Roman"/>
          <w:sz w:val="26"/>
          <w:szCs w:val="26"/>
        </w:rPr>
      </w:pPr>
      <w:r w:rsidRPr="009B7119">
        <w:rPr>
          <w:rFonts w:ascii="Times New Roman" w:eastAsia="Times New Roman" w:hAnsi="Times New Roman" w:cs="Times New Roman"/>
          <w:sz w:val="26"/>
          <w:szCs w:val="26"/>
        </w:rPr>
        <w:t>Développement d’une mini-application d’avis client, permettant aux utilisateurs de soumettre leurs retours sur les services rendus</w:t>
      </w:r>
      <w:r w:rsidR="00C8075D">
        <w:rPr>
          <w:rFonts w:ascii="Times New Roman" w:eastAsia="Times New Roman" w:hAnsi="Times New Roman" w:cs="Times New Roman"/>
          <w:sz w:val="26"/>
          <w:szCs w:val="26"/>
        </w:rPr>
        <w:t xml:space="preserve">, et </w:t>
      </w:r>
      <w:r w:rsidRPr="009B7119">
        <w:rPr>
          <w:rFonts w:ascii="Times New Roman" w:eastAsia="Times New Roman" w:hAnsi="Times New Roman" w:cs="Times New Roman"/>
          <w:sz w:val="26"/>
          <w:szCs w:val="26"/>
        </w:rPr>
        <w:t xml:space="preserve">d’une </w:t>
      </w:r>
      <w:r w:rsidRPr="009B7119">
        <w:rPr>
          <w:rFonts w:ascii="Times New Roman" w:eastAsia="Times New Roman" w:hAnsi="Times New Roman" w:cs="Times New Roman"/>
          <w:sz w:val="26"/>
          <w:szCs w:val="26"/>
        </w:rPr>
        <w:lastRenderedPageBreak/>
        <w:t>application d’affectation des étudiants à des filières, utilisée pour faciliter la répartition automatique des apprenants selon des critères prédéfinis</w:t>
      </w:r>
      <w:r w:rsidR="00C8075D">
        <w:rPr>
          <w:rFonts w:ascii="Times New Roman" w:eastAsia="Times New Roman" w:hAnsi="Times New Roman" w:cs="Times New Roman"/>
          <w:sz w:val="26"/>
          <w:szCs w:val="26"/>
        </w:rPr>
        <w:t>;</w:t>
      </w:r>
      <w:r w:rsidR="009B7119" w:rsidRPr="009B7119">
        <w:rPr>
          <w:rFonts w:ascii="Times New Roman" w:eastAsia="Times New Roman" w:hAnsi="Times New Roman" w:cs="Times New Roman"/>
          <w:sz w:val="26"/>
          <w:szCs w:val="26"/>
        </w:rPr>
        <w:t xml:space="preserve"> ces deux projets ont été réalisés dans le cadre de l’apprentissage pratique du framework </w:t>
      </w:r>
      <w:r w:rsidR="009B7119" w:rsidRPr="009B7119">
        <w:rPr>
          <w:rFonts w:ascii="Times New Roman" w:eastAsia="Times New Roman" w:hAnsi="Times New Roman" w:cs="Times New Roman"/>
          <w:b/>
          <w:bCs/>
          <w:sz w:val="26"/>
          <w:szCs w:val="26"/>
        </w:rPr>
        <w:t>Spring Boot</w:t>
      </w:r>
      <w:r w:rsidR="009F692C">
        <w:rPr>
          <w:rFonts w:ascii="Times New Roman" w:eastAsia="Times New Roman" w:hAnsi="Times New Roman" w:cs="Times New Roman"/>
          <w:b/>
          <w:bCs/>
          <w:sz w:val="26"/>
          <w:szCs w:val="26"/>
        </w:rPr>
        <w:t>.</w:t>
      </w:r>
    </w:p>
    <w:p w14:paraId="202EBB90" w14:textId="3552C958" w:rsidR="003E4A03" w:rsidRPr="00F20595" w:rsidRDefault="003E4A03" w:rsidP="008C7768">
      <w:pPr>
        <w:pStyle w:val="Style4"/>
      </w:pPr>
      <w:bookmarkStart w:id="16" w:name="_Toc201154320"/>
      <w:r w:rsidRPr="00F20595">
        <w:t>I-2</w:t>
      </w:r>
      <w:r w:rsidR="008D1380" w:rsidRPr="00F20595">
        <w:t>-2</w:t>
      </w:r>
      <w:r w:rsidRPr="00F20595">
        <w:t>-</w:t>
      </w:r>
      <w:r w:rsidR="008D1380" w:rsidRPr="00F20595">
        <w:t xml:space="preserve"> Acquis du S</w:t>
      </w:r>
      <w:r w:rsidR="00914CD1" w:rsidRPr="00F20595">
        <w:t>t</w:t>
      </w:r>
      <w:r w:rsidR="008D1380" w:rsidRPr="00F20595">
        <w:t>age</w:t>
      </w:r>
      <w:bookmarkEnd w:id="16"/>
    </w:p>
    <w:p w14:paraId="0318D436" w14:textId="77777777" w:rsidR="0013560F" w:rsidRPr="0013560F" w:rsidRDefault="0013560F" w:rsidP="00647E35">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Au cours de notre stage au Port Autonome de Cotonou, nous avons pu acquérir de solides compétences à la fois techniques et professionnelles. Cette immersion dans un environnement réel de travail nous a permis de mieux comprendre les exigences d’un système d’information à l’échelle d’une grande structure, ainsi que les bonnes pratiques à adopter en entreprise.</w:t>
      </w:r>
    </w:p>
    <w:p w14:paraId="130010D9" w14:textId="77777777" w:rsidR="003D6510" w:rsidRDefault="003D6510" w:rsidP="0020289C">
      <w:pPr>
        <w:spacing w:line="360" w:lineRule="auto"/>
        <w:ind w:firstLine="720"/>
        <w:jc w:val="both"/>
        <w:rPr>
          <w:rFonts w:ascii="Times New Roman" w:hAnsi="Times New Roman" w:cs="Times New Roman"/>
          <w:sz w:val="26"/>
          <w:szCs w:val="26"/>
        </w:rPr>
      </w:pPr>
      <w:r w:rsidRPr="003D6510">
        <w:rPr>
          <w:rFonts w:ascii="Times New Roman" w:hAnsi="Times New Roman" w:cs="Times New Roman"/>
          <w:sz w:val="26"/>
          <w:szCs w:val="26"/>
        </w:rPr>
        <w:t xml:space="preserve">Sur le plan technique, nous avons consolidé nos connaissances en développement web, notamment en apprenant à utiliser le framework </w:t>
      </w:r>
      <w:r w:rsidRPr="003D6510">
        <w:rPr>
          <w:rFonts w:ascii="Times New Roman" w:hAnsi="Times New Roman" w:cs="Times New Roman"/>
          <w:b/>
          <w:bCs/>
          <w:sz w:val="26"/>
          <w:szCs w:val="26"/>
        </w:rPr>
        <w:t>Spring Boot</w:t>
      </w:r>
      <w:r w:rsidRPr="003D6510">
        <w:rPr>
          <w:rFonts w:ascii="Times New Roman" w:hAnsi="Times New Roman" w:cs="Times New Roman"/>
          <w:sz w:val="26"/>
          <w:szCs w:val="26"/>
        </w:rPr>
        <w:t xml:space="preserve">, basé sur le langage </w:t>
      </w:r>
      <w:r w:rsidRPr="003D6510">
        <w:rPr>
          <w:rFonts w:ascii="Times New Roman" w:hAnsi="Times New Roman" w:cs="Times New Roman"/>
          <w:b/>
          <w:bCs/>
          <w:sz w:val="26"/>
          <w:szCs w:val="26"/>
        </w:rPr>
        <w:t>Java</w:t>
      </w:r>
      <w:r w:rsidRPr="003D6510">
        <w:rPr>
          <w:rFonts w:ascii="Times New Roman" w:hAnsi="Times New Roman" w:cs="Times New Roman"/>
          <w:sz w:val="26"/>
          <w:szCs w:val="26"/>
        </w:rPr>
        <w:t xml:space="preserve">. Nous avons pu explorer plusieurs modules essentiels de cet écosystème, tels que </w:t>
      </w:r>
      <w:r w:rsidRPr="003D6510">
        <w:rPr>
          <w:rFonts w:ascii="Times New Roman" w:hAnsi="Times New Roman" w:cs="Times New Roman"/>
          <w:b/>
          <w:bCs/>
          <w:sz w:val="26"/>
          <w:szCs w:val="26"/>
        </w:rPr>
        <w:t>Spring Security</w:t>
      </w:r>
      <w:r w:rsidRPr="003D6510">
        <w:rPr>
          <w:rFonts w:ascii="Times New Roman" w:hAnsi="Times New Roman" w:cs="Times New Roman"/>
          <w:sz w:val="26"/>
          <w:szCs w:val="26"/>
        </w:rPr>
        <w:t xml:space="preserve"> pour la gestion de l’authentification et de l’autorisation, </w:t>
      </w:r>
      <w:r w:rsidRPr="003D6510">
        <w:rPr>
          <w:rFonts w:ascii="Times New Roman" w:hAnsi="Times New Roman" w:cs="Times New Roman"/>
          <w:b/>
          <w:bCs/>
          <w:sz w:val="26"/>
          <w:szCs w:val="26"/>
        </w:rPr>
        <w:t>Spring Web</w:t>
      </w:r>
      <w:r w:rsidRPr="003D6510">
        <w:rPr>
          <w:rFonts w:ascii="Times New Roman" w:hAnsi="Times New Roman" w:cs="Times New Roman"/>
          <w:sz w:val="26"/>
          <w:szCs w:val="26"/>
        </w:rPr>
        <w:t xml:space="preserve"> pour la création d’API REST, ainsi que </w:t>
      </w:r>
      <w:r w:rsidRPr="003D6510">
        <w:rPr>
          <w:rFonts w:ascii="Times New Roman" w:hAnsi="Times New Roman" w:cs="Times New Roman"/>
          <w:b/>
          <w:bCs/>
          <w:sz w:val="26"/>
          <w:szCs w:val="26"/>
        </w:rPr>
        <w:t>Spring Data JPA</w:t>
      </w:r>
      <w:r w:rsidRPr="003D6510">
        <w:rPr>
          <w:rFonts w:ascii="Times New Roman" w:hAnsi="Times New Roman" w:cs="Times New Roman"/>
          <w:sz w:val="26"/>
          <w:szCs w:val="26"/>
        </w:rPr>
        <w:t xml:space="preserve"> pour les opérations de persistance avec la base de données. Par ailleurs, l’adoption de l’</w:t>
      </w:r>
      <w:r w:rsidRPr="003D6510">
        <w:rPr>
          <w:rFonts w:ascii="Times New Roman" w:hAnsi="Times New Roman" w:cs="Times New Roman"/>
          <w:b/>
          <w:bCs/>
          <w:sz w:val="26"/>
          <w:szCs w:val="26"/>
        </w:rPr>
        <w:t>architecture microservices</w:t>
      </w:r>
      <w:r w:rsidRPr="003D6510">
        <w:rPr>
          <w:rFonts w:ascii="Times New Roman" w:hAnsi="Times New Roman" w:cs="Times New Roman"/>
          <w:sz w:val="26"/>
          <w:szCs w:val="26"/>
        </w:rPr>
        <w:t xml:space="preserve"> nous a permis de structurer notre application en services indépendants, facilitant la scalabilité, la maintenance et le déploiement continu. Ces technologies nous ont permis de concevoir une solution logicielle performante, modulaire et adaptée aux besoins des entreprises modernes.</w:t>
      </w:r>
    </w:p>
    <w:p w14:paraId="768BFFD9" w14:textId="3463B786" w:rsidR="0013560F" w:rsidRPr="0013560F" w:rsidRDefault="0013560F" w:rsidP="0020289C">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 xml:space="preserve">Nous avons également été formés à l’utilisation d’outils modernes de </w:t>
      </w:r>
      <w:r w:rsidR="00702725">
        <w:rPr>
          <w:rFonts w:ascii="Times New Roman" w:hAnsi="Times New Roman" w:cs="Times New Roman"/>
          <w:b/>
          <w:bCs/>
          <w:sz w:val="26"/>
          <w:szCs w:val="26"/>
        </w:rPr>
        <w:t>D</w:t>
      </w:r>
      <w:r w:rsidRPr="0013560F">
        <w:rPr>
          <w:rFonts w:ascii="Times New Roman" w:hAnsi="Times New Roman" w:cs="Times New Roman"/>
          <w:b/>
          <w:bCs/>
          <w:sz w:val="26"/>
          <w:szCs w:val="26"/>
        </w:rPr>
        <w:t xml:space="preserve">éploiement </w:t>
      </w:r>
      <w:r w:rsidR="00702725">
        <w:rPr>
          <w:rFonts w:ascii="Times New Roman" w:hAnsi="Times New Roman" w:cs="Times New Roman"/>
          <w:b/>
          <w:bCs/>
          <w:sz w:val="26"/>
          <w:szCs w:val="26"/>
        </w:rPr>
        <w:t>C</w:t>
      </w:r>
      <w:r w:rsidRPr="0013560F">
        <w:rPr>
          <w:rFonts w:ascii="Times New Roman" w:hAnsi="Times New Roman" w:cs="Times New Roman"/>
          <w:b/>
          <w:bCs/>
          <w:sz w:val="26"/>
          <w:szCs w:val="26"/>
        </w:rPr>
        <w:t>ontinu (CI/CD)</w:t>
      </w:r>
      <w:r w:rsidRPr="0013560F">
        <w:rPr>
          <w:rFonts w:ascii="Times New Roman" w:hAnsi="Times New Roman" w:cs="Times New Roman"/>
          <w:sz w:val="26"/>
          <w:szCs w:val="26"/>
        </w:rPr>
        <w:t xml:space="preserve">, une approche qui facilite les mises à jour fréquentes et sécurisées des applications. Une autre compétence importante acquise concerne la </w:t>
      </w:r>
      <w:r w:rsidR="00702725">
        <w:rPr>
          <w:rFonts w:ascii="Times New Roman" w:hAnsi="Times New Roman" w:cs="Times New Roman"/>
          <w:b/>
          <w:bCs/>
          <w:sz w:val="26"/>
          <w:szCs w:val="26"/>
        </w:rPr>
        <w:t>G</w:t>
      </w:r>
      <w:r w:rsidRPr="0013560F">
        <w:rPr>
          <w:rFonts w:ascii="Times New Roman" w:hAnsi="Times New Roman" w:cs="Times New Roman"/>
          <w:b/>
          <w:bCs/>
          <w:sz w:val="26"/>
          <w:szCs w:val="26"/>
        </w:rPr>
        <w:t xml:space="preserve">estion </w:t>
      </w:r>
      <w:r w:rsidR="00702725">
        <w:rPr>
          <w:rFonts w:ascii="Times New Roman" w:hAnsi="Times New Roman" w:cs="Times New Roman"/>
          <w:b/>
          <w:bCs/>
          <w:sz w:val="26"/>
          <w:szCs w:val="26"/>
        </w:rPr>
        <w:t>E</w:t>
      </w:r>
      <w:r w:rsidRPr="0013560F">
        <w:rPr>
          <w:rFonts w:ascii="Times New Roman" w:hAnsi="Times New Roman" w:cs="Times New Roman"/>
          <w:b/>
          <w:bCs/>
          <w:sz w:val="26"/>
          <w:szCs w:val="26"/>
        </w:rPr>
        <w:t xml:space="preserve">lectronique des </w:t>
      </w:r>
      <w:r w:rsidR="00702725">
        <w:rPr>
          <w:rFonts w:ascii="Times New Roman" w:hAnsi="Times New Roman" w:cs="Times New Roman"/>
          <w:b/>
          <w:bCs/>
          <w:sz w:val="26"/>
          <w:szCs w:val="26"/>
        </w:rPr>
        <w:t>C</w:t>
      </w:r>
      <w:r w:rsidRPr="0013560F">
        <w:rPr>
          <w:rFonts w:ascii="Times New Roman" w:hAnsi="Times New Roman" w:cs="Times New Roman"/>
          <w:b/>
          <w:bCs/>
          <w:sz w:val="26"/>
          <w:szCs w:val="26"/>
        </w:rPr>
        <w:t>ourriers (GEC)</w:t>
      </w:r>
      <w:r w:rsidRPr="0013560F">
        <w:rPr>
          <w:rFonts w:ascii="Times New Roman" w:hAnsi="Times New Roman" w:cs="Times New Roman"/>
          <w:sz w:val="26"/>
          <w:szCs w:val="26"/>
        </w:rPr>
        <w:t>, à travers laquelle nous avons compris l’importance de la numérisation des processus administratifs pour une meilleure traçabilité.</w:t>
      </w:r>
    </w:p>
    <w:p w14:paraId="40ABA0CC" w14:textId="112D7577" w:rsidR="00B2472D" w:rsidRPr="0013560F" w:rsidRDefault="0013560F" w:rsidP="0020289C">
      <w:pPr>
        <w:spacing w:line="360" w:lineRule="auto"/>
        <w:ind w:firstLine="720"/>
        <w:jc w:val="both"/>
        <w:rPr>
          <w:rFonts w:ascii="Times New Roman" w:hAnsi="Times New Roman" w:cs="Times New Roman"/>
          <w:sz w:val="26"/>
          <w:szCs w:val="26"/>
        </w:rPr>
      </w:pPr>
      <w:r w:rsidRPr="0013560F">
        <w:rPr>
          <w:rFonts w:ascii="Times New Roman" w:hAnsi="Times New Roman" w:cs="Times New Roman"/>
          <w:sz w:val="26"/>
          <w:szCs w:val="26"/>
        </w:rPr>
        <w:t xml:space="preserve">Sur le plan humain, nous avons appris à travailler efficacement en équipe, à nous adapter à un rythme de travail professionnel, à participer activement aux réunions, et à </w:t>
      </w:r>
      <w:r w:rsidRPr="0013560F">
        <w:rPr>
          <w:rFonts w:ascii="Times New Roman" w:hAnsi="Times New Roman" w:cs="Times New Roman"/>
          <w:sz w:val="26"/>
          <w:szCs w:val="26"/>
        </w:rPr>
        <w:lastRenderedPageBreak/>
        <w:t>documenter nos avancées régulièrement. Cette expérience nous a permis de développer un sens de la rigueur, de l’autonomie et de la collaboration.</w:t>
      </w:r>
    </w:p>
    <w:p w14:paraId="5A61F346" w14:textId="0853D1C7" w:rsidR="00B2472D" w:rsidRPr="00F20595" w:rsidRDefault="00B2472D" w:rsidP="008C7768">
      <w:pPr>
        <w:pStyle w:val="Style4"/>
      </w:pPr>
      <w:bookmarkStart w:id="17" w:name="_Toc201154321"/>
      <w:r w:rsidRPr="00F20595">
        <w:t>I-2-3- Difficultés rencontré</w:t>
      </w:r>
      <w:r w:rsidR="00D672B6">
        <w:t>e</w:t>
      </w:r>
      <w:r w:rsidRPr="00F20595">
        <w:t>s</w:t>
      </w:r>
      <w:bookmarkEnd w:id="17"/>
    </w:p>
    <w:p w14:paraId="5BF62926" w14:textId="77777777" w:rsidR="00F97C4A" w:rsidRPr="00F97C4A" w:rsidRDefault="00F97C4A" w:rsidP="00647E35">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 xml:space="preserve">Comme toute expérience d’apprentissage, notre stage n’a pas été exempt de difficultés. Dès le début, nous avons été confrontés à un défi technique majeur : la prise en main du </w:t>
      </w:r>
      <w:r w:rsidRPr="00F97C4A">
        <w:rPr>
          <w:rFonts w:ascii="Times New Roman" w:hAnsi="Times New Roman" w:cs="Times New Roman"/>
          <w:b/>
          <w:bCs/>
          <w:sz w:val="26"/>
          <w:szCs w:val="26"/>
        </w:rPr>
        <w:t>framework Spring Boot</w:t>
      </w:r>
      <w:r w:rsidRPr="00F97C4A">
        <w:rPr>
          <w:rFonts w:ascii="Times New Roman" w:hAnsi="Times New Roman" w:cs="Times New Roman"/>
          <w:sz w:val="26"/>
          <w:szCs w:val="26"/>
        </w:rPr>
        <w:t>. Bien que disposant de bases en Java, la richesse de l’écosystème Spring et la complexité de sa configuration initiale ont nécessité un temps d’apprentissage important. La compréhension des mécanismes tels que l’injection de dépendances, la sécurisation des routes, et la structuration en microservices a demandé beaucoup d’efforts.</w:t>
      </w:r>
    </w:p>
    <w:p w14:paraId="0D958CAC" w14:textId="77777777" w:rsidR="00F97C4A" w:rsidRPr="00F97C4A" w:rsidRDefault="00F97C4A" w:rsidP="0020289C">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Sur le plan relationnel, les premiers jours ont été marqués par une certaine appréhension dans notre communication avec les membres de l’équipe. Il nous a fallu du temps pour nous adapter à la culture d’entreprise, aux outils de travail collaboratif, et aux méthodes de suivi utilisées par nos encadreurs. Cependant, grâce à leur disponibilité et à l’ambiance professionnelle, nous avons progressivement gagné en confiance.</w:t>
      </w:r>
    </w:p>
    <w:p w14:paraId="3D424B3F" w14:textId="34ED04D8" w:rsidR="00F97C4A" w:rsidRPr="00811CAF" w:rsidRDefault="00F97C4A" w:rsidP="0020289C">
      <w:pPr>
        <w:spacing w:line="360" w:lineRule="auto"/>
        <w:ind w:firstLine="720"/>
        <w:jc w:val="both"/>
        <w:rPr>
          <w:rFonts w:ascii="Times New Roman" w:hAnsi="Times New Roman" w:cs="Times New Roman"/>
          <w:sz w:val="26"/>
          <w:szCs w:val="26"/>
        </w:rPr>
      </w:pPr>
      <w:r w:rsidRPr="00F97C4A">
        <w:rPr>
          <w:rFonts w:ascii="Times New Roman" w:hAnsi="Times New Roman" w:cs="Times New Roman"/>
          <w:sz w:val="26"/>
          <w:szCs w:val="26"/>
        </w:rPr>
        <w:t xml:space="preserve">Par ailleurs, la gestion simultanée de plusieurs activités telles que la rédaction du cahier des charges, le développement de l’application et la participation à d’autres projets internes a parfois constitué un défi en termes de </w:t>
      </w:r>
      <w:r w:rsidRPr="00811CAF">
        <w:rPr>
          <w:rFonts w:ascii="Times New Roman" w:hAnsi="Times New Roman" w:cs="Times New Roman"/>
          <w:sz w:val="26"/>
          <w:szCs w:val="26"/>
        </w:rPr>
        <w:t>gestion du temps et des priorités.</w:t>
      </w:r>
    </w:p>
    <w:p w14:paraId="7C0A83B0" w14:textId="77777777" w:rsidR="00914CD1" w:rsidRPr="00F97C4A" w:rsidRDefault="00914CD1" w:rsidP="0029280E">
      <w:pPr>
        <w:spacing w:line="360" w:lineRule="auto"/>
        <w:jc w:val="both"/>
        <w:rPr>
          <w:rFonts w:ascii="Times New Roman" w:hAnsi="Times New Roman" w:cs="Times New Roman"/>
          <w:b/>
          <w:bCs/>
          <w:sz w:val="26"/>
          <w:szCs w:val="26"/>
        </w:rPr>
      </w:pPr>
    </w:p>
    <w:p w14:paraId="45B73310" w14:textId="77777777" w:rsidR="003E4A03" w:rsidRPr="00ED5FDB" w:rsidRDefault="003E4A03" w:rsidP="0029280E">
      <w:pPr>
        <w:spacing w:line="360" w:lineRule="auto"/>
        <w:jc w:val="both"/>
        <w:rPr>
          <w:rFonts w:ascii="Times New Roman" w:hAnsi="Times New Roman" w:cs="Times New Roman"/>
          <w:sz w:val="26"/>
          <w:szCs w:val="26"/>
        </w:rPr>
      </w:pPr>
    </w:p>
    <w:p w14:paraId="467ADA53" w14:textId="21F48FB8" w:rsidR="00BE2185" w:rsidRDefault="00BE2185">
      <w:pPr>
        <w:rPr>
          <w:rFonts w:ascii="Times New Roman" w:hAnsi="Times New Roman" w:cs="Times New Roman"/>
          <w:b/>
          <w:bCs/>
          <w:sz w:val="26"/>
          <w:szCs w:val="26"/>
        </w:rPr>
      </w:pPr>
      <w:r>
        <w:rPr>
          <w:rFonts w:ascii="Times New Roman" w:hAnsi="Times New Roman" w:cs="Times New Roman"/>
          <w:b/>
          <w:bCs/>
          <w:sz w:val="26"/>
          <w:szCs w:val="26"/>
        </w:rPr>
        <w:br w:type="page"/>
      </w:r>
    </w:p>
    <w:p w14:paraId="3E3A4A41" w14:textId="77777777" w:rsidR="00E91011" w:rsidRPr="00ED5FDB" w:rsidRDefault="00E91011" w:rsidP="0029280E">
      <w:pPr>
        <w:spacing w:line="360" w:lineRule="auto"/>
        <w:jc w:val="both"/>
        <w:rPr>
          <w:rFonts w:ascii="Times New Roman" w:hAnsi="Times New Roman" w:cs="Times New Roman"/>
          <w:b/>
          <w:bCs/>
          <w:sz w:val="26"/>
          <w:szCs w:val="26"/>
        </w:rPr>
      </w:pPr>
    </w:p>
    <w:p w14:paraId="35510082" w14:textId="77777777" w:rsidR="00B86C46" w:rsidRPr="00ED5FDB" w:rsidRDefault="00B86C46" w:rsidP="0029280E">
      <w:pPr>
        <w:spacing w:line="360" w:lineRule="auto"/>
        <w:jc w:val="both"/>
        <w:rPr>
          <w:rFonts w:ascii="Times New Roman" w:hAnsi="Times New Roman" w:cs="Times New Roman"/>
          <w:b/>
          <w:bCs/>
          <w:sz w:val="26"/>
          <w:szCs w:val="26"/>
        </w:rPr>
      </w:pPr>
    </w:p>
    <w:p w14:paraId="648EF233" w14:textId="7218645E" w:rsidR="00EA37F8" w:rsidRPr="00ED5FDB" w:rsidRDefault="00EA37F8" w:rsidP="0029280E">
      <w:p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 </w:t>
      </w:r>
    </w:p>
    <w:p w14:paraId="47084D70" w14:textId="77777777" w:rsidR="00DE517A" w:rsidRPr="00ED5FDB" w:rsidRDefault="00DE517A" w:rsidP="0029280E">
      <w:pPr>
        <w:spacing w:line="360" w:lineRule="auto"/>
        <w:jc w:val="both"/>
        <w:rPr>
          <w:rFonts w:ascii="Times New Roman" w:hAnsi="Times New Roman" w:cs="Times New Roman"/>
          <w:sz w:val="26"/>
          <w:szCs w:val="26"/>
        </w:rPr>
      </w:pPr>
    </w:p>
    <w:p w14:paraId="1734F219" w14:textId="77777777" w:rsidR="00334C63" w:rsidRPr="00ED5FDB" w:rsidRDefault="00334C63" w:rsidP="0029280E">
      <w:pPr>
        <w:spacing w:line="360" w:lineRule="auto"/>
        <w:jc w:val="both"/>
        <w:rPr>
          <w:rFonts w:ascii="Times New Roman" w:hAnsi="Times New Roman" w:cs="Times New Roman"/>
          <w:sz w:val="26"/>
          <w:szCs w:val="26"/>
        </w:rPr>
      </w:pPr>
    </w:p>
    <w:p w14:paraId="1A649ACE" w14:textId="77777777" w:rsidR="0069271E" w:rsidRPr="00ED5FDB" w:rsidRDefault="0069271E" w:rsidP="0029280E">
      <w:pPr>
        <w:spacing w:line="360" w:lineRule="auto"/>
        <w:jc w:val="both"/>
        <w:rPr>
          <w:rFonts w:ascii="Times New Roman" w:hAnsi="Times New Roman" w:cs="Times New Roman"/>
          <w:sz w:val="26"/>
          <w:szCs w:val="26"/>
        </w:rPr>
      </w:pPr>
    </w:p>
    <w:p w14:paraId="2F34B798" w14:textId="7D458660" w:rsidR="001E7842" w:rsidRPr="00ED5FDB" w:rsidRDefault="001E7842" w:rsidP="0029280E">
      <w:pPr>
        <w:spacing w:line="360" w:lineRule="auto"/>
        <w:jc w:val="both"/>
        <w:rPr>
          <w:rFonts w:ascii="Times New Roman" w:hAnsi="Times New Roman" w:cs="Times New Roman"/>
          <w:sz w:val="26"/>
          <w:szCs w:val="26"/>
        </w:rPr>
      </w:pPr>
    </w:p>
    <w:p w14:paraId="494401A7" w14:textId="4E28B00E" w:rsidR="006410AE" w:rsidRPr="00781AD8" w:rsidRDefault="002A4E70" w:rsidP="00014C17">
      <w:r w:rsidRPr="00BE7C91">
        <w:rPr>
          <w:noProof/>
          <w:lang w:eastAsia="fr-FR"/>
        </w:rPr>
        <mc:AlternateContent>
          <mc:Choice Requires="wps">
            <w:drawing>
              <wp:anchor distT="0" distB="0" distL="114300" distR="114300" simplePos="0" relativeHeight="251658244" behindDoc="0" locked="0" layoutInCell="1" allowOverlap="1" wp14:anchorId="41D64870" wp14:editId="05554B41">
                <wp:simplePos x="0" y="0"/>
                <wp:positionH relativeFrom="margin">
                  <wp:align>left</wp:align>
                </wp:positionH>
                <wp:positionV relativeFrom="paragraph">
                  <wp:posOffset>501305</wp:posOffset>
                </wp:positionV>
                <wp:extent cx="5748296" cy="2000795"/>
                <wp:effectExtent l="0" t="0" r="5080" b="0"/>
                <wp:wrapNone/>
                <wp:docPr id="1509799257" name="Double vague 15"/>
                <wp:cNvGraphicFramePr/>
                <a:graphic xmlns:a="http://schemas.openxmlformats.org/drawingml/2006/main">
                  <a:graphicData uri="http://schemas.microsoft.com/office/word/2010/wordprocessingShape">
                    <wps:wsp>
                      <wps:cNvSpPr/>
                      <wps:spPr>
                        <a:xfrm>
                          <a:off x="0" y="0"/>
                          <a:ext cx="5748296" cy="2000795"/>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3CBECC8" w14:textId="74C447B0" w:rsidR="00020155" w:rsidRPr="00781AD8" w:rsidRDefault="00020155" w:rsidP="00A663F3">
                            <w:pPr>
                              <w:pStyle w:val="Style1"/>
                            </w:pPr>
                            <w:bookmarkStart w:id="18" w:name="_Toc201154322"/>
                            <w:r w:rsidRPr="00014C17">
                              <w:rPr>
                                <w:rStyle w:val="Style1Car"/>
                                <w:b/>
                                <w:bCs/>
                                <w:sz w:val="44"/>
                                <w:szCs w:val="44"/>
                              </w:rPr>
                              <w:t>CHAPITRE</w:t>
                            </w:r>
                            <w:r w:rsidRPr="00014C17">
                              <w:rPr>
                                <w:sz w:val="36"/>
                                <w:szCs w:val="36"/>
                              </w:rPr>
                              <w:t xml:space="preserve"> </w:t>
                            </w:r>
                            <w:r w:rsidRPr="00781AD8">
                              <w:t>I</w:t>
                            </w:r>
                            <w:r>
                              <w:t>I</w:t>
                            </w:r>
                            <w:r w:rsidRPr="00781AD8">
                              <w:t xml:space="preserve"> : </w:t>
                            </w:r>
                            <w:r>
                              <w:t>CADRE THEORIQUE ET METHODOLOGIQUE</w:t>
                            </w:r>
                            <w:bookmarkEnd w:id="1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4870" id="_x0000_s1032" type="#_x0000_t188" style="position:absolute;margin-left:0;margin-top:39.45pt;width:452.6pt;height:157.55pt;z-index:2516582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" adj="1350" fillcolor="#5b9bd5 [3208]" stroked="f" strokeweight="1pt">
                <v:textbox>
                  <w:txbxContent>
                    <w:p w14:paraId="53CBECC8" w14:textId="74C447B0" w:rsidR="00020155" w:rsidRPr="00781AD8" w:rsidRDefault="00020155" w:rsidP="00A663F3">
                      <w:pPr>
                        <w:pStyle w:val="Style1"/>
                      </w:pPr>
                      <w:bookmarkStart w:id="19" w:name="_Toc201154322"/>
                      <w:r w:rsidRPr="00014C17">
                        <w:rPr>
                          <w:rStyle w:val="Style1Car"/>
                          <w:b/>
                          <w:bCs/>
                          <w:sz w:val="44"/>
                          <w:szCs w:val="44"/>
                        </w:rPr>
                        <w:t>CHAPITRE</w:t>
                      </w:r>
                      <w:r w:rsidRPr="00014C17">
                        <w:rPr>
                          <w:sz w:val="36"/>
                          <w:szCs w:val="36"/>
                        </w:rPr>
                        <w:t xml:space="preserve"> </w:t>
                      </w:r>
                      <w:r w:rsidRPr="00781AD8">
                        <w:t>I</w:t>
                      </w:r>
                      <w:r>
                        <w:t>I</w:t>
                      </w:r>
                      <w:r w:rsidRPr="00781AD8">
                        <w:t xml:space="preserve"> : </w:t>
                      </w:r>
                      <w:r>
                        <w:t>CADRE THEORIQUE ET METHODOLOGIQUE</w:t>
                      </w:r>
                      <w:bookmarkEnd w:id="19"/>
                    </w:p>
                  </w:txbxContent>
                </v:textbox>
                <w10:wrap anchorx="margin"/>
              </v:shape>
            </w:pict>
          </mc:Fallback>
        </mc:AlternateContent>
      </w:r>
      <w:r w:rsidR="00237A99" w:rsidRPr="00BE7C91">
        <w:br w:type="page"/>
      </w:r>
    </w:p>
    <w:p w14:paraId="55D62D0A" w14:textId="510051BD" w:rsidR="00237A99" w:rsidRPr="00BE7C91" w:rsidRDefault="00237A99" w:rsidP="008C7768">
      <w:pPr>
        <w:pStyle w:val="Style3"/>
      </w:pPr>
      <w:bookmarkStart w:id="20" w:name="_Toc201154323"/>
      <w:r w:rsidRPr="00BE7C91">
        <w:lastRenderedPageBreak/>
        <w:t>II-1- Étude de l’existant</w:t>
      </w:r>
      <w:bookmarkEnd w:id="20"/>
    </w:p>
    <w:p w14:paraId="148AC236" w14:textId="77777777" w:rsidR="00237A99" w:rsidRPr="00BE7C91" w:rsidRDefault="00237A99" w:rsidP="008C7768">
      <w:pPr>
        <w:pStyle w:val="Style4"/>
      </w:pPr>
      <w:bookmarkStart w:id="21" w:name="_Toc201154324"/>
      <w:r w:rsidRPr="00BE7C91">
        <w:t>II-1-1 Présentation de l’existant</w:t>
      </w:r>
      <w:bookmarkEnd w:id="21"/>
    </w:p>
    <w:p w14:paraId="2A494279" w14:textId="77777777" w:rsidR="00237A99" w:rsidRPr="00ED5FDB" w:rsidRDefault="00237A99" w:rsidP="00647E3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Face à l'évolution rapide et inexorable des technologies numériques, l'automatisation des processus est devenue une impérative stratégique pour toute organisation, quel que soit son secteur d'activité. Cette transformation permet non seulement une optimisation des opérations, mais assure également une adaptabilité cruciale dans un environnement en constante mutation.</w:t>
      </w:r>
    </w:p>
    <w:p w14:paraId="5787DFEA" w14:textId="067B7A6F" w:rsidR="00237A99" w:rsidRPr="00ED5FDB" w:rsidRDefault="00237A99"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Actuellement, au sein du Port Autonome de Cotonou (PAC), la gestion des Équipements de Protection Individuelle (EPI) demeure ancrée dans des pratiques traditionnelles, révélant des marges d'amélioration significatives. Concrètement, le suivi des stocks est laborieusement effectué dans des registres papier, une méthode sujette aux erreurs et difficilement consultable en temps réel. De même, le processus de demande d'EPI requiert des déplacements physiques, engendrant une perte de temps considérable pour le personnel. En cas d'indisponibilité de l'équipement sollicité, un nouve</w:t>
      </w:r>
      <w:r w:rsidR="00564A7A" w:rsidRPr="00ED5FDB">
        <w:rPr>
          <w:rFonts w:ascii="Times New Roman" w:hAnsi="Times New Roman" w:cs="Times New Roman"/>
          <w:sz w:val="26"/>
          <w:szCs w:val="26"/>
        </w:rPr>
        <w:t>au</w:t>
      </w:r>
      <w:r w:rsidRPr="00ED5FDB">
        <w:rPr>
          <w:rFonts w:ascii="Times New Roman" w:hAnsi="Times New Roman" w:cs="Times New Roman"/>
          <w:sz w:val="26"/>
          <w:szCs w:val="26"/>
        </w:rPr>
        <w:t xml:space="preserve"> déplacement s'avère nécessaire, prolongeant inutilement le délai d'obtention.</w:t>
      </w:r>
    </w:p>
    <w:p w14:paraId="2C089BA4" w14:textId="77777777" w:rsidR="00FC1861" w:rsidRPr="00ED5FDB" w:rsidRDefault="00FC1861"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Par ailleurs, le circuit de demande actuel impose une contrainte supplémentaire : tout employé du PAC, bien qu'ayant droit à des EPI, doit impérativement soumettre sa requête par l'intermédiaire de son chef de département. Cette centralisation du processus introduit un point de blocage potentiel. En cas d'indisponibilité ou d'oubli de la part du supérieur hiérarchique, l'employé se trouve dans l'obligation de patienter, ce qui peut impacter la fluidité des opérations et potentiellement compromettre la sécurité.</w:t>
      </w:r>
    </w:p>
    <w:p w14:paraId="70BDF2B9" w14:textId="48DB6F32" w:rsidR="00FC1861" w:rsidRPr="00ED5FDB" w:rsidRDefault="00FC1861" w:rsidP="0029280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aspect crucial qui complexifie davantage la situation est l'absence de suivi structuré de la livraison des EPI. Une fois la demande approuvée (et si l'équipement est disponible), la distribution des EPI aux employés ne fait pas l'objet d'un enregistrement systématique et centralisé. Il n'existe pas de mécanisme fiable pour confirmer la réception effective par l'employé, ni pour assurer la traçabilité des équipements distribués.</w:t>
      </w:r>
    </w:p>
    <w:p w14:paraId="0EFECD13" w14:textId="23A7CCE8" w:rsidR="00964B78" w:rsidRPr="00E236FA" w:rsidRDefault="00964B78" w:rsidP="008C7768">
      <w:pPr>
        <w:pStyle w:val="Style4"/>
      </w:pPr>
      <w:bookmarkStart w:id="22" w:name="_Toc201154325"/>
      <w:r w:rsidRPr="00E236FA">
        <w:lastRenderedPageBreak/>
        <w:t>II-1-</w:t>
      </w:r>
      <w:r w:rsidR="008F67C3" w:rsidRPr="00E236FA">
        <w:t>2</w:t>
      </w:r>
      <w:r w:rsidRPr="00E236FA">
        <w:t xml:space="preserve"> </w:t>
      </w:r>
      <w:r w:rsidR="005A5D4A" w:rsidRPr="00E236FA">
        <w:t>C</w:t>
      </w:r>
      <w:r w:rsidR="00C850F4" w:rsidRPr="00E236FA">
        <w:t>ritique de l’existant</w:t>
      </w:r>
      <w:bookmarkEnd w:id="22"/>
    </w:p>
    <w:p w14:paraId="37DA4AEC" w14:textId="77777777" w:rsidR="00FC1861" w:rsidRPr="00ED5FDB" w:rsidRDefault="00FC1861" w:rsidP="00647E35">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Ce mode de fonctionnement traditionnel dans la gestion des Équipements de Protection Individuelle au niveau du Port Autonome de Cotonou présente plusieurs faiblesses majeures qui méritent d'être soulignées :</w:t>
      </w:r>
    </w:p>
    <w:p w14:paraId="4C790AAA"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Inefficacité et perte de temps :</w:t>
      </w:r>
      <w:r w:rsidRPr="00ED5FDB">
        <w:rPr>
          <w:rFonts w:ascii="Times New Roman" w:hAnsi="Times New Roman" w:cs="Times New Roman"/>
          <w:sz w:val="26"/>
          <w:szCs w:val="26"/>
        </w:rPr>
        <w:t xml:space="preserve"> Les déplacements physiques pour les demandes et la consultation manuelle des stocks sont chronophages et détournent le personnel de tâches à plus forte valeur ajoutée.</w:t>
      </w:r>
    </w:p>
    <w:p w14:paraId="5A9AE7CF" w14:textId="53F13419"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Manque de visibilité et de suivi en temps réel :</w:t>
      </w:r>
      <w:r w:rsidRPr="00ED5FDB">
        <w:rPr>
          <w:rFonts w:ascii="Times New Roman" w:hAnsi="Times New Roman" w:cs="Times New Roman"/>
          <w:sz w:val="26"/>
          <w:szCs w:val="26"/>
        </w:rPr>
        <w:t xml:space="preserve"> La tenue des registres papier ne permet pas d'avoir une vision claire et actualisée de l'état des stocks, rendant difficile l'anticipation des besoins</w:t>
      </w:r>
      <w:r w:rsidR="007E5A70" w:rsidRPr="00ED5FDB">
        <w:rPr>
          <w:rFonts w:ascii="Times New Roman" w:hAnsi="Times New Roman" w:cs="Times New Roman"/>
          <w:sz w:val="26"/>
          <w:szCs w:val="26"/>
        </w:rPr>
        <w:t xml:space="preserve">, </w:t>
      </w:r>
      <w:r w:rsidRPr="00ED5FDB">
        <w:rPr>
          <w:rFonts w:ascii="Times New Roman" w:hAnsi="Times New Roman" w:cs="Times New Roman"/>
          <w:sz w:val="26"/>
          <w:szCs w:val="26"/>
        </w:rPr>
        <w:t>la prévention des ruptures</w:t>
      </w:r>
      <w:r w:rsidR="00287022" w:rsidRPr="00ED5FDB">
        <w:rPr>
          <w:rFonts w:ascii="Times New Roman" w:hAnsi="Times New Roman" w:cs="Times New Roman"/>
          <w:sz w:val="26"/>
          <w:szCs w:val="26"/>
        </w:rPr>
        <w:t xml:space="preserve"> ainsi </w:t>
      </w:r>
      <w:r w:rsidR="00AD5D33" w:rsidRPr="00ED5FDB">
        <w:rPr>
          <w:rFonts w:ascii="Times New Roman" w:hAnsi="Times New Roman" w:cs="Times New Roman"/>
          <w:sz w:val="26"/>
          <w:szCs w:val="26"/>
        </w:rPr>
        <w:t xml:space="preserve">que </w:t>
      </w:r>
      <w:r w:rsidR="00A366CF" w:rsidRPr="00ED5FDB">
        <w:rPr>
          <w:rFonts w:ascii="Times New Roman" w:hAnsi="Times New Roman" w:cs="Times New Roman"/>
          <w:sz w:val="26"/>
          <w:szCs w:val="26"/>
        </w:rPr>
        <w:t xml:space="preserve">des alertes </w:t>
      </w:r>
      <w:r w:rsidR="007226B8" w:rsidRPr="00ED5FDB">
        <w:rPr>
          <w:rFonts w:ascii="Times New Roman" w:hAnsi="Times New Roman" w:cs="Times New Roman"/>
          <w:sz w:val="26"/>
          <w:szCs w:val="26"/>
        </w:rPr>
        <w:t>des dates de p</w:t>
      </w:r>
      <w:r w:rsidR="007E5A70" w:rsidRPr="00ED5FDB">
        <w:rPr>
          <w:rFonts w:ascii="Times New Roman" w:hAnsi="Times New Roman" w:cs="Times New Roman"/>
          <w:sz w:val="26"/>
          <w:szCs w:val="26"/>
        </w:rPr>
        <w:t>éremption</w:t>
      </w:r>
      <w:r w:rsidRPr="00ED5FDB">
        <w:rPr>
          <w:rFonts w:ascii="Times New Roman" w:hAnsi="Times New Roman" w:cs="Times New Roman"/>
          <w:sz w:val="26"/>
          <w:szCs w:val="26"/>
        </w:rPr>
        <w:t>.</w:t>
      </w:r>
    </w:p>
    <w:p w14:paraId="03BBD80E"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Risque d'erreurs et de pertes :</w:t>
      </w:r>
      <w:r w:rsidRPr="00ED5FDB">
        <w:rPr>
          <w:rFonts w:ascii="Times New Roman" w:hAnsi="Times New Roman" w:cs="Times New Roman"/>
          <w:sz w:val="26"/>
          <w:szCs w:val="26"/>
        </w:rPr>
        <w:t xml:space="preserve"> La gestion manuelle des informations est plus susceptible aux erreurs de saisie, aux oublis et aux difficultés de traçabilité des EPI distribués.</w:t>
      </w:r>
    </w:p>
    <w:p w14:paraId="585C3B1F"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Dépendance et points de blocage :</w:t>
      </w:r>
      <w:r w:rsidRPr="00ED5FDB">
        <w:rPr>
          <w:rFonts w:ascii="Times New Roman" w:hAnsi="Times New Roman" w:cs="Times New Roman"/>
          <w:sz w:val="26"/>
          <w:szCs w:val="26"/>
        </w:rPr>
        <w:t xml:space="preserve"> Le processus de demande centralisé sur les chefs de département introduit une dépendance qui peut entraîner des délais et des frustrations en cas d'indisponibilité ou de surcharge de travail de ces derniers.</w:t>
      </w:r>
    </w:p>
    <w:p w14:paraId="6554EA47"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Difficulté d'accès et de transparence pour les employés :</w:t>
      </w:r>
      <w:r w:rsidRPr="00ED5FDB">
        <w:rPr>
          <w:rFonts w:ascii="Times New Roman" w:hAnsi="Times New Roman" w:cs="Times New Roman"/>
          <w:sz w:val="26"/>
          <w:szCs w:val="26"/>
        </w:rPr>
        <w:t xml:space="preserve"> Les employés n'ont pas un accès direct et transparent à l'état des stocks ou à l'historique de leurs propres dotations en EPI.</w:t>
      </w:r>
    </w:p>
    <w:p w14:paraId="05AC93B7"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Absence de suivi de la livraison :</w:t>
      </w:r>
      <w:r w:rsidRPr="00ED5FDB">
        <w:rPr>
          <w:rFonts w:ascii="Times New Roman" w:hAnsi="Times New Roman" w:cs="Times New Roman"/>
          <w:sz w:val="26"/>
          <w:szCs w:val="26"/>
        </w:rPr>
        <w:t xml:space="preserve"> Le manque de traçabilité dans la distribution des EPI rend difficile la confirmation de la réception par l'employé, augmente le risque de perte ou de non-distribution effective, et complique l'audit et la responsabilisation.</w:t>
      </w:r>
    </w:p>
    <w:p w14:paraId="48AB98DD" w14:textId="77777777" w:rsidR="00FC1861" w:rsidRPr="00ED5FDB"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Impact potentiel sur la sécurité :</w:t>
      </w:r>
      <w:r w:rsidRPr="00ED5FDB">
        <w:rPr>
          <w:rFonts w:ascii="Times New Roman" w:hAnsi="Times New Roman" w:cs="Times New Roman"/>
          <w:sz w:val="26"/>
          <w:szCs w:val="26"/>
        </w:rPr>
        <w:t xml:space="preserve"> Les délais dans l'obtention des EPI nécessaires, combinés à l'incertitude quant à leur livraison effective, peuvent potentiellement exposer les employés à des risques professionnels accrus.</w:t>
      </w:r>
    </w:p>
    <w:p w14:paraId="7A1437C3" w14:textId="77777777" w:rsidR="00FC1861" w:rsidRDefault="00FC1861" w:rsidP="0029280E">
      <w:pPr>
        <w:numPr>
          <w:ilvl w:val="0"/>
          <w:numId w:val="1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lastRenderedPageBreak/>
        <w:t>Frein à l'adaptabilité et à l'optimisation :</w:t>
      </w:r>
      <w:r w:rsidRPr="00ED5FDB">
        <w:rPr>
          <w:rFonts w:ascii="Times New Roman" w:hAnsi="Times New Roman" w:cs="Times New Roman"/>
          <w:sz w:val="26"/>
          <w:szCs w:val="26"/>
        </w:rPr>
        <w:t xml:space="preserve"> L'absence d'outils numériques entrave la collecte de données fiables et l'analyse des tendances de consommation d'EPI, limitant ainsi les possibilités d'optimisation des coûts et de planification stratégique.</w:t>
      </w:r>
    </w:p>
    <w:p w14:paraId="7942FBDE" w14:textId="77777777" w:rsidR="00A16746" w:rsidRPr="00ED5FDB" w:rsidRDefault="00A16746" w:rsidP="00A16746">
      <w:pPr>
        <w:spacing w:line="360" w:lineRule="auto"/>
        <w:ind w:left="720"/>
        <w:jc w:val="both"/>
        <w:rPr>
          <w:rFonts w:ascii="Times New Roman" w:hAnsi="Times New Roman" w:cs="Times New Roman"/>
          <w:sz w:val="26"/>
          <w:szCs w:val="26"/>
        </w:rPr>
      </w:pPr>
    </w:p>
    <w:p w14:paraId="6821E32E" w14:textId="214E9E6D" w:rsidR="0087162B" w:rsidRPr="008147C0" w:rsidRDefault="0087162B" w:rsidP="008C7768">
      <w:pPr>
        <w:pStyle w:val="Style3"/>
      </w:pPr>
      <w:bookmarkStart w:id="23" w:name="_Toc201154326"/>
      <w:r w:rsidRPr="008147C0">
        <w:t xml:space="preserve">II-2- </w:t>
      </w:r>
      <w:r w:rsidR="00BF3D74" w:rsidRPr="008147C0">
        <w:t xml:space="preserve">Approche de </w:t>
      </w:r>
      <w:r w:rsidR="00485506" w:rsidRPr="008147C0">
        <w:t>s</w:t>
      </w:r>
      <w:r w:rsidR="00BF3D74" w:rsidRPr="008147C0">
        <w:t>olution</w:t>
      </w:r>
      <w:bookmarkEnd w:id="23"/>
    </w:p>
    <w:p w14:paraId="446EE9ED" w14:textId="0A2D885D" w:rsidR="009A7D30" w:rsidRPr="00ED5FDB" w:rsidRDefault="009A7D30" w:rsidP="008147C0">
      <w:pPr>
        <w:spacing w:line="360" w:lineRule="auto"/>
        <w:ind w:firstLine="720"/>
        <w:jc w:val="both"/>
        <w:rPr>
          <w:rFonts w:ascii="Times New Roman" w:hAnsi="Times New Roman" w:cs="Times New Roman"/>
          <w:sz w:val="26"/>
          <w:szCs w:val="26"/>
        </w:rPr>
      </w:pPr>
      <w:r w:rsidRPr="003B3E86">
        <w:rPr>
          <w:rFonts w:ascii="Times New Roman" w:hAnsi="Times New Roman" w:cs="Times New Roman"/>
          <w:sz w:val="26"/>
          <w:szCs w:val="26"/>
        </w:rPr>
        <w:t xml:space="preserve">Suite aux constats récurrents liés aux insuffisances de la gestion actuelle des Équipements de Protection Individuelle (EPI), le Port Autonome de Cotonou (PAC) nous a officiellement sollicités pour réfléchir à une solution informatique permettant d'améliorer ce système. </w:t>
      </w:r>
      <w:r w:rsidR="007D1CC0" w:rsidRPr="007D1CC0">
        <w:rPr>
          <w:rFonts w:ascii="Times New Roman" w:hAnsi="Times New Roman" w:cs="Times New Roman"/>
          <w:sz w:val="26"/>
          <w:szCs w:val="26"/>
        </w:rPr>
        <w:t xml:space="preserve">En réponse à cette demande, </w:t>
      </w:r>
      <w:r w:rsidR="00CD3306">
        <w:rPr>
          <w:rFonts w:ascii="Times New Roman" w:hAnsi="Times New Roman" w:cs="Times New Roman"/>
          <w:sz w:val="26"/>
          <w:szCs w:val="26"/>
        </w:rPr>
        <w:t>nous avons effectués</w:t>
      </w:r>
      <w:r w:rsidR="007D1CC0" w:rsidRPr="007D1CC0">
        <w:rPr>
          <w:rFonts w:ascii="Times New Roman" w:hAnsi="Times New Roman" w:cs="Times New Roman"/>
          <w:sz w:val="26"/>
          <w:szCs w:val="26"/>
        </w:rPr>
        <w:t xml:space="preserve"> </w:t>
      </w:r>
      <w:r w:rsidR="00CD3306">
        <w:rPr>
          <w:rFonts w:ascii="Times New Roman" w:hAnsi="Times New Roman" w:cs="Times New Roman"/>
          <w:sz w:val="26"/>
          <w:szCs w:val="26"/>
        </w:rPr>
        <w:t>des</w:t>
      </w:r>
      <w:r w:rsidR="007D1CC0" w:rsidRPr="007D1CC0">
        <w:rPr>
          <w:rFonts w:ascii="Times New Roman" w:hAnsi="Times New Roman" w:cs="Times New Roman"/>
          <w:sz w:val="26"/>
          <w:szCs w:val="26"/>
        </w:rPr>
        <w:t xml:space="preserve"> recherches approfondies,</w:t>
      </w:r>
      <w:r w:rsidR="00CD3306">
        <w:rPr>
          <w:rFonts w:ascii="Times New Roman" w:hAnsi="Times New Roman" w:cs="Times New Roman"/>
          <w:sz w:val="26"/>
          <w:szCs w:val="26"/>
        </w:rPr>
        <w:t xml:space="preserve"> et</w:t>
      </w:r>
      <w:r w:rsidR="007D1CC0" w:rsidRPr="007D1CC0">
        <w:rPr>
          <w:rFonts w:ascii="Times New Roman" w:hAnsi="Times New Roman" w:cs="Times New Roman"/>
          <w:sz w:val="26"/>
          <w:szCs w:val="26"/>
        </w:rPr>
        <w:t xml:space="preserve"> av</w:t>
      </w:r>
      <w:r w:rsidR="006F77CA">
        <w:rPr>
          <w:rFonts w:ascii="Times New Roman" w:hAnsi="Times New Roman" w:cs="Times New Roman"/>
          <w:sz w:val="26"/>
          <w:szCs w:val="26"/>
        </w:rPr>
        <w:t>i</w:t>
      </w:r>
      <w:r w:rsidR="007D1CC0" w:rsidRPr="007D1CC0">
        <w:rPr>
          <w:rFonts w:ascii="Times New Roman" w:hAnsi="Times New Roman" w:cs="Times New Roman"/>
          <w:sz w:val="26"/>
          <w:szCs w:val="26"/>
        </w:rPr>
        <w:t xml:space="preserve">ons </w:t>
      </w:r>
      <w:r w:rsidR="006F77CA">
        <w:rPr>
          <w:rFonts w:ascii="Times New Roman" w:hAnsi="Times New Roman" w:cs="Times New Roman"/>
          <w:sz w:val="26"/>
          <w:szCs w:val="26"/>
        </w:rPr>
        <w:t>fais le point</w:t>
      </w:r>
      <w:r w:rsidR="007D1CC0" w:rsidRPr="007D1CC0">
        <w:rPr>
          <w:rFonts w:ascii="Times New Roman" w:hAnsi="Times New Roman" w:cs="Times New Roman"/>
          <w:sz w:val="26"/>
          <w:szCs w:val="26"/>
        </w:rPr>
        <w:t xml:space="preserve"> </w:t>
      </w:r>
      <w:r w:rsidR="006F77CA">
        <w:rPr>
          <w:rFonts w:ascii="Times New Roman" w:hAnsi="Times New Roman" w:cs="Times New Roman"/>
          <w:sz w:val="26"/>
          <w:szCs w:val="26"/>
        </w:rPr>
        <w:t>des</w:t>
      </w:r>
      <w:r w:rsidR="007D1CC0" w:rsidRPr="007D1CC0">
        <w:rPr>
          <w:rFonts w:ascii="Times New Roman" w:hAnsi="Times New Roman" w:cs="Times New Roman"/>
          <w:sz w:val="26"/>
          <w:szCs w:val="26"/>
        </w:rPr>
        <w:t xml:space="preserve"> solutions existantes sur le marché.</w:t>
      </w:r>
    </w:p>
    <w:p w14:paraId="72479BD7" w14:textId="3B327879" w:rsidR="008F67C3" w:rsidRPr="004E418D" w:rsidRDefault="008F67C3" w:rsidP="008C7768">
      <w:pPr>
        <w:pStyle w:val="Style4"/>
      </w:pPr>
      <w:bookmarkStart w:id="24" w:name="_Toc201154327"/>
      <w:r w:rsidRPr="004E418D">
        <w:t>II-</w:t>
      </w:r>
      <w:r w:rsidR="00BF3D74" w:rsidRPr="004E418D">
        <w:t>2</w:t>
      </w:r>
      <w:r w:rsidRPr="004E418D">
        <w:t>-</w:t>
      </w:r>
      <w:r w:rsidR="00BF3D74" w:rsidRPr="004E418D">
        <w:t>1</w:t>
      </w:r>
      <w:r w:rsidRPr="004E418D">
        <w:t xml:space="preserve"> </w:t>
      </w:r>
      <w:r w:rsidR="00D77EAE" w:rsidRPr="004E418D">
        <w:t>État de l’art</w:t>
      </w:r>
      <w:bookmarkEnd w:id="24"/>
    </w:p>
    <w:p w14:paraId="11AD6760" w14:textId="45018E36" w:rsidR="00AB004C" w:rsidRPr="00AB004C" w:rsidRDefault="003D341D" w:rsidP="00F91CBC">
      <w:pPr>
        <w:spacing w:line="360" w:lineRule="auto"/>
        <w:ind w:firstLine="720"/>
        <w:jc w:val="both"/>
        <w:rPr>
          <w:rFonts w:ascii="Times New Roman" w:hAnsi="Times New Roman" w:cs="Times New Roman"/>
          <w:color w:val="000000" w:themeColor="text1"/>
          <w:sz w:val="26"/>
          <w:szCs w:val="26"/>
        </w:rPr>
      </w:pPr>
      <w:r w:rsidRPr="00152AFD">
        <w:rPr>
          <w:rFonts w:ascii="Times New Roman" w:hAnsi="Times New Roman" w:cs="Times New Roman"/>
          <w:color w:val="000000" w:themeColor="text1"/>
          <w:sz w:val="26"/>
          <w:szCs w:val="26"/>
        </w:rPr>
        <w:t>Parmi les applications existantes</w:t>
      </w:r>
      <w:r w:rsidR="00152AFD" w:rsidRPr="00152AFD">
        <w:rPr>
          <w:rFonts w:ascii="Times New Roman" w:hAnsi="Times New Roman" w:cs="Times New Roman"/>
          <w:color w:val="000000" w:themeColor="text1"/>
          <w:sz w:val="26"/>
          <w:szCs w:val="26"/>
        </w:rPr>
        <w:t>,</w:t>
      </w:r>
      <w:r w:rsidR="00152AFD">
        <w:rPr>
          <w:rFonts w:ascii="Times New Roman" w:hAnsi="Times New Roman" w:cs="Times New Roman"/>
          <w:b/>
          <w:bCs/>
          <w:color w:val="000000" w:themeColor="text1"/>
          <w:sz w:val="26"/>
          <w:szCs w:val="26"/>
        </w:rPr>
        <w:t xml:space="preserve"> </w:t>
      </w:r>
      <w:r w:rsidR="00AB004C" w:rsidRPr="00AB004C">
        <w:rPr>
          <w:rFonts w:ascii="Times New Roman" w:hAnsi="Times New Roman" w:cs="Times New Roman"/>
          <w:b/>
          <w:bCs/>
          <w:color w:val="000000" w:themeColor="text1"/>
          <w:sz w:val="26"/>
          <w:szCs w:val="26"/>
        </w:rPr>
        <w:t>OpenSafe</w:t>
      </w:r>
      <w:r w:rsidR="00AB004C" w:rsidRPr="00AB004C">
        <w:rPr>
          <w:rFonts w:ascii="Times New Roman" w:hAnsi="Times New Roman" w:cs="Times New Roman"/>
          <w:color w:val="000000" w:themeColor="text1"/>
          <w:sz w:val="26"/>
          <w:szCs w:val="26"/>
        </w:rPr>
        <w:t xml:space="preserve"> est une plateforme collaborative dédiée à la gestion QHSE, incluant un module spécifique pour la gestion des EPI. Elle propose une centralisation des données, un suivi en temps réel des dotations, ainsi qu’une gestion fine des alertes liées aux renouvellements et contrôles.</w:t>
      </w:r>
      <w:r w:rsidR="00836D1D">
        <w:rPr>
          <w:rFonts w:ascii="Times New Roman" w:hAnsi="Times New Roman" w:cs="Times New Roman"/>
          <w:color w:val="000000" w:themeColor="text1"/>
          <w:sz w:val="26"/>
          <w:szCs w:val="26"/>
        </w:rPr>
        <w:t xml:space="preserve"> </w:t>
      </w:r>
      <w:r w:rsidR="00AB004C" w:rsidRPr="00AB004C">
        <w:rPr>
          <w:rFonts w:ascii="Times New Roman" w:hAnsi="Times New Roman" w:cs="Times New Roman"/>
          <w:b/>
          <w:bCs/>
          <w:color w:val="000000" w:themeColor="text1"/>
          <w:sz w:val="26"/>
          <w:szCs w:val="26"/>
        </w:rPr>
        <w:t>Registre-EPI</w:t>
      </w:r>
      <w:r w:rsidR="00AB004C" w:rsidRPr="00AB004C">
        <w:rPr>
          <w:rFonts w:ascii="Times New Roman" w:hAnsi="Times New Roman" w:cs="Times New Roman"/>
          <w:color w:val="000000" w:themeColor="text1"/>
          <w:sz w:val="26"/>
          <w:szCs w:val="26"/>
        </w:rPr>
        <w:t xml:space="preserve"> se concentre sur la digitalisation du registre des EPI avec une interface intuitive. Il facilite la traçabilité des équipements depuis leur attribution jusqu’à leur retour ou renouvellement. </w:t>
      </w:r>
      <w:r w:rsidR="00AB004C" w:rsidRPr="00AB004C">
        <w:rPr>
          <w:rFonts w:ascii="Times New Roman" w:hAnsi="Times New Roman" w:cs="Times New Roman"/>
          <w:b/>
          <w:bCs/>
          <w:color w:val="000000" w:themeColor="text1"/>
          <w:sz w:val="26"/>
          <w:szCs w:val="26"/>
        </w:rPr>
        <w:t>BluKanGo</w:t>
      </w:r>
      <w:r w:rsidR="00AB004C" w:rsidRPr="00AB004C">
        <w:rPr>
          <w:rFonts w:ascii="Times New Roman" w:hAnsi="Times New Roman" w:cs="Times New Roman"/>
          <w:color w:val="000000" w:themeColor="text1"/>
          <w:sz w:val="26"/>
          <w:szCs w:val="26"/>
        </w:rPr>
        <w:t xml:space="preserve"> est une solution complète de gestion QHSE et RSE, offrant un suivi des EPI intégré à une gestion globale des risques. Elle se distingue par ses fonctionnalités de workflow automatisés, sa capacité à gérer plusieurs sites et utilisateurs, ainsi que par ses outils d’analyse et de reporting avancés.</w:t>
      </w:r>
      <w:r w:rsidR="00F91CBC">
        <w:rPr>
          <w:rFonts w:ascii="Times New Roman" w:hAnsi="Times New Roman" w:cs="Times New Roman"/>
          <w:color w:val="000000" w:themeColor="text1"/>
          <w:sz w:val="26"/>
          <w:szCs w:val="26"/>
        </w:rPr>
        <w:t xml:space="preserve"> </w:t>
      </w:r>
      <w:r w:rsidR="00AB004C" w:rsidRPr="00AB004C">
        <w:rPr>
          <w:rFonts w:ascii="Times New Roman" w:hAnsi="Times New Roman" w:cs="Times New Roman"/>
          <w:b/>
          <w:bCs/>
          <w:color w:val="000000" w:themeColor="text1"/>
          <w:sz w:val="26"/>
          <w:szCs w:val="26"/>
        </w:rPr>
        <w:t>Blubthings</w:t>
      </w:r>
      <w:r w:rsidR="00AB004C" w:rsidRPr="00AB004C">
        <w:rPr>
          <w:rFonts w:ascii="Times New Roman" w:hAnsi="Times New Roman" w:cs="Times New Roman"/>
          <w:color w:val="000000" w:themeColor="text1"/>
          <w:sz w:val="26"/>
          <w:szCs w:val="26"/>
        </w:rPr>
        <w:t xml:space="preserve"> est une plateforme innovante qui mise sur la mobilité et la connectivité des objets. Elle permet notamment un suivi des EPI via des dispositifs connectés (IoT), offrant une traçabilité en temps réel et une gestion automatisée des stocks et des alertes. Cette approche technologique est particulièrement pertinente pour les environnements industriels modernes</w:t>
      </w:r>
      <w:r w:rsidR="005429D4">
        <w:rPr>
          <w:rFonts w:ascii="Times New Roman" w:hAnsi="Times New Roman" w:cs="Times New Roman"/>
          <w:color w:val="000000" w:themeColor="text1"/>
          <w:sz w:val="26"/>
          <w:szCs w:val="26"/>
        </w:rPr>
        <w:t>.</w:t>
      </w:r>
    </w:p>
    <w:p w14:paraId="51DA34F4" w14:textId="09C565A8" w:rsidR="004F6CB8" w:rsidRPr="00E93832" w:rsidRDefault="006D5F4B" w:rsidP="0029280E">
      <w:pPr>
        <w:spacing w:line="360" w:lineRule="auto"/>
        <w:ind w:firstLine="720"/>
        <w:jc w:val="both"/>
        <w:rPr>
          <w:rFonts w:ascii="Times New Roman" w:hAnsi="Times New Roman" w:cs="Times New Roman"/>
          <w:color w:val="000000" w:themeColor="text1"/>
          <w:sz w:val="26"/>
          <w:szCs w:val="26"/>
        </w:rPr>
      </w:pPr>
      <w:r w:rsidRPr="00E93832">
        <w:rPr>
          <w:rFonts w:ascii="Times New Roman" w:hAnsi="Times New Roman" w:cs="Times New Roman"/>
          <w:color w:val="000000" w:themeColor="text1"/>
          <w:sz w:val="26"/>
          <w:szCs w:val="26"/>
        </w:rPr>
        <w:t xml:space="preserve">Ces solutions présentent toutes des atouts indéniables pour la gestion précise des équipements, leur attribution, leur état et leur renouvellement. Elles proposent </w:t>
      </w:r>
      <w:r w:rsidRPr="00E93832">
        <w:rPr>
          <w:rFonts w:ascii="Times New Roman" w:hAnsi="Times New Roman" w:cs="Times New Roman"/>
          <w:color w:val="000000" w:themeColor="text1"/>
          <w:sz w:val="26"/>
          <w:szCs w:val="26"/>
        </w:rPr>
        <w:lastRenderedPageBreak/>
        <w:t>également des fonctionnalités complémentaires telles que la gestion des utilisateurs, la centralisation des données et l’interfaçage avec d’autres modules QHSE</w:t>
      </w:r>
      <w:r w:rsidR="004F6CB8" w:rsidRPr="00E93832">
        <w:rPr>
          <w:rFonts w:ascii="Times New Roman" w:hAnsi="Times New Roman" w:cs="Times New Roman"/>
          <w:color w:val="000000" w:themeColor="text1"/>
          <w:sz w:val="26"/>
          <w:szCs w:val="26"/>
        </w:rPr>
        <w:t>.</w:t>
      </w:r>
      <w:r w:rsidR="00DE6D01" w:rsidRPr="00E93832">
        <w:rPr>
          <w:rFonts w:ascii="Times New Roman" w:hAnsi="Times New Roman" w:cs="Times New Roman"/>
          <w:color w:val="000000" w:themeColor="text1"/>
          <w:sz w:val="26"/>
          <w:szCs w:val="26"/>
        </w:rPr>
        <w:t xml:space="preserve"> Malgré leurs atouts, ces solutions présentent certaines limites dans le contexte spécifique d’une organisation publique ou portuaire comme le Port Autonome de Cotonou (PAC) :</w:t>
      </w:r>
    </w:p>
    <w:p w14:paraId="2D6E8195" w14:textId="3927D3AC"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OpenSafe</w:t>
      </w:r>
      <w:r w:rsidRPr="00870590">
        <w:rPr>
          <w:rFonts w:ascii="Times New Roman" w:hAnsi="Times New Roman" w:cs="Times New Roman"/>
          <w:color w:val="000000" w:themeColor="text1"/>
          <w:sz w:val="26"/>
          <w:szCs w:val="26"/>
        </w:rPr>
        <w:t xml:space="preserve"> offre une bonne modularité mais peut demander une adaptation importante pour les spécificités portuaires.</w:t>
      </w:r>
    </w:p>
    <w:p w14:paraId="036E08FD" w14:textId="4B5C9C39"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Registre-EPI</w:t>
      </w:r>
      <w:r w:rsidRPr="00870590">
        <w:rPr>
          <w:rFonts w:ascii="Times New Roman" w:hAnsi="Times New Roman" w:cs="Times New Roman"/>
          <w:color w:val="000000" w:themeColor="text1"/>
          <w:sz w:val="26"/>
          <w:szCs w:val="26"/>
        </w:rPr>
        <w:t xml:space="preserve"> est facile à prendre en main mais manque de fonctionnalités avancées de gestion proactive.</w:t>
      </w:r>
    </w:p>
    <w:p w14:paraId="2F5B7132" w14:textId="1D7A42B2"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BluKanGo</w:t>
      </w:r>
      <w:r w:rsidRPr="00870590">
        <w:rPr>
          <w:rFonts w:ascii="Times New Roman" w:hAnsi="Times New Roman" w:cs="Times New Roman"/>
          <w:color w:val="000000" w:themeColor="text1"/>
          <w:sz w:val="26"/>
          <w:szCs w:val="26"/>
        </w:rPr>
        <w:t xml:space="preserve"> est très complet mais plus adapté aux grandes structures et nécessite un accompagnement pour la personnalisation.</w:t>
      </w:r>
    </w:p>
    <w:p w14:paraId="62124B7D" w14:textId="2B7BCD8C" w:rsidR="00870590" w:rsidRPr="00870590" w:rsidRDefault="00870590" w:rsidP="00870590">
      <w:pPr>
        <w:spacing w:line="360" w:lineRule="auto"/>
        <w:ind w:firstLine="720"/>
        <w:jc w:val="both"/>
        <w:rPr>
          <w:rFonts w:ascii="Times New Roman" w:hAnsi="Times New Roman" w:cs="Times New Roman"/>
          <w:color w:val="000000" w:themeColor="text1"/>
          <w:sz w:val="26"/>
          <w:szCs w:val="26"/>
        </w:rPr>
      </w:pPr>
      <w:r w:rsidRPr="00870590">
        <w:rPr>
          <w:rFonts w:ascii="Times New Roman" w:hAnsi="Times New Roman" w:cs="Times New Roman"/>
          <w:b/>
          <w:bCs/>
          <w:color w:val="000000" w:themeColor="text1"/>
          <w:sz w:val="26"/>
          <w:szCs w:val="26"/>
        </w:rPr>
        <w:t>Blubthings</w:t>
      </w:r>
      <w:r w:rsidRPr="00870590">
        <w:rPr>
          <w:rFonts w:ascii="Times New Roman" w:hAnsi="Times New Roman" w:cs="Times New Roman"/>
          <w:color w:val="000000" w:themeColor="text1"/>
          <w:sz w:val="26"/>
          <w:szCs w:val="26"/>
        </w:rPr>
        <w:t xml:space="preserve"> innove par l’IoT mais engendre un coût et une complexité technique non négligeables.</w:t>
      </w:r>
    </w:p>
    <w:p w14:paraId="0488271B" w14:textId="77777777" w:rsidR="00870590" w:rsidRPr="00870590" w:rsidRDefault="00870590" w:rsidP="0029280E">
      <w:pPr>
        <w:spacing w:line="360" w:lineRule="auto"/>
        <w:ind w:firstLine="720"/>
        <w:jc w:val="both"/>
        <w:rPr>
          <w:rFonts w:ascii="Times New Roman" w:hAnsi="Times New Roman" w:cs="Times New Roman"/>
          <w:color w:val="EE0000"/>
          <w:sz w:val="26"/>
          <w:szCs w:val="26"/>
        </w:rPr>
      </w:pPr>
    </w:p>
    <w:p w14:paraId="46C3EF75" w14:textId="34CF6C1C" w:rsidR="00D77EAE" w:rsidRDefault="00D77EAE" w:rsidP="008C7768">
      <w:pPr>
        <w:pStyle w:val="Style4"/>
      </w:pPr>
      <w:bookmarkStart w:id="25" w:name="_Toc201154328"/>
      <w:r w:rsidRPr="00250D5C">
        <w:t>II-</w:t>
      </w:r>
      <w:r w:rsidR="00485506" w:rsidRPr="00250D5C">
        <w:t>2</w:t>
      </w:r>
      <w:r w:rsidRPr="00250D5C">
        <w:t>-</w:t>
      </w:r>
      <w:r w:rsidR="00485506" w:rsidRPr="00250D5C">
        <w:t>2</w:t>
      </w:r>
      <w:r w:rsidRPr="00250D5C">
        <w:t xml:space="preserve"> Proposition </w:t>
      </w:r>
      <w:r w:rsidR="00485506" w:rsidRPr="00250D5C">
        <w:t xml:space="preserve">d’approche </w:t>
      </w:r>
      <w:r w:rsidRPr="00250D5C">
        <w:t>de solution</w:t>
      </w:r>
      <w:bookmarkEnd w:id="25"/>
    </w:p>
    <w:p w14:paraId="4AAE5FA5" w14:textId="36BD24F9" w:rsidR="00702FCA" w:rsidRPr="00D667DD" w:rsidRDefault="0052788A" w:rsidP="00702FCA">
      <w:pPr>
        <w:pStyle w:val="Style10"/>
      </w:pPr>
      <w:r w:rsidRPr="0052788A">
        <w:t>Fa</w:t>
      </w:r>
      <w:r>
        <w:t xml:space="preserve">ce aux limites </w:t>
      </w:r>
      <w:proofErr w:type="gramStart"/>
      <w:r>
        <w:t>des solutions existants</w:t>
      </w:r>
      <w:proofErr w:type="gramEnd"/>
      <w:r>
        <w:t xml:space="preserve"> et dans le souci</w:t>
      </w:r>
      <w:r w:rsidR="00394189">
        <w:t xml:space="preserve"> de disposer d’un outil pleinement adapté aux spécificités organisationnelles, nous proposons de développ</w:t>
      </w:r>
      <w:r w:rsidR="003A1B57">
        <w:t xml:space="preserve">ement d’une </w:t>
      </w:r>
      <w:r w:rsidR="003A1B57" w:rsidRPr="00D667DD">
        <w:t>plateforme numérique intégrée dédiée à la gestion des Équipements de Protection Individuelle (EPI). Cette solution offrira un contrôle total sur les accès, l’infrastructure et la sécurité des données</w:t>
      </w:r>
      <w:r w:rsidR="003A1B57">
        <w:t xml:space="preserve"> </w:t>
      </w:r>
      <w:r w:rsidR="003A1B57" w:rsidRPr="00D667DD">
        <w:t>tout en étant alignée sur les processus métier</w:t>
      </w:r>
      <w:r w:rsidR="00256603">
        <w:t xml:space="preserve"> du</w:t>
      </w:r>
      <w:r w:rsidR="003A1B57">
        <w:t xml:space="preserve"> </w:t>
      </w:r>
      <w:r w:rsidR="00256603">
        <w:t>Port Autonome de Cotonou (PAC)</w:t>
      </w:r>
      <w:r w:rsidR="00702FCA">
        <w:t xml:space="preserve">. </w:t>
      </w:r>
      <w:r w:rsidR="00702FCA" w:rsidRPr="00D667DD">
        <w:t>Elle visera à centraliser et automatiser l’ensemble du cycle de gestion des EPI : de la demande à l’attribution, en passant par le suivi et la gestion des stocks. Par ailleurs, elle renforcera la traçabilité, la conformité réglementaire ainsi que la sécurité du personnel.</w:t>
      </w:r>
      <w:r w:rsidR="00702FCA" w:rsidRPr="00D667DD">
        <w:br/>
        <w:t>Conçue pour être intuitive et contextualisée, cette plateforme contribuera à améliorer significativement l’efficacité opérationnelle des actions liées à la sécurité au sein du PAC.</w:t>
      </w:r>
    </w:p>
    <w:p w14:paraId="6AC0FFCB" w14:textId="1E981C07" w:rsidR="0052788A" w:rsidRPr="0052788A" w:rsidRDefault="0052788A" w:rsidP="0052788A">
      <w:pPr>
        <w:pStyle w:val="Style10"/>
      </w:pPr>
    </w:p>
    <w:p w14:paraId="1DECDA86" w14:textId="59F6183E" w:rsidR="001649FF" w:rsidRPr="001B4F57" w:rsidRDefault="00980A37" w:rsidP="008C7768">
      <w:pPr>
        <w:pStyle w:val="Style3"/>
      </w:pPr>
      <w:bookmarkStart w:id="26" w:name="_Toc201154329"/>
      <w:r w:rsidRPr="001B4F57">
        <w:lastRenderedPageBreak/>
        <w:t>II-</w:t>
      </w:r>
      <w:r w:rsidR="00671A7D" w:rsidRPr="001B4F57">
        <w:t>3</w:t>
      </w:r>
      <w:r w:rsidRPr="001B4F57">
        <w:t xml:space="preserve"> </w:t>
      </w:r>
      <w:r w:rsidRPr="008C7768">
        <w:t>Cahier</w:t>
      </w:r>
      <w:r w:rsidRPr="001B4F57">
        <w:t xml:space="preserve"> des charges fonctionnel</w:t>
      </w:r>
      <w:bookmarkEnd w:id="26"/>
    </w:p>
    <w:p w14:paraId="2D31022A" w14:textId="658DA6D1" w:rsidR="0057041E" w:rsidRPr="001B4F57" w:rsidRDefault="0057041E" w:rsidP="008C7768">
      <w:pPr>
        <w:pStyle w:val="Style4"/>
      </w:pPr>
      <w:bookmarkStart w:id="27" w:name="_Toc201154330"/>
      <w:r w:rsidRPr="001B4F57">
        <w:t xml:space="preserve">II-3-1 Cahier des </w:t>
      </w:r>
      <w:r w:rsidRPr="008C7768">
        <w:t>charges</w:t>
      </w:r>
      <w:r w:rsidRPr="001B4F57">
        <w:t xml:space="preserve"> fonctionnel</w:t>
      </w:r>
      <w:bookmarkEnd w:id="27"/>
    </w:p>
    <w:p w14:paraId="38180A0C" w14:textId="77777777" w:rsidR="001E13D6" w:rsidRPr="00ED5FDB" w:rsidRDefault="001E13D6" w:rsidP="00816E0D">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Le présent cahier des charges fonctionnel décrit les objectifs spécifiques et les principales fonctionnalités attendues du système numérique de gestion des Équipements de Protection Individuelle (EPI) au Port Autonome de Cotonou. Il s’agit de mettre en place une application web intuitive, sécurisée et accessible, permettant d’automatiser, tracer et optimiser l’ensemble du processus de gestion des EPI.</w:t>
      </w:r>
    </w:p>
    <w:p w14:paraId="41F2D8C2" w14:textId="3A3CCFB8" w:rsidR="0009240E" w:rsidRPr="00ED5FDB" w:rsidRDefault="0076669E" w:rsidP="00207E6A">
      <w:pPr>
        <w:pStyle w:val="Paragraphedeliste"/>
        <w:numPr>
          <w:ilvl w:val="0"/>
          <w:numId w:val="20"/>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Objectifs spécifiques</w:t>
      </w:r>
    </w:p>
    <w:p w14:paraId="375EC43B" w14:textId="77777777" w:rsidR="0035477A" w:rsidRPr="00ED5FDB" w:rsidRDefault="0035477A" w:rsidP="00E51BFB">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Pour répondre aux limites de la gestion actuelle (papier, Excel, lenteurs, oublis, manque de traçabilité), la solution visée devra permettre de :</w:t>
      </w:r>
    </w:p>
    <w:p w14:paraId="499AD3AA"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Numériser le processus de demande et d’attribution des EPI pour gagner en rapidité et en clarté ;</w:t>
      </w:r>
    </w:p>
    <w:p w14:paraId="53B6FE7E"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Améliorer le suivi des stocks et des dotations grâce à une base de données centralisée et mise à jour en temps réel ;</w:t>
      </w:r>
    </w:p>
    <w:p w14:paraId="2E4E0A88"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Automatiser les notifications et rappels pour éviter les ruptures de stock, les péremptions et les oublis de renouvellement ;</w:t>
      </w:r>
    </w:p>
    <w:p w14:paraId="02F6C652" w14:textId="77777777" w:rsidR="0035477A" w:rsidRPr="00ED5FDB"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Garantir une traçabilité complète des opérations pour répondre aux exigences de conformité et de sécurité ;</w:t>
      </w:r>
    </w:p>
    <w:p w14:paraId="5F094140" w14:textId="4011D124" w:rsidR="0035477A" w:rsidRPr="00B9279A" w:rsidRDefault="0035477A" w:rsidP="00207E6A">
      <w:pPr>
        <w:numPr>
          <w:ilvl w:val="0"/>
          <w:numId w:val="19"/>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Renforcer la sécurité d’accès grâce à un système d’authentification adapté aux différents profils utilisateurs.</w:t>
      </w:r>
    </w:p>
    <w:p w14:paraId="71C9438B" w14:textId="3BE1CEB7" w:rsidR="001A68B9" w:rsidRPr="00ED5FDB" w:rsidRDefault="0035477A" w:rsidP="00207E6A">
      <w:pPr>
        <w:pStyle w:val="Paragraphedeliste"/>
        <w:numPr>
          <w:ilvl w:val="0"/>
          <w:numId w:val="21"/>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Fonctionnalités principales attendues</w:t>
      </w:r>
    </w:p>
    <w:p w14:paraId="16F29372" w14:textId="58F079E8" w:rsidR="004468C4" w:rsidRPr="00EC4267"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EC4267">
        <w:rPr>
          <w:rFonts w:ascii="Times New Roman" w:hAnsi="Times New Roman" w:cs="Times New Roman"/>
          <w:b/>
          <w:bCs/>
          <w:sz w:val="26"/>
          <w:szCs w:val="26"/>
        </w:rPr>
        <w:t>Gestion des demandes d’EPI</w:t>
      </w:r>
      <w:r w:rsidR="00EC4267" w:rsidRPr="00EC4267">
        <w:rPr>
          <w:rFonts w:ascii="Times New Roman" w:hAnsi="Times New Roman" w:cs="Times New Roman"/>
          <w:b/>
          <w:bCs/>
          <w:sz w:val="26"/>
          <w:szCs w:val="26"/>
        </w:rPr>
        <w:t xml:space="preserve"> :</w:t>
      </w:r>
    </w:p>
    <w:p w14:paraId="730F35E2" w14:textId="77777777"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employé doit pouvoir soumettre une demande d’EPI en ligne à partir de son compte personnel.</w:t>
      </w:r>
    </w:p>
    <w:p w14:paraId="29930528" w14:textId="77777777"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Les formulaires doivent être simples à remplir, avec choix du type d’EPI, justification, et possibilité de suivre l’état d’avancement de la demande.</w:t>
      </w:r>
    </w:p>
    <w:p w14:paraId="23AE1B05" w14:textId="69A9CF41" w:rsidR="004468C4" w:rsidRPr="00ED5FDB" w:rsidRDefault="004468C4" w:rsidP="00207E6A">
      <w:pPr>
        <w:numPr>
          <w:ilvl w:val="0"/>
          <w:numId w:val="13"/>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lastRenderedPageBreak/>
        <w:t>Un système de suivi en temps réel permet à l’agent de savoir si sa demande est en attente, validée</w:t>
      </w:r>
      <w:r w:rsidR="003A4B20">
        <w:rPr>
          <w:rFonts w:ascii="Times New Roman" w:hAnsi="Times New Roman" w:cs="Times New Roman"/>
          <w:sz w:val="26"/>
          <w:szCs w:val="26"/>
        </w:rPr>
        <w:t xml:space="preserve"> ou</w:t>
      </w:r>
      <w:r w:rsidRPr="00ED5FDB">
        <w:rPr>
          <w:rFonts w:ascii="Times New Roman" w:hAnsi="Times New Roman" w:cs="Times New Roman"/>
          <w:sz w:val="26"/>
          <w:szCs w:val="26"/>
        </w:rPr>
        <w:t xml:space="preserve"> rejetée</w:t>
      </w:r>
      <w:r w:rsidR="00B72A5D" w:rsidRPr="00ED5FDB">
        <w:rPr>
          <w:rFonts w:ascii="Times New Roman" w:hAnsi="Times New Roman" w:cs="Times New Roman"/>
          <w:sz w:val="26"/>
          <w:szCs w:val="26"/>
        </w:rPr>
        <w:t xml:space="preserve">, </w:t>
      </w:r>
      <w:r w:rsidR="00F60DC3">
        <w:rPr>
          <w:rFonts w:ascii="Times New Roman" w:hAnsi="Times New Roman" w:cs="Times New Roman"/>
          <w:sz w:val="26"/>
          <w:szCs w:val="26"/>
        </w:rPr>
        <w:t xml:space="preserve">livraison en attente ou </w:t>
      </w:r>
      <w:r w:rsidR="00331444" w:rsidRPr="00ED5FDB">
        <w:rPr>
          <w:rFonts w:ascii="Times New Roman" w:hAnsi="Times New Roman" w:cs="Times New Roman"/>
          <w:sz w:val="26"/>
          <w:szCs w:val="26"/>
        </w:rPr>
        <w:t>livrée</w:t>
      </w:r>
      <w:r w:rsidRPr="00ED5FDB">
        <w:rPr>
          <w:rFonts w:ascii="Times New Roman" w:hAnsi="Times New Roman" w:cs="Times New Roman"/>
          <w:sz w:val="26"/>
          <w:szCs w:val="26"/>
        </w:rPr>
        <w:t>.</w:t>
      </w:r>
    </w:p>
    <w:p w14:paraId="694F4523" w14:textId="35CA11D6"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Traitement des demandes par le DQHSE</w:t>
      </w:r>
      <w:r w:rsidR="00EC4267" w:rsidRPr="005E4DBC">
        <w:rPr>
          <w:rFonts w:ascii="Times New Roman" w:hAnsi="Times New Roman" w:cs="Times New Roman"/>
          <w:b/>
          <w:bCs/>
          <w:sz w:val="26"/>
          <w:szCs w:val="26"/>
        </w:rPr>
        <w:t xml:space="preserve"> :</w:t>
      </w:r>
    </w:p>
    <w:p w14:paraId="211C4401" w14:textId="77777777"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gestionnaire (DQHSE) accède à une interface dédiée pour consulter, analyser et traiter les demandes reçues.</w:t>
      </w:r>
    </w:p>
    <w:p w14:paraId="5469B09B" w14:textId="77777777"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Il peut approuver ou rejeter une demande avec ajout de commentaires si nécessaire.</w:t>
      </w:r>
    </w:p>
    <w:p w14:paraId="707592F3" w14:textId="70E10481" w:rsidR="004468C4" w:rsidRPr="00ED5FDB" w:rsidRDefault="004468C4" w:rsidP="00207E6A">
      <w:pPr>
        <w:numPr>
          <w:ilvl w:val="0"/>
          <w:numId w:val="14"/>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En cas de validation, l’attribution de l’EPI est automatiquement enregistrée dans le système, avec la date, le type d’équipement et le nom du bénéficiaire.</w:t>
      </w:r>
    </w:p>
    <w:p w14:paraId="699356F5" w14:textId="499F9667"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Suivi des stocks et gestion logistique</w:t>
      </w:r>
    </w:p>
    <w:p w14:paraId="547BD762" w14:textId="77777777"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L’application doit permettre une visualisation en temps réel des niveaux de stock par type d’EPI.</w:t>
      </w:r>
    </w:p>
    <w:p w14:paraId="2E02B766" w14:textId="77777777"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mouvement de stock (entrée, sortie, retour) est enregistré automatiquement avec la date, le responsable et le motif.</w:t>
      </w:r>
    </w:p>
    <w:p w14:paraId="4A34BCEF" w14:textId="70EB7460" w:rsidR="004468C4" w:rsidRPr="00ED5FDB" w:rsidRDefault="004468C4" w:rsidP="00207E6A">
      <w:pPr>
        <w:numPr>
          <w:ilvl w:val="0"/>
          <w:numId w:val="15"/>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Des alertes automatiques sont générées lorsque le stock devient faible</w:t>
      </w:r>
      <w:r w:rsidR="00AB736C" w:rsidRPr="00ED5FDB">
        <w:rPr>
          <w:rFonts w:ascii="Times New Roman" w:hAnsi="Times New Roman" w:cs="Times New Roman"/>
          <w:sz w:val="26"/>
          <w:szCs w:val="26"/>
        </w:rPr>
        <w:t xml:space="preserve"> et </w:t>
      </w:r>
      <w:r w:rsidR="006576F4" w:rsidRPr="00ED5FDB">
        <w:rPr>
          <w:rFonts w:ascii="Times New Roman" w:hAnsi="Times New Roman" w:cs="Times New Roman"/>
          <w:sz w:val="26"/>
          <w:szCs w:val="26"/>
        </w:rPr>
        <w:t>les dates de péremption</w:t>
      </w:r>
      <w:r w:rsidR="00A47D76" w:rsidRPr="00ED5FDB">
        <w:rPr>
          <w:rFonts w:ascii="Times New Roman" w:hAnsi="Times New Roman" w:cs="Times New Roman"/>
          <w:sz w:val="26"/>
          <w:szCs w:val="26"/>
        </w:rPr>
        <w:t xml:space="preserve"> EPI sont </w:t>
      </w:r>
      <w:r w:rsidR="006576F4" w:rsidRPr="00ED5FDB">
        <w:rPr>
          <w:rFonts w:ascii="Times New Roman" w:hAnsi="Times New Roman" w:cs="Times New Roman"/>
          <w:sz w:val="26"/>
          <w:szCs w:val="26"/>
        </w:rPr>
        <w:t>proches</w:t>
      </w:r>
      <w:r w:rsidRPr="00ED5FDB">
        <w:rPr>
          <w:rFonts w:ascii="Times New Roman" w:hAnsi="Times New Roman" w:cs="Times New Roman"/>
          <w:sz w:val="26"/>
          <w:szCs w:val="26"/>
        </w:rPr>
        <w:t>.</w:t>
      </w:r>
    </w:p>
    <w:p w14:paraId="6440FD1B" w14:textId="391282D3" w:rsidR="004468C4" w:rsidRPr="005E4DBC"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5E4DBC">
        <w:rPr>
          <w:rFonts w:ascii="Times New Roman" w:hAnsi="Times New Roman" w:cs="Times New Roman"/>
          <w:b/>
          <w:bCs/>
          <w:sz w:val="26"/>
          <w:szCs w:val="26"/>
        </w:rPr>
        <w:t>Notifications intelligentes et rappels</w:t>
      </w:r>
    </w:p>
    <w:p w14:paraId="2C3ADE4F" w14:textId="77777777" w:rsidR="004468C4" w:rsidRPr="00ED5FDB" w:rsidRDefault="004468C4"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système doit générer des notifications pour prévenir :</w:t>
      </w:r>
    </w:p>
    <w:p w14:paraId="696F4CF2" w14:textId="550107EF" w:rsidR="004468C4" w:rsidRPr="00ED5FDB" w:rsidRDefault="004468C4" w:rsidP="00207E6A">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Les utilisateurs </w:t>
      </w:r>
      <w:r w:rsidR="00040852" w:rsidRPr="00ED5FDB">
        <w:rPr>
          <w:rFonts w:ascii="Times New Roman" w:hAnsi="Times New Roman" w:cs="Times New Roman"/>
          <w:sz w:val="26"/>
          <w:szCs w:val="26"/>
        </w:rPr>
        <w:t>lorsqu’une EPI</w:t>
      </w:r>
      <w:r w:rsidRPr="00ED5FDB">
        <w:rPr>
          <w:rFonts w:ascii="Times New Roman" w:hAnsi="Times New Roman" w:cs="Times New Roman"/>
          <w:sz w:val="26"/>
          <w:szCs w:val="26"/>
        </w:rPr>
        <w:t xml:space="preserve"> arrive à péremption ;</w:t>
      </w:r>
    </w:p>
    <w:p w14:paraId="6DE7CE5B" w14:textId="77777777" w:rsidR="004468C4" w:rsidRPr="00ED5FDB" w:rsidRDefault="004468C4" w:rsidP="00207E6A">
      <w:pPr>
        <w:numPr>
          <w:ilvl w:val="0"/>
          <w:numId w:val="16"/>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Les gestionnaires lorsqu’un stock est presque épuisé ;</w:t>
      </w:r>
    </w:p>
    <w:p w14:paraId="068BA26C" w14:textId="6A7264D0" w:rsidR="004468C4" w:rsidRPr="00ED5FDB" w:rsidRDefault="004468C4" w:rsidP="00207E6A">
      <w:pPr>
        <w:numPr>
          <w:ilvl w:val="0"/>
          <w:numId w:val="16"/>
        </w:numPr>
        <w:spacing w:line="360" w:lineRule="auto"/>
        <w:rPr>
          <w:rFonts w:ascii="Times New Roman" w:hAnsi="Times New Roman" w:cs="Times New Roman"/>
          <w:sz w:val="26"/>
          <w:szCs w:val="26"/>
        </w:rPr>
      </w:pPr>
      <w:r w:rsidRPr="00ED5FDB">
        <w:rPr>
          <w:rFonts w:ascii="Times New Roman" w:hAnsi="Times New Roman" w:cs="Times New Roman"/>
          <w:sz w:val="26"/>
          <w:szCs w:val="26"/>
        </w:rPr>
        <w:t>Le personnel concerné lorsqu’un renouvellement est requis selon la durée d’utilisation définie.</w:t>
      </w:r>
      <w:r w:rsidRPr="00ED5FDB">
        <w:rPr>
          <w:rFonts w:ascii="Times New Roman" w:hAnsi="Times New Roman" w:cs="Times New Roman"/>
          <w:sz w:val="26"/>
          <w:szCs w:val="26"/>
        </w:rPr>
        <w:br/>
        <w:t>Ces alertes peuvent être envoyées par e-mail ou directement via l’application.</w:t>
      </w:r>
    </w:p>
    <w:p w14:paraId="35E2AC14" w14:textId="18073A8E" w:rsidR="004468C4" w:rsidRPr="0021780A" w:rsidRDefault="004468C4" w:rsidP="00207E6A">
      <w:pPr>
        <w:pStyle w:val="Paragraphedeliste"/>
        <w:numPr>
          <w:ilvl w:val="0"/>
          <w:numId w:val="37"/>
        </w:numPr>
        <w:spacing w:line="360" w:lineRule="auto"/>
        <w:jc w:val="both"/>
        <w:rPr>
          <w:rFonts w:ascii="Times New Roman" w:hAnsi="Times New Roman" w:cs="Times New Roman"/>
          <w:b/>
          <w:bCs/>
          <w:sz w:val="26"/>
          <w:szCs w:val="26"/>
        </w:rPr>
      </w:pPr>
      <w:r w:rsidRPr="0021780A">
        <w:rPr>
          <w:rFonts w:ascii="Times New Roman" w:hAnsi="Times New Roman" w:cs="Times New Roman"/>
          <w:b/>
          <w:bCs/>
          <w:sz w:val="26"/>
          <w:szCs w:val="26"/>
        </w:rPr>
        <w:lastRenderedPageBreak/>
        <w:t>Historique et traçabilité des dotations</w:t>
      </w:r>
    </w:p>
    <w:p w14:paraId="53F04080" w14:textId="77777777" w:rsidR="004468C4" w:rsidRPr="00ED5FDB" w:rsidRDefault="004468C4" w:rsidP="00207E6A">
      <w:pPr>
        <w:numPr>
          <w:ilvl w:val="0"/>
          <w:numId w:val="17"/>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dotation d’EPI est enregistrée avec les informations suivantes : nom de l’utilisateur, type d’équipement, date de remise, durée d’utilisation, état initial.</w:t>
      </w:r>
    </w:p>
    <w:p w14:paraId="3CDD8E24" w14:textId="6E0AB236" w:rsidR="004468C4" w:rsidRPr="00ED5FDB" w:rsidRDefault="004468C4" w:rsidP="00207E6A">
      <w:pPr>
        <w:numPr>
          <w:ilvl w:val="0"/>
          <w:numId w:val="17"/>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Il doit être possible de consulter l’historique complet des EPI attribués à chaque agent.</w:t>
      </w:r>
    </w:p>
    <w:p w14:paraId="1AA2D55F" w14:textId="60E8DC9E" w:rsidR="004468C4" w:rsidRPr="00E95030" w:rsidRDefault="004468C4" w:rsidP="00207E6A">
      <w:pPr>
        <w:pStyle w:val="Paragraphedeliste"/>
        <w:numPr>
          <w:ilvl w:val="0"/>
          <w:numId w:val="38"/>
        </w:numPr>
        <w:spacing w:line="360" w:lineRule="auto"/>
        <w:jc w:val="both"/>
        <w:rPr>
          <w:rFonts w:ascii="Times New Roman" w:hAnsi="Times New Roman" w:cs="Times New Roman"/>
          <w:b/>
          <w:bCs/>
          <w:sz w:val="26"/>
          <w:szCs w:val="26"/>
        </w:rPr>
      </w:pPr>
      <w:r w:rsidRPr="00E95030">
        <w:rPr>
          <w:rFonts w:ascii="Times New Roman" w:hAnsi="Times New Roman" w:cs="Times New Roman"/>
          <w:b/>
          <w:bCs/>
          <w:sz w:val="26"/>
          <w:szCs w:val="26"/>
        </w:rPr>
        <w:t>Gestion des comptes et des rôles utilisateurs</w:t>
      </w:r>
    </w:p>
    <w:p w14:paraId="73E04C44" w14:textId="77777777" w:rsidR="004468C4" w:rsidRPr="00ED5FDB"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Le système doit permettre la création de profils avec des rôles définis : employé, gestionnaire stock, DQHSE, administrateur.</w:t>
      </w:r>
    </w:p>
    <w:p w14:paraId="7EDAB3BA" w14:textId="77777777" w:rsidR="004468C4" w:rsidRPr="00ED5FDB"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Chaque rôle a des droits d’accès spécifiques aux fonctionnalités de l’application.</w:t>
      </w:r>
    </w:p>
    <w:p w14:paraId="442107DF" w14:textId="383929C9" w:rsidR="00980A37" w:rsidRDefault="004468C4" w:rsidP="00207E6A">
      <w:pPr>
        <w:numPr>
          <w:ilvl w:val="0"/>
          <w:numId w:val="18"/>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Une double authentification est prévue pour renforcer la sécurité des connexions.</w:t>
      </w:r>
    </w:p>
    <w:p w14:paraId="17BD701A" w14:textId="77777777" w:rsidR="00A16746" w:rsidRPr="006F3804" w:rsidRDefault="00A16746" w:rsidP="00A16746">
      <w:pPr>
        <w:spacing w:line="360" w:lineRule="auto"/>
        <w:ind w:left="1080"/>
        <w:jc w:val="both"/>
        <w:rPr>
          <w:rFonts w:ascii="Times New Roman" w:hAnsi="Times New Roman" w:cs="Times New Roman"/>
          <w:sz w:val="26"/>
          <w:szCs w:val="26"/>
        </w:rPr>
      </w:pPr>
    </w:p>
    <w:p w14:paraId="4237D698" w14:textId="67388CCB" w:rsidR="00980A37" w:rsidRPr="001B4F57" w:rsidRDefault="00980A37" w:rsidP="008C7768">
      <w:pPr>
        <w:pStyle w:val="Style4"/>
      </w:pPr>
      <w:bookmarkStart w:id="28" w:name="_Toc201154331"/>
      <w:r w:rsidRPr="001B4F57">
        <w:t>II-</w:t>
      </w:r>
      <w:r w:rsidR="0057041E" w:rsidRPr="001B4F57">
        <w:t>3-</w:t>
      </w:r>
      <w:r w:rsidR="000C65BE" w:rsidRPr="001B4F57">
        <w:t>2</w:t>
      </w:r>
      <w:r w:rsidRPr="001B4F57">
        <w:t xml:space="preserve"> Clarification conceptuelle</w:t>
      </w:r>
      <w:bookmarkEnd w:id="28"/>
    </w:p>
    <w:p w14:paraId="1C93910D" w14:textId="6917245E" w:rsidR="00BD07EC" w:rsidRPr="00ED5FDB" w:rsidRDefault="00BD07EC" w:rsidP="006F3804">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Plateforme numérique intégrée</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Une plateforme numérique intégrée est une application centrale qui regroupe plusieurs fonctionnalités en un seul outil. Elle permet aux utilisateurs de gérer facilement leurs activités sans passer d’un logiciel à un autre. Dans notre projet, cette plateforme permet de suivre la demande, la distribution, le stock et le renouvellement des EPI. Grâce à cette intégration, les services concernés (logistique, sécurité, gestion du personnel, etc.) peuvent travailler ensemble de manière plus fluide, ce qui évite les oublis, les retards ou les erreurs, et améliore la gestion globale des équipements.</w:t>
      </w:r>
    </w:p>
    <w:p w14:paraId="64307238" w14:textId="5A1EC3FA" w:rsidR="00BD07EC" w:rsidRPr="00ED5FDB" w:rsidRDefault="00BD07EC" w:rsidP="00627D58">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Gestion centralisée des demandes et des stocks</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 xml:space="preserve">La gestion centralisée </w:t>
      </w:r>
      <w:r w:rsidR="00DF687B" w:rsidRPr="00ED5FDB">
        <w:rPr>
          <w:rFonts w:ascii="Times New Roman" w:hAnsi="Times New Roman" w:cs="Times New Roman"/>
          <w:sz w:val="26"/>
          <w:szCs w:val="26"/>
        </w:rPr>
        <w:t>signifie</w:t>
      </w:r>
      <w:r w:rsidRPr="00ED5FDB">
        <w:rPr>
          <w:rFonts w:ascii="Times New Roman" w:hAnsi="Times New Roman" w:cs="Times New Roman"/>
          <w:sz w:val="26"/>
          <w:szCs w:val="26"/>
        </w:rPr>
        <w:t xml:space="preserve"> que toutes les informations liées aux EPI (demandes, affectations, quantités disponibles, dates de péremption, etc.) sont réunies au même endroit</w:t>
      </w:r>
      <w:r w:rsidR="00087F75" w:rsidRPr="00ED5FDB">
        <w:rPr>
          <w:rFonts w:ascii="Times New Roman" w:hAnsi="Times New Roman" w:cs="Times New Roman"/>
          <w:sz w:val="26"/>
          <w:szCs w:val="26"/>
        </w:rPr>
        <w:t xml:space="preserve"> </w:t>
      </w:r>
      <w:r w:rsidR="00792169" w:rsidRPr="00ED5FDB">
        <w:rPr>
          <w:rFonts w:ascii="Times New Roman" w:hAnsi="Times New Roman" w:cs="Times New Roman"/>
          <w:sz w:val="26"/>
          <w:szCs w:val="26"/>
        </w:rPr>
        <w:t>(dans un seul</w:t>
      </w:r>
      <w:r w:rsidR="003233FF" w:rsidRPr="00ED5FDB">
        <w:rPr>
          <w:rFonts w:ascii="Times New Roman" w:hAnsi="Times New Roman" w:cs="Times New Roman"/>
          <w:sz w:val="26"/>
          <w:szCs w:val="26"/>
        </w:rPr>
        <w:t xml:space="preserve"> système)</w:t>
      </w:r>
      <w:r w:rsidRPr="00ED5FDB">
        <w:rPr>
          <w:rFonts w:ascii="Times New Roman" w:hAnsi="Times New Roman" w:cs="Times New Roman"/>
          <w:sz w:val="26"/>
          <w:szCs w:val="26"/>
        </w:rPr>
        <w:t xml:space="preserve">. Cela </w:t>
      </w:r>
      <w:r w:rsidRPr="00ED5FDB">
        <w:rPr>
          <w:rFonts w:ascii="Times New Roman" w:hAnsi="Times New Roman" w:cs="Times New Roman"/>
          <w:sz w:val="26"/>
          <w:szCs w:val="26"/>
        </w:rPr>
        <w:lastRenderedPageBreak/>
        <w:t>facilite le suivi en temps réel, évite les pertes de données (comme c’est souvent le cas avec les documents papier ou Excel), et permet une meilleure prise de décision. Le responsable peut par exemple voir en un coup d'œil les équipements manquants ou ceux à renouveler prochainement.</w:t>
      </w:r>
    </w:p>
    <w:p w14:paraId="714A731A" w14:textId="0C880B1B" w:rsidR="00087F75" w:rsidRPr="00ED5FDB" w:rsidRDefault="00087F75" w:rsidP="00F94382">
      <w:pPr>
        <w:spacing w:line="360" w:lineRule="auto"/>
        <w:ind w:firstLine="720"/>
        <w:jc w:val="both"/>
        <w:rPr>
          <w:rFonts w:ascii="Times New Roman" w:hAnsi="Times New Roman" w:cs="Times New Roman"/>
          <w:b/>
          <w:bCs/>
          <w:sz w:val="26"/>
          <w:szCs w:val="26"/>
        </w:rPr>
      </w:pPr>
      <w:r w:rsidRPr="00ED5FDB">
        <w:rPr>
          <w:rFonts w:ascii="Times New Roman" w:hAnsi="Times New Roman" w:cs="Times New Roman"/>
          <w:b/>
          <w:bCs/>
          <w:sz w:val="26"/>
          <w:szCs w:val="26"/>
        </w:rPr>
        <w:t xml:space="preserve">Traçabilité des opérations : </w:t>
      </w:r>
      <w:r w:rsidRPr="00ED5FDB">
        <w:rPr>
          <w:rFonts w:ascii="Times New Roman" w:hAnsi="Times New Roman" w:cs="Times New Roman"/>
          <w:sz w:val="26"/>
          <w:szCs w:val="26"/>
        </w:rPr>
        <w:t>La traçabilité est un aspect fondamental de la gestion des EPI. La plateforme permet de suivre chaque mouvement ou action : qui a demandé quoi, quand, quel équipement a été attribué, dans quel état, et avec quelle date de péremption. En cas d’incident ou de vérification, il est facile d’accéder à l’historique complet des opérations, ce qui garantit une transparence totale. Cette traçabilité renforce la responsabilité des utilisateurs, sécurise la gestion des équipements, et facilite les audits externes ou internes.</w:t>
      </w:r>
    </w:p>
    <w:p w14:paraId="319AA7A9" w14:textId="196B2FD9" w:rsidR="00BD07EC" w:rsidRPr="00ED5FDB" w:rsidRDefault="00BD07EC" w:rsidP="00F94382">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Interface utilisateur (UI) et expérience utilisateur (UX)</w:t>
      </w:r>
      <w:r w:rsidR="00C140EA" w:rsidRPr="00ED5FDB">
        <w:rPr>
          <w:rFonts w:ascii="Times New Roman" w:hAnsi="Times New Roman" w:cs="Times New Roman"/>
          <w:sz w:val="26"/>
          <w:szCs w:val="26"/>
        </w:rPr>
        <w:t xml:space="preserve"> : </w:t>
      </w:r>
      <w:r w:rsidRPr="00ED5FDB">
        <w:rPr>
          <w:rFonts w:ascii="Times New Roman" w:hAnsi="Times New Roman" w:cs="Times New Roman"/>
          <w:sz w:val="26"/>
          <w:szCs w:val="26"/>
        </w:rPr>
        <w:t>L'interface utilisateur (UI), c’est ce que l’on voit et utilise sur l'application (boutons, menus, tableaux, formulaires, etc.). L’expérience utilisateur (UX), c’est la manière dont l’utilisateur ressent l’utilisation de l’application : est-ce simple, rapide, logique ? Dans notre projet, l’objectif est de proposer une interface claire, facile à utiliser même pour les personnes peu à l’aise avec l’informatique, afin que les demandes et les suivis d’EPI puissent se faire rapidement, sans confusion.</w:t>
      </w:r>
    </w:p>
    <w:p w14:paraId="151EC5A7" w14:textId="4C0FB0F1" w:rsidR="00BD07EC" w:rsidRDefault="00BD07EC" w:rsidP="00F94382">
      <w:pPr>
        <w:spacing w:line="360" w:lineRule="auto"/>
        <w:ind w:firstLine="720"/>
        <w:jc w:val="both"/>
        <w:rPr>
          <w:rFonts w:ascii="Times New Roman" w:hAnsi="Times New Roman" w:cs="Times New Roman"/>
          <w:sz w:val="26"/>
          <w:szCs w:val="26"/>
        </w:rPr>
      </w:pPr>
      <w:r w:rsidRPr="00ED5FDB">
        <w:rPr>
          <w:rFonts w:ascii="Times New Roman" w:hAnsi="Times New Roman" w:cs="Times New Roman"/>
          <w:b/>
          <w:bCs/>
          <w:sz w:val="26"/>
          <w:szCs w:val="26"/>
        </w:rPr>
        <w:t>Systèmes de notification et de suivi</w:t>
      </w:r>
      <w:r w:rsidR="00166ED0" w:rsidRPr="00ED5FDB">
        <w:rPr>
          <w:rFonts w:ascii="Times New Roman" w:hAnsi="Times New Roman" w:cs="Times New Roman"/>
          <w:sz w:val="26"/>
          <w:szCs w:val="26"/>
        </w:rPr>
        <w:t xml:space="preserve"> : </w:t>
      </w:r>
      <w:r w:rsidRPr="00ED5FDB">
        <w:rPr>
          <w:rFonts w:ascii="Times New Roman" w:hAnsi="Times New Roman" w:cs="Times New Roman"/>
          <w:sz w:val="26"/>
          <w:szCs w:val="26"/>
        </w:rPr>
        <w:t xml:space="preserve">Ces systèmes servent à informer les utilisateurs automatiquement à différents moments : par exemple lorsqu’un stock est presque vide, quand un équipement approche de sa date de péremption, ou quand une demande a été validée. Ces notifications permettent </w:t>
      </w:r>
      <w:r w:rsidR="00E00DD0" w:rsidRPr="00ED5FDB">
        <w:rPr>
          <w:rFonts w:ascii="Times New Roman" w:hAnsi="Times New Roman" w:cs="Times New Roman"/>
          <w:sz w:val="26"/>
          <w:szCs w:val="26"/>
        </w:rPr>
        <w:t>d’agir à temps et d’éviter les oublis</w:t>
      </w:r>
      <w:r w:rsidR="00CB3797" w:rsidRPr="00ED5FDB">
        <w:rPr>
          <w:rFonts w:ascii="Times New Roman" w:hAnsi="Times New Roman" w:cs="Times New Roman"/>
          <w:sz w:val="26"/>
          <w:szCs w:val="26"/>
        </w:rPr>
        <w:t xml:space="preserve">, </w:t>
      </w:r>
      <w:r w:rsidRPr="00ED5FDB">
        <w:rPr>
          <w:rFonts w:ascii="Times New Roman" w:hAnsi="Times New Roman" w:cs="Times New Roman"/>
          <w:sz w:val="26"/>
          <w:szCs w:val="26"/>
        </w:rPr>
        <w:t>ce qui améliore la réactivité et la sécurité sur le terrain.</w:t>
      </w:r>
    </w:p>
    <w:p w14:paraId="3970D0BA" w14:textId="77777777" w:rsidR="00A16746" w:rsidRPr="00ED5FDB" w:rsidRDefault="00A16746" w:rsidP="00F94382">
      <w:pPr>
        <w:spacing w:line="360" w:lineRule="auto"/>
        <w:ind w:firstLine="720"/>
        <w:jc w:val="both"/>
        <w:rPr>
          <w:rFonts w:ascii="Times New Roman" w:hAnsi="Times New Roman" w:cs="Times New Roman"/>
          <w:sz w:val="26"/>
          <w:szCs w:val="26"/>
        </w:rPr>
      </w:pPr>
    </w:p>
    <w:p w14:paraId="4D093732" w14:textId="66DB58D7" w:rsidR="0019060E" w:rsidRPr="002A7819" w:rsidRDefault="000C65BE" w:rsidP="008C7768">
      <w:pPr>
        <w:pStyle w:val="Style4"/>
      </w:pPr>
      <w:bookmarkStart w:id="29" w:name="_Toc201154332"/>
      <w:r w:rsidRPr="002A7819">
        <w:t>II-3-</w:t>
      </w:r>
      <w:r w:rsidR="002A7819">
        <w:t>3</w:t>
      </w:r>
      <w:r w:rsidRPr="002A7819">
        <w:t xml:space="preserve"> Démarche méthodologique</w:t>
      </w:r>
      <w:bookmarkEnd w:id="29"/>
    </w:p>
    <w:p w14:paraId="2826E591" w14:textId="77777777" w:rsidR="00B97553" w:rsidRPr="00ED5FDB" w:rsidRDefault="00B97553" w:rsidP="00771C76">
      <w:pPr>
        <w:pStyle w:val="NormalWeb"/>
        <w:spacing w:line="360" w:lineRule="auto"/>
        <w:ind w:firstLine="360"/>
        <w:jc w:val="both"/>
        <w:rPr>
          <w:sz w:val="26"/>
          <w:szCs w:val="26"/>
        </w:rPr>
      </w:pPr>
      <w:r w:rsidRPr="00ED5FDB">
        <w:rPr>
          <w:sz w:val="26"/>
          <w:szCs w:val="26"/>
        </w:rPr>
        <w:t>Dans le cadre de notre stage au sein du Département des Systèmes d’Information (DSI) du Port Autonome de Cotonou, nous avons adopté une démarche méthodologique structurée pour assurer la réussite de notre projet.</w:t>
      </w:r>
    </w:p>
    <w:p w14:paraId="7741B6D3" w14:textId="19625A47" w:rsidR="00B97553" w:rsidRPr="001318FA" w:rsidRDefault="00B97553" w:rsidP="00207E6A">
      <w:pPr>
        <w:pStyle w:val="NormalWeb"/>
        <w:numPr>
          <w:ilvl w:val="0"/>
          <w:numId w:val="34"/>
        </w:numPr>
        <w:spacing w:line="360" w:lineRule="auto"/>
        <w:jc w:val="both"/>
        <w:rPr>
          <w:color w:val="EE0000"/>
          <w:sz w:val="26"/>
          <w:szCs w:val="26"/>
        </w:rPr>
      </w:pPr>
      <w:r w:rsidRPr="00433E1D">
        <w:rPr>
          <w:rStyle w:val="lev"/>
          <w:rFonts w:eastAsiaTheme="majorEastAsia"/>
          <w:color w:val="000000" w:themeColor="text1"/>
          <w:sz w:val="26"/>
          <w:szCs w:val="26"/>
        </w:rPr>
        <w:lastRenderedPageBreak/>
        <w:t xml:space="preserve">Analyse et compréhension du </w:t>
      </w:r>
      <w:r w:rsidR="003E4CEF" w:rsidRPr="00433E1D">
        <w:rPr>
          <w:rStyle w:val="lev"/>
          <w:rFonts w:eastAsiaTheme="majorEastAsia"/>
          <w:color w:val="000000" w:themeColor="text1"/>
          <w:sz w:val="26"/>
          <w:szCs w:val="26"/>
        </w:rPr>
        <w:t>besoin</w:t>
      </w:r>
      <w:r w:rsidR="00433E1D" w:rsidRPr="00433E1D">
        <w:rPr>
          <w:rStyle w:val="lev"/>
          <w:rFonts w:eastAsiaTheme="majorEastAsia"/>
          <w:color w:val="000000" w:themeColor="text1"/>
          <w:sz w:val="26"/>
          <w:szCs w:val="26"/>
        </w:rPr>
        <w:t> </w:t>
      </w:r>
      <w:r w:rsidR="00433E1D" w:rsidRPr="00433E1D">
        <w:rPr>
          <w:b/>
          <w:bCs/>
          <w:color w:val="000000" w:themeColor="text1"/>
          <w:sz w:val="26"/>
          <w:szCs w:val="26"/>
        </w:rPr>
        <w:t>:</w:t>
      </w:r>
      <w:r w:rsidR="00433E1D" w:rsidRPr="00433E1D">
        <w:rPr>
          <w:color w:val="000000" w:themeColor="text1"/>
          <w:sz w:val="26"/>
          <w:szCs w:val="26"/>
        </w:rPr>
        <w:t xml:space="preserve"> </w:t>
      </w:r>
      <w:r w:rsidRPr="001318FA">
        <w:rPr>
          <w:sz w:val="26"/>
          <w:szCs w:val="26"/>
        </w:rPr>
        <w:t>Nous avons débuté par une phase d’analyse approfondie, au cours de laquelle nous avons collecté les exigences auprès des utilisateurs et des responsables. Cette étape a impliqué des réunions, des entretiens et l’étude des documents existants afin de bien cerner les attentes et les contraintes du projet.</w:t>
      </w:r>
    </w:p>
    <w:p w14:paraId="2F0FC3F9" w14:textId="0F45444F" w:rsidR="00B97553"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Conception de la solution</w:t>
      </w:r>
      <w:r w:rsidR="00433E1D" w:rsidRPr="003D77EE">
        <w:rPr>
          <w:rStyle w:val="lev"/>
          <w:rFonts w:eastAsiaTheme="majorEastAsia"/>
          <w:sz w:val="26"/>
          <w:szCs w:val="26"/>
        </w:rPr>
        <w:t> :</w:t>
      </w:r>
      <w:r w:rsidR="003D77EE" w:rsidRPr="003D77EE">
        <w:rPr>
          <w:rStyle w:val="lev"/>
          <w:rFonts w:eastAsiaTheme="majorEastAsia"/>
          <w:sz w:val="26"/>
          <w:szCs w:val="26"/>
        </w:rPr>
        <w:t xml:space="preserve"> </w:t>
      </w:r>
      <w:r w:rsidRPr="003D77EE">
        <w:rPr>
          <w:sz w:val="26"/>
          <w:szCs w:val="26"/>
        </w:rPr>
        <w:t>Suite à cette analyse, nous avons procédé à la conception de la solution. Nous avons modélisé le système à l’aide de diagrammes UML (cas d’utilisation, classes, séquence) pour structurer le projet. Par ailleurs, nous avons conçu la base de données en utilisant MySQL, en veillant à respecter les règles d’intégrité et d’optimisation.</w:t>
      </w:r>
    </w:p>
    <w:p w14:paraId="027F5287" w14:textId="7229829F" w:rsidR="00D06BBA"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Développement et mise en œuvre</w:t>
      </w:r>
      <w:r w:rsidR="003D77EE" w:rsidRPr="003D77EE">
        <w:rPr>
          <w:rStyle w:val="lev"/>
          <w:rFonts w:eastAsiaTheme="majorEastAsia"/>
          <w:sz w:val="26"/>
          <w:szCs w:val="26"/>
        </w:rPr>
        <w:t xml:space="preserve"> : </w:t>
      </w:r>
      <w:r w:rsidRPr="003D77EE">
        <w:rPr>
          <w:sz w:val="26"/>
          <w:szCs w:val="26"/>
        </w:rPr>
        <w:t>Le développement a été réalisé en utilisant le langage Java avec le framework Spring Boot pour créer une API REST sécurisée et performante. La base de données MySQL a été mise en place pour assurer la gestion des données. Nous avons utilisé des environnements de développement modernes, notamment Visual Studio Code et IntelliJ IDEA, facilitant l’écriture et le débogage du code.</w:t>
      </w:r>
    </w:p>
    <w:p w14:paraId="02298F2E" w14:textId="0D403E20" w:rsidR="00B97553"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Tests et validation</w:t>
      </w:r>
      <w:r w:rsidR="003D77EE" w:rsidRPr="003D77EE">
        <w:rPr>
          <w:rStyle w:val="lev"/>
          <w:rFonts w:eastAsiaTheme="majorEastAsia"/>
          <w:sz w:val="26"/>
          <w:szCs w:val="26"/>
        </w:rPr>
        <w:t xml:space="preserve"> : </w:t>
      </w:r>
      <w:r w:rsidRPr="003D77EE">
        <w:rPr>
          <w:sz w:val="26"/>
          <w:szCs w:val="26"/>
        </w:rPr>
        <w:t>Pour garantir la qualité et la fiabilité de notre application, nous avons effectué plusieurs tests fonctionnels et techniques. Nous avons notamment utilisé Postman pour tester les différentes requêtes HTTP de notre API (GET, POST, PUT, DELETE), ce qui nous a permis de valider la conformité des fonctionnalités aux besoins exprimés.</w:t>
      </w:r>
    </w:p>
    <w:p w14:paraId="0F669AED" w14:textId="3A23A6EC" w:rsidR="00560D1E" w:rsidRPr="003D77EE" w:rsidRDefault="00B97553" w:rsidP="00207E6A">
      <w:pPr>
        <w:pStyle w:val="NormalWeb"/>
        <w:numPr>
          <w:ilvl w:val="0"/>
          <w:numId w:val="34"/>
        </w:numPr>
        <w:spacing w:line="360" w:lineRule="auto"/>
        <w:jc w:val="both"/>
        <w:rPr>
          <w:sz w:val="26"/>
          <w:szCs w:val="26"/>
        </w:rPr>
      </w:pPr>
      <w:r w:rsidRPr="003D77EE">
        <w:rPr>
          <w:rStyle w:val="lev"/>
          <w:rFonts w:eastAsiaTheme="majorEastAsia"/>
          <w:sz w:val="26"/>
          <w:szCs w:val="26"/>
        </w:rPr>
        <w:t>Documentation et suivi</w:t>
      </w:r>
      <w:r w:rsidR="003D77EE" w:rsidRPr="003D77EE">
        <w:rPr>
          <w:rStyle w:val="lev"/>
          <w:rFonts w:eastAsiaTheme="majorEastAsia"/>
          <w:sz w:val="26"/>
          <w:szCs w:val="26"/>
        </w:rPr>
        <w:t xml:space="preserve"> : </w:t>
      </w:r>
      <w:r w:rsidRPr="003D77EE">
        <w:rPr>
          <w:sz w:val="26"/>
          <w:szCs w:val="26"/>
        </w:rPr>
        <w:t>Enfin, nous avons rédigé une documentation technique complète afin de faciliter la maintenance et l’évolution du système. Cette documentation inclut la description des fonctionnalités, l’architecture du système, les modèles de données, ainsi que les procédures d’installation et d’utilisation.</w:t>
      </w:r>
    </w:p>
    <w:p w14:paraId="10469A24" w14:textId="77777777" w:rsidR="00560D1E" w:rsidRDefault="00560D1E">
      <w:pPr>
        <w:rPr>
          <w:rFonts w:ascii="Times New Roman" w:eastAsia="Times New Roman" w:hAnsi="Times New Roman" w:cs="Times New Roman"/>
          <w:sz w:val="26"/>
          <w:szCs w:val="26"/>
          <w:lang w:eastAsia="fr-FR"/>
        </w:rPr>
      </w:pPr>
      <w:r>
        <w:rPr>
          <w:sz w:val="26"/>
          <w:szCs w:val="26"/>
        </w:rPr>
        <w:br w:type="page"/>
      </w:r>
    </w:p>
    <w:p w14:paraId="4A539621" w14:textId="77777777" w:rsidR="00B97553" w:rsidRPr="00ED5FDB" w:rsidRDefault="00B97553" w:rsidP="00771C76">
      <w:pPr>
        <w:pStyle w:val="NormalWeb"/>
        <w:spacing w:line="360" w:lineRule="auto"/>
        <w:jc w:val="both"/>
        <w:rPr>
          <w:sz w:val="26"/>
          <w:szCs w:val="26"/>
        </w:rPr>
      </w:pPr>
    </w:p>
    <w:p w14:paraId="27FD7BBA" w14:textId="77777777" w:rsidR="00247B13" w:rsidRPr="00ED5FDB" w:rsidRDefault="00247B13" w:rsidP="0029280E">
      <w:pPr>
        <w:spacing w:line="360" w:lineRule="auto"/>
        <w:jc w:val="both"/>
        <w:rPr>
          <w:rFonts w:ascii="Times New Roman" w:hAnsi="Times New Roman" w:cs="Times New Roman"/>
          <w:sz w:val="26"/>
          <w:szCs w:val="26"/>
        </w:rPr>
      </w:pPr>
    </w:p>
    <w:p w14:paraId="641C1132" w14:textId="77777777" w:rsidR="00FF1B91" w:rsidRPr="00ED5FDB" w:rsidRDefault="00FF1B91" w:rsidP="0029280E">
      <w:pPr>
        <w:spacing w:line="360" w:lineRule="auto"/>
        <w:jc w:val="both"/>
        <w:rPr>
          <w:rFonts w:ascii="Times New Roman" w:hAnsi="Times New Roman" w:cs="Times New Roman"/>
          <w:sz w:val="26"/>
          <w:szCs w:val="26"/>
        </w:rPr>
      </w:pPr>
    </w:p>
    <w:p w14:paraId="6468AA33" w14:textId="142DD0E3" w:rsidR="008632E9" w:rsidRPr="00ED5FDB" w:rsidRDefault="0007379A" w:rsidP="00506A0F">
      <w:pPr>
        <w:tabs>
          <w:tab w:val="left" w:pos="1766"/>
        </w:tabs>
        <w:spacing w:line="360" w:lineRule="auto"/>
        <w:jc w:val="both"/>
        <w:rPr>
          <w:rFonts w:ascii="Times New Roman" w:hAnsi="Times New Roman" w:cs="Times New Roman"/>
          <w:b/>
          <w:bCs/>
          <w:sz w:val="26"/>
          <w:szCs w:val="26"/>
        </w:rPr>
      </w:pPr>
      <w:r w:rsidRPr="00ED5FDB">
        <w:rPr>
          <w:rFonts w:ascii="Times New Roman" w:hAnsi="Times New Roman" w:cs="Times New Roman"/>
          <w:sz w:val="26"/>
          <w:szCs w:val="26"/>
        </w:rPr>
        <w:tab/>
      </w:r>
    </w:p>
    <w:p w14:paraId="65E9A3B4" w14:textId="79A87F39" w:rsidR="008632E9" w:rsidRPr="00ED5FDB" w:rsidRDefault="008632E9" w:rsidP="0029280E">
      <w:pPr>
        <w:spacing w:line="360" w:lineRule="auto"/>
        <w:ind w:firstLine="720"/>
        <w:jc w:val="both"/>
        <w:rPr>
          <w:rFonts w:ascii="Times New Roman" w:hAnsi="Times New Roman" w:cs="Times New Roman"/>
          <w:b/>
          <w:bCs/>
          <w:sz w:val="26"/>
          <w:szCs w:val="26"/>
        </w:rPr>
      </w:pPr>
    </w:p>
    <w:p w14:paraId="68F5F231" w14:textId="047B2827" w:rsidR="008632E9" w:rsidRPr="00ED5FDB" w:rsidRDefault="008632E9" w:rsidP="0029280E">
      <w:pPr>
        <w:spacing w:line="360" w:lineRule="auto"/>
        <w:ind w:firstLine="720"/>
        <w:jc w:val="both"/>
        <w:rPr>
          <w:rFonts w:ascii="Times New Roman" w:hAnsi="Times New Roman" w:cs="Times New Roman"/>
          <w:b/>
          <w:bCs/>
          <w:sz w:val="26"/>
          <w:szCs w:val="26"/>
        </w:rPr>
      </w:pPr>
    </w:p>
    <w:p w14:paraId="32F4CACF" w14:textId="368598ED" w:rsidR="00FA4937" w:rsidRPr="00781AD8" w:rsidRDefault="000A2640" w:rsidP="00A663F3">
      <w:r w:rsidRPr="001B4F57">
        <w:rPr>
          <w:noProof/>
          <w:lang w:eastAsia="fr-FR"/>
        </w:rPr>
        <mc:AlternateContent>
          <mc:Choice Requires="wps">
            <w:drawing>
              <wp:anchor distT="0" distB="0" distL="114300" distR="114300" simplePos="0" relativeHeight="251658245" behindDoc="0" locked="0" layoutInCell="1" allowOverlap="1" wp14:anchorId="0614DAF3" wp14:editId="7598E218">
                <wp:simplePos x="0" y="0"/>
                <wp:positionH relativeFrom="margin">
                  <wp:align>right</wp:align>
                </wp:positionH>
                <wp:positionV relativeFrom="paragraph">
                  <wp:posOffset>840385</wp:posOffset>
                </wp:positionV>
                <wp:extent cx="5748296" cy="2027410"/>
                <wp:effectExtent l="0" t="0" r="5080" b="0"/>
                <wp:wrapNone/>
                <wp:docPr id="1315456400" name="Double vague 15"/>
                <wp:cNvGraphicFramePr/>
                <a:graphic xmlns:a="http://schemas.openxmlformats.org/drawingml/2006/main">
                  <a:graphicData uri="http://schemas.microsoft.com/office/word/2010/wordprocessingShape">
                    <wps:wsp>
                      <wps:cNvSpPr/>
                      <wps:spPr>
                        <a:xfrm>
                          <a:off x="0" y="0"/>
                          <a:ext cx="5748296" cy="2027410"/>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A3EFB97" w14:textId="2C2D8C53" w:rsidR="00020155" w:rsidRPr="00781AD8" w:rsidRDefault="00020155" w:rsidP="00A663F3">
                            <w:pPr>
                              <w:pStyle w:val="Style1"/>
                            </w:pPr>
                            <w:bookmarkStart w:id="30" w:name="_Toc201154333"/>
                            <w:r w:rsidRPr="00781AD8">
                              <w:t>CHAPITRE I</w:t>
                            </w:r>
                            <w:r>
                              <w:t>II</w:t>
                            </w:r>
                            <w:r w:rsidRPr="00781AD8">
                              <w:t xml:space="preserve"> : </w:t>
                            </w:r>
                            <w:r>
                              <w:t xml:space="preserve">MISE EN ŒUVRE DE LA SOLUTION ET </w:t>
                            </w:r>
                            <w:r w:rsidRPr="00FD2D18">
                              <w:t>TESTS</w:t>
                            </w:r>
                            <w:bookmarkEnd w:id="3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DAF3" id="_x0000_s1033" type="#_x0000_t188" style="position:absolute;margin-left:401.4pt;margin-top:66.15pt;width:452.6pt;height:159.65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" adj="1350" fillcolor="#5b9bd5 [3208]" stroked="f" strokeweight="1pt">
                <v:textbox>
                  <w:txbxContent>
                    <w:p w14:paraId="0A3EFB97" w14:textId="2C2D8C53" w:rsidR="00020155" w:rsidRPr="00781AD8" w:rsidRDefault="00020155" w:rsidP="00A663F3">
                      <w:pPr>
                        <w:pStyle w:val="Style1"/>
                      </w:pPr>
                      <w:bookmarkStart w:id="31" w:name="_Toc201154333"/>
                      <w:r w:rsidRPr="00781AD8">
                        <w:t>CHAPITRE I</w:t>
                      </w:r>
                      <w:r>
                        <w:t>II</w:t>
                      </w:r>
                      <w:r w:rsidRPr="00781AD8">
                        <w:t xml:space="preserve"> : </w:t>
                      </w:r>
                      <w:r>
                        <w:t xml:space="preserve">MISE EN ŒUVRE DE LA SOLUTION ET </w:t>
                      </w:r>
                      <w:r w:rsidRPr="00FD2D18">
                        <w:t>TESTS</w:t>
                      </w:r>
                      <w:bookmarkEnd w:id="31"/>
                    </w:p>
                  </w:txbxContent>
                </v:textbox>
                <w10:wrap anchorx="margin"/>
              </v:shape>
            </w:pict>
          </mc:Fallback>
        </mc:AlternateContent>
      </w:r>
      <w:r w:rsidR="008632E9" w:rsidRPr="001B4F57">
        <w:br w:type="page"/>
      </w:r>
    </w:p>
    <w:p w14:paraId="027CABE2" w14:textId="368598ED" w:rsidR="007258ED" w:rsidRPr="001B4F57" w:rsidRDefault="007258ED" w:rsidP="00A53B78">
      <w:pPr>
        <w:pStyle w:val="Style3"/>
      </w:pPr>
      <w:bookmarkStart w:id="32" w:name="_Toc201154334"/>
      <w:r w:rsidRPr="001B4F57">
        <w:lastRenderedPageBreak/>
        <w:t>I</w:t>
      </w:r>
      <w:r w:rsidR="0092668A" w:rsidRPr="001B4F57">
        <w:t>I</w:t>
      </w:r>
      <w:r w:rsidRPr="001B4F57">
        <w:t>I-</w:t>
      </w:r>
      <w:r w:rsidR="0092668A" w:rsidRPr="001B4F57">
        <w:t>1</w:t>
      </w:r>
      <w:r w:rsidRPr="001B4F57">
        <w:t xml:space="preserve"> </w:t>
      </w:r>
      <w:r w:rsidR="00B668B6" w:rsidRPr="00AB0E81">
        <w:t>Étude</w:t>
      </w:r>
      <w:r w:rsidR="00B668B6" w:rsidRPr="001B4F57">
        <w:t xml:space="preserve"> Comparative ou Analyse I</w:t>
      </w:r>
      <w:r w:rsidR="00EF16A3" w:rsidRPr="001B4F57">
        <w:t>nformatique</w:t>
      </w:r>
      <w:bookmarkEnd w:id="32"/>
    </w:p>
    <w:p w14:paraId="76AF5B35" w14:textId="4D03C3AC" w:rsidR="007258ED" w:rsidRPr="002A7819" w:rsidRDefault="007258ED" w:rsidP="00A53B78">
      <w:pPr>
        <w:pStyle w:val="Style4"/>
      </w:pPr>
      <w:bookmarkStart w:id="33" w:name="_Toc201154335"/>
      <w:r w:rsidRPr="002A7819">
        <w:t>II</w:t>
      </w:r>
      <w:r w:rsidR="00C601DF" w:rsidRPr="002A7819">
        <w:t>I</w:t>
      </w:r>
      <w:r w:rsidRPr="002A7819">
        <w:t>-1</w:t>
      </w:r>
      <w:r w:rsidR="00C601DF" w:rsidRPr="002A7819">
        <w:t>-1</w:t>
      </w:r>
      <w:r w:rsidRPr="002A7819">
        <w:t xml:space="preserve"> </w:t>
      </w:r>
      <w:r w:rsidR="00C601DF" w:rsidRPr="002A7819">
        <w:t>Choix de l’</w:t>
      </w:r>
      <w:r w:rsidR="003010F8" w:rsidRPr="002A7819">
        <w:t>a</w:t>
      </w:r>
      <w:r w:rsidR="00C601DF" w:rsidRPr="002A7819">
        <w:t>pproche d’</w:t>
      </w:r>
      <w:r w:rsidR="003010F8" w:rsidRPr="002A7819">
        <w:t>a</w:t>
      </w:r>
      <w:r w:rsidRPr="002A7819">
        <w:t>nalyse informatique</w:t>
      </w:r>
      <w:bookmarkEnd w:id="33"/>
    </w:p>
    <w:p w14:paraId="32C7AE24" w14:textId="77777777" w:rsidR="00B51A8A" w:rsidRPr="00ED5FDB" w:rsidRDefault="00B51A8A" w:rsidP="00771C76">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Cette section est dédiée à la conception détaillée de notre application web, une étape primordiale pour garantir la qualité et la robustesse de la solution finale. Notre objectif est de présenter une analyse fonctionnelle, structurelle et dynamique claire de l'application, en justifiant nos choix conceptuels à travers l'utilisation du Langage de Modélisation Unifié (UML).</w:t>
      </w:r>
    </w:p>
    <w:p w14:paraId="317060EA" w14:textId="77777777"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Conformément aux exigences du processus unifié, notre modélisation s'appuiera sur les diagrammes UML. L'UML, sigle de "Unified Modeling Language", est un langage de modélisation graphique standardisé, largement utilisé en développement logiciel et en conception orientée objet. Il offre une méthode normalisée pour visualiser la conception d'un système et permet d'élaborer des modèles indépendamment de tout langage de programmation.</w:t>
      </w:r>
    </w:p>
    <w:p w14:paraId="3F42AF93" w14:textId="77777777"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L'adoption de la modélisation UML présente des avantages significatifs. Elle facilite la compréhension des aspects de conception et d'architecture du logiciel par toutes les parties prenantes, y compris les clients, grâce à sa représentation visuelle et standardisée. De plus, elle optimise la maintenance et la prise en main du logiciel par d'autres développeurs, en fournissant une documentation claire et structurée de la solution.</w:t>
      </w:r>
    </w:p>
    <w:p w14:paraId="6D4DB01B" w14:textId="395ECC2C" w:rsidR="00B51A8A" w:rsidRPr="00ED5FDB" w:rsidRDefault="00B51A8A" w:rsidP="00602A5A">
      <w:pPr>
        <w:spacing w:line="360" w:lineRule="auto"/>
        <w:ind w:firstLine="720"/>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 xml:space="preserve">L'UML propose une variété de diagrammes, classés en deux familles principales </w:t>
      </w:r>
      <w:r w:rsidR="00446377" w:rsidRPr="00ED5FDB">
        <w:rPr>
          <w:rFonts w:ascii="Times New Roman" w:eastAsia="Times New Roman" w:hAnsi="Times New Roman" w:cs="Times New Roman"/>
          <w:sz w:val="26"/>
          <w:szCs w:val="26"/>
          <w:lang w:eastAsia="fr-FR"/>
        </w:rPr>
        <w:t xml:space="preserve">: </w:t>
      </w:r>
      <w:r w:rsidRPr="00ED5FDB">
        <w:rPr>
          <w:rFonts w:ascii="Times New Roman" w:eastAsia="Times New Roman" w:hAnsi="Times New Roman" w:cs="Times New Roman"/>
          <w:sz w:val="26"/>
          <w:szCs w:val="26"/>
          <w:lang w:eastAsia="fr-FR"/>
        </w:rPr>
        <w:t xml:space="preserve">Les diagrammes de structure </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Ils illustrent l'organisation des modules et composants de l'application, ainsi que leurs interactions internes</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w:t>
      </w:r>
      <w:r w:rsidR="00446377" w:rsidRPr="00ED5FDB">
        <w:rPr>
          <w:rFonts w:ascii="Times New Roman" w:eastAsia="Times New Roman" w:hAnsi="Times New Roman" w:cs="Times New Roman"/>
          <w:sz w:val="26"/>
          <w:szCs w:val="26"/>
          <w:lang w:eastAsia="fr-FR"/>
        </w:rPr>
        <w:t xml:space="preserve"> </w:t>
      </w:r>
      <w:r w:rsidRPr="00ED5FDB">
        <w:rPr>
          <w:rFonts w:ascii="Times New Roman" w:eastAsia="Times New Roman" w:hAnsi="Times New Roman" w:cs="Times New Roman"/>
          <w:sz w:val="26"/>
          <w:szCs w:val="26"/>
          <w:lang w:eastAsia="fr-FR"/>
        </w:rPr>
        <w:t xml:space="preserve">Les diagrammes de comportement </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Ils décrivent les différents états et les scénarios d'utilisation de la solution</w:t>
      </w:r>
      <w:r w:rsidR="00446377" w:rsidRPr="00ED5FDB">
        <w:rPr>
          <w:rFonts w:ascii="Times New Roman" w:eastAsia="Times New Roman" w:hAnsi="Times New Roman" w:cs="Times New Roman"/>
          <w:sz w:val="26"/>
          <w:szCs w:val="26"/>
          <w:lang w:eastAsia="fr-FR"/>
        </w:rPr>
        <w:t>)</w:t>
      </w:r>
      <w:r w:rsidRPr="00ED5FDB">
        <w:rPr>
          <w:rFonts w:ascii="Times New Roman" w:eastAsia="Times New Roman" w:hAnsi="Times New Roman" w:cs="Times New Roman"/>
          <w:sz w:val="26"/>
          <w:szCs w:val="26"/>
          <w:lang w:eastAsia="fr-FR"/>
        </w:rPr>
        <w:t>.</w:t>
      </w:r>
    </w:p>
    <w:p w14:paraId="5869DE6A" w14:textId="77777777" w:rsidR="00B51A8A" w:rsidRDefault="00B51A8A" w:rsidP="0029280E">
      <w:pPr>
        <w:spacing w:line="360" w:lineRule="auto"/>
        <w:jc w:val="both"/>
        <w:rPr>
          <w:rFonts w:ascii="Times New Roman" w:eastAsia="Times New Roman" w:hAnsi="Times New Roman" w:cs="Times New Roman"/>
          <w:sz w:val="26"/>
          <w:szCs w:val="26"/>
          <w:lang w:eastAsia="fr-FR"/>
        </w:rPr>
      </w:pPr>
      <w:r w:rsidRPr="00ED5FDB">
        <w:rPr>
          <w:rFonts w:ascii="Times New Roman" w:eastAsia="Times New Roman" w:hAnsi="Times New Roman" w:cs="Times New Roman"/>
          <w:sz w:val="26"/>
          <w:szCs w:val="26"/>
          <w:lang w:eastAsia="fr-FR"/>
        </w:rPr>
        <w:t>Pour modéliser notre application, nous avons spécifiquement utilisé les diagrammes UML suivants :</w:t>
      </w:r>
    </w:p>
    <w:p w14:paraId="4F5311A6" w14:textId="77777777" w:rsidR="004E0923" w:rsidRDefault="004E0923" w:rsidP="0029280E">
      <w:pPr>
        <w:spacing w:line="360" w:lineRule="auto"/>
        <w:jc w:val="both"/>
        <w:rPr>
          <w:rFonts w:ascii="Times New Roman" w:eastAsia="Times New Roman" w:hAnsi="Times New Roman" w:cs="Times New Roman"/>
          <w:sz w:val="26"/>
          <w:szCs w:val="26"/>
          <w:lang w:eastAsia="fr-FR"/>
        </w:rPr>
      </w:pPr>
    </w:p>
    <w:p w14:paraId="5C9B42F0" w14:textId="77777777" w:rsidR="004E0923" w:rsidRDefault="004E0923" w:rsidP="0029280E">
      <w:pPr>
        <w:spacing w:line="360" w:lineRule="auto"/>
        <w:jc w:val="both"/>
        <w:rPr>
          <w:rFonts w:ascii="Times New Roman" w:eastAsia="Times New Roman" w:hAnsi="Times New Roman" w:cs="Times New Roman"/>
          <w:sz w:val="26"/>
          <w:szCs w:val="26"/>
          <w:lang w:eastAsia="fr-FR"/>
        </w:rPr>
      </w:pPr>
    </w:p>
    <w:tbl>
      <w:tblPr>
        <w:tblStyle w:val="Grilledutableau"/>
        <w:tblW w:w="0" w:type="auto"/>
        <w:tblLook w:val="04A0" w:firstRow="1" w:lastRow="0" w:firstColumn="1" w:lastColumn="0" w:noHBand="0" w:noVBand="1"/>
      </w:tblPr>
      <w:tblGrid>
        <w:gridCol w:w="1555"/>
        <w:gridCol w:w="5670"/>
        <w:gridCol w:w="1835"/>
      </w:tblGrid>
      <w:tr w:rsidR="0012297F" w14:paraId="3E299411" w14:textId="77777777" w:rsidTr="00B76843">
        <w:tc>
          <w:tcPr>
            <w:tcW w:w="1555" w:type="dxa"/>
            <w:vAlign w:val="center"/>
          </w:tcPr>
          <w:p w14:paraId="40D9FAC4" w14:textId="0AEE5A64" w:rsidR="0012297F" w:rsidRDefault="00E64D0F"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lastRenderedPageBreak/>
              <w:t>Diagrammes</w:t>
            </w:r>
          </w:p>
        </w:tc>
        <w:tc>
          <w:tcPr>
            <w:tcW w:w="5670" w:type="dxa"/>
          </w:tcPr>
          <w:p w14:paraId="0575FCF6" w14:textId="13D86EA7" w:rsidR="0012297F" w:rsidRDefault="00E64D0F" w:rsidP="00362146">
            <w:pPr>
              <w:spacing w:line="360" w:lineRule="auto"/>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Objectifs</w:t>
            </w:r>
          </w:p>
        </w:tc>
        <w:tc>
          <w:tcPr>
            <w:tcW w:w="1835" w:type="dxa"/>
            <w:vAlign w:val="center"/>
          </w:tcPr>
          <w:p w14:paraId="1A760EFC" w14:textId="15157D43" w:rsidR="0012297F" w:rsidRDefault="00E64D0F" w:rsidP="00B76843">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Types</w:t>
            </w:r>
          </w:p>
        </w:tc>
      </w:tr>
      <w:tr w:rsidR="0012297F" w14:paraId="3ACCEF48" w14:textId="77777777" w:rsidTr="00B76843">
        <w:tc>
          <w:tcPr>
            <w:tcW w:w="1555" w:type="dxa"/>
            <w:vAlign w:val="center"/>
          </w:tcPr>
          <w:p w14:paraId="5C2224B2" w14:textId="7F350226" w:rsidR="0012297F" w:rsidRDefault="00E64D0F" w:rsidP="00362146">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Diagramme de classes</w:t>
            </w:r>
          </w:p>
        </w:tc>
        <w:tc>
          <w:tcPr>
            <w:tcW w:w="5670" w:type="dxa"/>
          </w:tcPr>
          <w:p w14:paraId="24E6964F" w14:textId="1A55FC0B" w:rsidR="0012297F" w:rsidRDefault="00C079D0" w:rsidP="00362146">
            <w:pPr>
              <w:spacing w:before="100" w:beforeAutospacing="1" w:after="100" w:afterAutospacing="1" w:line="360" w:lineRule="auto"/>
              <w:rPr>
                <w:rFonts w:ascii="Times New Roman" w:eastAsia="Times New Roman" w:hAnsi="Times New Roman" w:cs="Times New Roman"/>
                <w:sz w:val="26"/>
                <w:szCs w:val="26"/>
                <w:lang w:eastAsia="fr-FR"/>
              </w:rPr>
            </w:pPr>
            <w:r w:rsidRPr="00C079D0">
              <w:rPr>
                <w:rFonts w:ascii="Times New Roman" w:eastAsia="Times New Roman" w:hAnsi="Times New Roman" w:cs="Times New Roman"/>
                <w:bCs/>
                <w:sz w:val="26"/>
                <w:szCs w:val="26"/>
                <w:lang w:eastAsia="fr-FR"/>
              </w:rPr>
              <w:t>La modélisation du système vise à représenter de manière claire et structurée l’ensemble des éléments qui composent le système ainsi que leurs interactions</w:t>
            </w:r>
            <w:r w:rsidR="00914D9C" w:rsidRPr="00914D9C">
              <w:rPr>
                <w:rFonts w:ascii="Times New Roman" w:eastAsia="Times New Roman" w:hAnsi="Times New Roman" w:cs="Times New Roman"/>
                <w:bCs/>
                <w:sz w:val="26"/>
                <w:szCs w:val="26"/>
                <w:lang w:eastAsia="fr-FR"/>
              </w:rPr>
              <w:t>. Cette vue d’ensemble permet de comprendre le rôle global du système</w:t>
            </w:r>
            <w:r w:rsidR="00735BD8">
              <w:rPr>
                <w:rFonts w:ascii="Times New Roman" w:eastAsia="Times New Roman" w:hAnsi="Times New Roman" w:cs="Times New Roman"/>
                <w:bCs/>
                <w:sz w:val="26"/>
                <w:szCs w:val="26"/>
                <w:lang w:eastAsia="fr-FR"/>
              </w:rPr>
              <w:t>,</w:t>
            </w:r>
            <w:r w:rsidR="00914D9C" w:rsidRPr="00914D9C">
              <w:rPr>
                <w:rFonts w:ascii="Times New Roman" w:eastAsia="Times New Roman" w:hAnsi="Times New Roman" w:cs="Times New Roman"/>
                <w:bCs/>
                <w:sz w:val="26"/>
                <w:szCs w:val="26"/>
                <w:lang w:eastAsia="fr-FR"/>
              </w:rPr>
              <w:t xml:space="preserve"> les besoins auxquels il doit répondre</w:t>
            </w:r>
            <w:r w:rsidR="00735BD8">
              <w:rPr>
                <w:rFonts w:ascii="Times New Roman" w:eastAsia="Times New Roman" w:hAnsi="Times New Roman" w:cs="Times New Roman"/>
                <w:bCs/>
                <w:sz w:val="26"/>
                <w:szCs w:val="26"/>
                <w:lang w:eastAsia="fr-FR"/>
              </w:rPr>
              <w:t xml:space="preserve"> </w:t>
            </w:r>
            <w:r w:rsidR="00735BD8" w:rsidRPr="00C079D0">
              <w:rPr>
                <w:rFonts w:ascii="Times New Roman" w:eastAsia="Times New Roman" w:hAnsi="Times New Roman" w:cs="Times New Roman"/>
                <w:bCs/>
                <w:sz w:val="26"/>
                <w:szCs w:val="26"/>
                <w:lang w:eastAsia="fr-FR"/>
              </w:rPr>
              <w:t>et ser</w:t>
            </w:r>
            <w:r w:rsidR="00735BD8">
              <w:rPr>
                <w:rFonts w:ascii="Times New Roman" w:eastAsia="Times New Roman" w:hAnsi="Times New Roman" w:cs="Times New Roman"/>
                <w:bCs/>
                <w:sz w:val="26"/>
                <w:szCs w:val="26"/>
                <w:lang w:eastAsia="fr-FR"/>
              </w:rPr>
              <w:t>t</w:t>
            </w:r>
            <w:r w:rsidR="00735BD8" w:rsidRPr="00C079D0">
              <w:rPr>
                <w:rFonts w:ascii="Times New Roman" w:eastAsia="Times New Roman" w:hAnsi="Times New Roman" w:cs="Times New Roman"/>
                <w:bCs/>
                <w:sz w:val="26"/>
                <w:szCs w:val="26"/>
                <w:lang w:eastAsia="fr-FR"/>
              </w:rPr>
              <w:t xml:space="preserve"> de base à sa conception technique</w:t>
            </w:r>
            <w:r w:rsidR="00914D9C" w:rsidRPr="00914D9C">
              <w:rPr>
                <w:rFonts w:ascii="Times New Roman" w:eastAsia="Times New Roman" w:hAnsi="Times New Roman" w:cs="Times New Roman"/>
                <w:bCs/>
                <w:sz w:val="26"/>
                <w:szCs w:val="26"/>
                <w:lang w:eastAsia="fr-FR"/>
              </w:rPr>
              <w:t xml:space="preserve">. </w:t>
            </w:r>
          </w:p>
        </w:tc>
        <w:tc>
          <w:tcPr>
            <w:tcW w:w="1835" w:type="dxa"/>
            <w:vAlign w:val="center"/>
          </w:tcPr>
          <w:p w14:paraId="3D211FC7" w14:textId="27D12954" w:rsidR="0012297F"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Statique</w:t>
            </w:r>
          </w:p>
        </w:tc>
      </w:tr>
      <w:tr w:rsidR="0012297F" w14:paraId="485BE632" w14:textId="77777777" w:rsidTr="00B76843">
        <w:tc>
          <w:tcPr>
            <w:tcW w:w="1555" w:type="dxa"/>
            <w:vAlign w:val="center"/>
          </w:tcPr>
          <w:p w14:paraId="63047CC3" w14:textId="639A8C27" w:rsidR="0012297F" w:rsidRDefault="00101E74"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Diagramme de cas d’utilisation</w:t>
            </w:r>
          </w:p>
        </w:tc>
        <w:tc>
          <w:tcPr>
            <w:tcW w:w="5670" w:type="dxa"/>
          </w:tcPr>
          <w:p w14:paraId="3E333C5A" w14:textId="0C5B3FDD" w:rsidR="0012297F" w:rsidRPr="006F75E8" w:rsidRDefault="00647CCF" w:rsidP="00362146">
            <w:pPr>
              <w:spacing w:line="360" w:lineRule="auto"/>
              <w:rPr>
                <w:rFonts w:ascii="Times New Roman" w:eastAsia="Times New Roman" w:hAnsi="Times New Roman" w:cs="Times New Roman"/>
                <w:sz w:val="26"/>
                <w:szCs w:val="26"/>
                <w:lang w:eastAsia="fr-FR"/>
              </w:rPr>
            </w:pPr>
            <w:r w:rsidRPr="00647CCF">
              <w:rPr>
                <w:rFonts w:ascii="Times New Roman" w:eastAsiaTheme="majorEastAsia" w:hAnsi="Times New Roman" w:cs="Times New Roman"/>
                <w:bCs/>
                <w:sz w:val="26"/>
                <w:szCs w:val="26"/>
                <w:lang w:eastAsia="fr-FR"/>
              </w:rPr>
              <w:t>Le diagramme de cas d’utilisation représente le comportement du système en illustrant comment celui-ci réagit et évolue en fonction des actions ou événements qui surviennent. Il regroupe les différentes fonctionnalités du système et met en évidence les interactions entre le système et ses utilisateurs ou d’autres systèmes, en précisant les actions réalisées pour déclencher ces fonctionnalités.</w:t>
            </w:r>
          </w:p>
        </w:tc>
        <w:tc>
          <w:tcPr>
            <w:tcW w:w="1835" w:type="dxa"/>
            <w:vAlign w:val="center"/>
          </w:tcPr>
          <w:p w14:paraId="4E9F17AB" w14:textId="63BF178F" w:rsidR="0012297F"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Fonctionnel et Statique</w:t>
            </w:r>
          </w:p>
        </w:tc>
      </w:tr>
      <w:tr w:rsidR="00907F90" w14:paraId="476B825C" w14:textId="77777777" w:rsidTr="00B76843">
        <w:tc>
          <w:tcPr>
            <w:tcW w:w="1555" w:type="dxa"/>
            <w:vAlign w:val="center"/>
          </w:tcPr>
          <w:p w14:paraId="27A33721" w14:textId="4C90AD94" w:rsidR="00907F90" w:rsidRDefault="00907F90" w:rsidP="00362146">
            <w:pPr>
              <w:spacing w:line="360" w:lineRule="auto"/>
              <w:jc w:val="center"/>
              <w:rPr>
                <w:rFonts w:ascii="Times New Roman" w:eastAsia="Times New Roman" w:hAnsi="Times New Roman" w:cs="Times New Roman"/>
                <w:sz w:val="26"/>
                <w:szCs w:val="26"/>
                <w:lang w:eastAsia="fr-FR"/>
              </w:rPr>
            </w:pPr>
            <w:r>
              <w:rPr>
                <w:rFonts w:ascii="Times New Roman" w:eastAsia="Times New Roman" w:hAnsi="Times New Roman" w:cs="Times New Roman"/>
                <w:sz w:val="26"/>
                <w:szCs w:val="26"/>
                <w:lang w:eastAsia="fr-FR"/>
              </w:rPr>
              <w:t>Diagramme d’activité</w:t>
            </w:r>
          </w:p>
        </w:tc>
        <w:tc>
          <w:tcPr>
            <w:tcW w:w="5670" w:type="dxa"/>
          </w:tcPr>
          <w:p w14:paraId="3B86AC14" w14:textId="27C5BED6" w:rsidR="00907F90" w:rsidRPr="00907F90" w:rsidRDefault="007F29FE" w:rsidP="00362146">
            <w:pPr>
              <w:spacing w:before="100" w:beforeAutospacing="1" w:after="100" w:afterAutospacing="1" w:line="360" w:lineRule="auto"/>
              <w:rPr>
                <w:rStyle w:val="lev"/>
                <w:rFonts w:ascii="Times New Roman" w:eastAsia="Times New Roman" w:hAnsi="Times New Roman" w:cs="Times New Roman"/>
                <w:b w:val="0"/>
                <w:bCs w:val="0"/>
                <w:sz w:val="26"/>
                <w:szCs w:val="26"/>
                <w:lang w:eastAsia="fr-FR"/>
              </w:rPr>
            </w:pPr>
            <w:r w:rsidRPr="007F29FE">
              <w:rPr>
                <w:rFonts w:ascii="Times New Roman" w:eastAsia="Times New Roman" w:hAnsi="Times New Roman" w:cs="Times New Roman"/>
                <w:bCs/>
                <w:sz w:val="26"/>
                <w:szCs w:val="26"/>
                <w:lang w:eastAsia="fr-FR"/>
              </w:rPr>
              <w:t>Le diagramme d’activité montre l’enchaînement des différentes actions ou tâches dans le système, en décrivant comment elles se succèdent pour assurer son bon fonctionnement. Il présente de manière claire les processus métier en illustrant les étapes du travail à accomplir, les décisions à prendre ainsi que les règles qui régissent ces enchaînements, offrant ainsi une vue précise du déroulement des opérations dans le système.</w:t>
            </w:r>
          </w:p>
        </w:tc>
        <w:tc>
          <w:tcPr>
            <w:tcW w:w="1835" w:type="dxa"/>
            <w:vAlign w:val="center"/>
          </w:tcPr>
          <w:p w14:paraId="388452DC" w14:textId="14C50F61" w:rsidR="00907F90" w:rsidRDefault="00C77F35" w:rsidP="00B76843">
            <w:pPr>
              <w:spacing w:line="360" w:lineRule="auto"/>
              <w:jc w:val="center"/>
              <w:rPr>
                <w:rFonts w:ascii="Times New Roman" w:eastAsia="Times New Roman" w:hAnsi="Times New Roman" w:cs="Times New Roman"/>
                <w:sz w:val="26"/>
                <w:szCs w:val="26"/>
                <w:lang w:eastAsia="fr-FR"/>
              </w:rPr>
            </w:pPr>
            <w:r w:rsidRPr="00ED5FDB">
              <w:rPr>
                <w:rFonts w:ascii="Times New Roman" w:hAnsi="Times New Roman" w:cs="Times New Roman"/>
                <w:sz w:val="26"/>
                <w:szCs w:val="26"/>
              </w:rPr>
              <w:t>Fonctionnel et dynamique</w:t>
            </w:r>
          </w:p>
        </w:tc>
      </w:tr>
    </w:tbl>
    <w:p w14:paraId="6C805745" w14:textId="77777777" w:rsidR="000466EB" w:rsidRDefault="000466EB" w:rsidP="000466EB">
      <w:pPr>
        <w:spacing w:line="360" w:lineRule="auto"/>
        <w:ind w:firstLine="720"/>
        <w:rPr>
          <w:rFonts w:ascii="Times New Roman" w:eastAsia="Times New Roman" w:hAnsi="Times New Roman" w:cs="Times New Roman"/>
          <w:i/>
          <w:iCs/>
          <w:sz w:val="26"/>
          <w:szCs w:val="26"/>
          <w:lang w:eastAsia="fr-FR"/>
        </w:rPr>
      </w:pPr>
    </w:p>
    <w:p w14:paraId="6BE8116D" w14:textId="0F91EEBC" w:rsidR="009717B4" w:rsidRPr="00ED5FDB" w:rsidRDefault="006B3752" w:rsidP="000466EB">
      <w:pPr>
        <w:spacing w:line="360" w:lineRule="auto"/>
        <w:ind w:firstLine="720"/>
        <w:jc w:val="center"/>
        <w:rPr>
          <w:rFonts w:ascii="Times New Roman" w:eastAsia="Times New Roman" w:hAnsi="Times New Roman" w:cs="Times New Roman"/>
          <w:sz w:val="26"/>
          <w:szCs w:val="26"/>
          <w:lang w:eastAsia="fr-FR"/>
        </w:rPr>
      </w:pPr>
      <w:r w:rsidRPr="00ED5FDB">
        <w:rPr>
          <w:rFonts w:ascii="Times New Roman" w:eastAsia="Times New Roman" w:hAnsi="Times New Roman" w:cs="Times New Roman"/>
          <w:i/>
          <w:iCs/>
          <w:sz w:val="26"/>
          <w:szCs w:val="26"/>
          <w:lang w:eastAsia="fr-FR"/>
        </w:rPr>
        <w:t>Tableau 1 : Diagrammes UML utilisés</w:t>
      </w:r>
    </w:p>
    <w:p w14:paraId="60752755" w14:textId="77777777" w:rsidR="00A92BCD" w:rsidRPr="00ED5FDB" w:rsidRDefault="00A92BCD" w:rsidP="00A92BCD">
      <w:pPr>
        <w:spacing w:line="360" w:lineRule="auto"/>
        <w:jc w:val="both"/>
        <w:rPr>
          <w:rFonts w:ascii="Times New Roman" w:hAnsi="Times New Roman" w:cs="Times New Roman"/>
          <w:b/>
          <w:bCs/>
          <w:sz w:val="26"/>
          <w:szCs w:val="26"/>
        </w:rPr>
      </w:pPr>
    </w:p>
    <w:p w14:paraId="0972E3AA" w14:textId="6FD1ED96" w:rsidR="00A92BCD" w:rsidRPr="002A7819" w:rsidRDefault="00A92BCD" w:rsidP="00960928">
      <w:pPr>
        <w:pStyle w:val="Style4"/>
      </w:pPr>
      <w:bookmarkStart w:id="34" w:name="_Toc201154336"/>
      <w:r w:rsidRPr="002A7819">
        <w:lastRenderedPageBreak/>
        <w:t>III-1-2 Diagramme UML</w:t>
      </w:r>
      <w:bookmarkEnd w:id="34"/>
    </w:p>
    <w:p w14:paraId="12BF3E09" w14:textId="1D225E1D" w:rsidR="00196123" w:rsidRPr="001969F7" w:rsidRDefault="00A92BCD" w:rsidP="00A8083E">
      <w:pPr>
        <w:pStyle w:val="Style5"/>
      </w:pPr>
      <w:bookmarkStart w:id="35" w:name="_Toc201154337"/>
      <w:r w:rsidRPr="001969F7">
        <w:t xml:space="preserve">III-1-2-1 </w:t>
      </w:r>
      <w:r w:rsidRPr="00A8083E">
        <w:t>Diagramme</w:t>
      </w:r>
      <w:r w:rsidRPr="001969F7">
        <w:t xml:space="preserve"> de cas d’utilisation</w:t>
      </w:r>
      <w:bookmarkEnd w:id="35"/>
    </w:p>
    <w:p w14:paraId="5004F8F5" w14:textId="0E29D0EF" w:rsidR="003010FC" w:rsidRDefault="003010FC" w:rsidP="00207E6A">
      <w:pPr>
        <w:pStyle w:val="Paragraphedeliste"/>
        <w:numPr>
          <w:ilvl w:val="0"/>
          <w:numId w:val="25"/>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Identification des acteurs du système</w:t>
      </w:r>
    </w:p>
    <w:p w14:paraId="0F9B1D90" w14:textId="77777777" w:rsidR="00CC611B" w:rsidRPr="00ED5FDB" w:rsidRDefault="00CC611B"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acteur est une entité qui définit le rôle joué par un utilisateur ou par un système qui interagit avec le système modélisé. Il joue un rôle déterminant en initiant des actions ou en sollicitant des services auprès du système. En réponse, ce dernier exécute les traitements nécessaires, qu’il s’agisse de fournir des informations, de modifier des données ou de déclencher un processus particulier.</w:t>
      </w:r>
    </w:p>
    <w:p w14:paraId="06218B43" w14:textId="71B7EAFF" w:rsidR="00F1603F" w:rsidRPr="00ED5FDB" w:rsidRDefault="00CC611B"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Ainsi, les acteurs constituent les points d’entrée des fonctionnalités du système et déclenchent les interactions qui donnent vie à l’application, créant un lien dynamique entre l’utilisateur et la solution numérique.</w:t>
      </w:r>
      <w:r w:rsidR="003C5C5D">
        <w:rPr>
          <w:rFonts w:ascii="Times New Roman" w:hAnsi="Times New Roman" w:cs="Times New Roman"/>
          <w:sz w:val="26"/>
          <w:szCs w:val="26"/>
        </w:rPr>
        <w:t xml:space="preserve"> </w:t>
      </w:r>
      <w:r w:rsidRPr="00ED5FDB">
        <w:rPr>
          <w:rFonts w:ascii="Times New Roman" w:hAnsi="Times New Roman" w:cs="Times New Roman"/>
          <w:sz w:val="26"/>
          <w:szCs w:val="26"/>
        </w:rPr>
        <w:t>L’étude préliminaire nous a permis d’identifier les principaux acteurs intervenant dans le système. Ils sont présentés dans le tableau suivant :</w:t>
      </w:r>
    </w:p>
    <w:tbl>
      <w:tblPr>
        <w:tblStyle w:val="Grilledutableau"/>
        <w:tblW w:w="9209" w:type="dxa"/>
        <w:tblLook w:val="04A0" w:firstRow="1" w:lastRow="0" w:firstColumn="1" w:lastColumn="0" w:noHBand="0" w:noVBand="1"/>
      </w:tblPr>
      <w:tblGrid>
        <w:gridCol w:w="3256"/>
        <w:gridCol w:w="5953"/>
      </w:tblGrid>
      <w:tr w:rsidR="00CC611B" w:rsidRPr="00ED5FDB" w14:paraId="57D47BE7" w14:textId="77777777" w:rsidTr="00487179">
        <w:tc>
          <w:tcPr>
            <w:tcW w:w="3256" w:type="dxa"/>
            <w:vAlign w:val="center"/>
          </w:tcPr>
          <w:p w14:paraId="5840D834"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Acteurs</w:t>
            </w:r>
          </w:p>
        </w:tc>
        <w:tc>
          <w:tcPr>
            <w:tcW w:w="5953" w:type="dxa"/>
            <w:vAlign w:val="center"/>
          </w:tcPr>
          <w:p w14:paraId="4AB333BB"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Utilisation du système</w:t>
            </w:r>
          </w:p>
        </w:tc>
      </w:tr>
      <w:tr w:rsidR="00CC611B" w:rsidRPr="00ED5FDB" w14:paraId="09B235EE" w14:textId="77777777" w:rsidTr="00487179">
        <w:trPr>
          <w:trHeight w:val="1946"/>
        </w:trPr>
        <w:tc>
          <w:tcPr>
            <w:tcW w:w="3256" w:type="dxa"/>
            <w:vAlign w:val="center"/>
          </w:tcPr>
          <w:p w14:paraId="0DA22723" w14:textId="77777777" w:rsidR="00CC611B" w:rsidRPr="00ED5FDB" w:rsidRDefault="00CC611B" w:rsidP="00824879">
            <w:pPr>
              <w:spacing w:line="360" w:lineRule="auto"/>
              <w:rPr>
                <w:rFonts w:ascii="Times New Roman" w:hAnsi="Times New Roman" w:cs="Times New Roman"/>
                <w:b/>
                <w:bCs/>
                <w:sz w:val="26"/>
                <w:szCs w:val="26"/>
              </w:rPr>
            </w:pPr>
            <w:r w:rsidRPr="00ED5FDB">
              <w:rPr>
                <w:rFonts w:ascii="Times New Roman" w:hAnsi="Times New Roman" w:cs="Times New Roman"/>
                <w:b/>
                <w:bCs/>
                <w:sz w:val="26"/>
                <w:szCs w:val="26"/>
              </w:rPr>
              <w:t>Demandeur (Utilisateurs : Employés)</w:t>
            </w:r>
          </w:p>
        </w:tc>
        <w:tc>
          <w:tcPr>
            <w:tcW w:w="5953" w:type="dxa"/>
          </w:tcPr>
          <w:p w14:paraId="20C41181"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1CE046A6"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Soumettre une demande d’EPI</w:t>
            </w:r>
          </w:p>
          <w:p w14:paraId="673EC3B5" w14:textId="7777777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Consulter l’état de ses demandes</w:t>
            </w:r>
            <w:r w:rsidRPr="00ED5FDB">
              <w:rPr>
                <w:rFonts w:ascii="Times New Roman" w:hAnsi="Times New Roman" w:cs="Times New Roman"/>
                <w:sz w:val="26"/>
                <w:szCs w:val="26"/>
              </w:rPr>
              <w:br/>
              <w:t>- Accuser réception des EPI remis</w:t>
            </w:r>
          </w:p>
          <w:p w14:paraId="63031E67" w14:textId="0780E701" w:rsidR="00B81252" w:rsidRPr="00ED5FDB" w:rsidRDefault="00B81252"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xml:space="preserve">- Recevoir des notifications </w:t>
            </w:r>
            <w:r w:rsidR="007568E9" w:rsidRPr="00ED5FDB">
              <w:rPr>
                <w:rFonts w:ascii="Times New Roman" w:hAnsi="Times New Roman" w:cs="Times New Roman"/>
                <w:sz w:val="26"/>
                <w:szCs w:val="26"/>
              </w:rPr>
              <w:t>de demande prête pour livraison</w:t>
            </w:r>
          </w:p>
        </w:tc>
      </w:tr>
      <w:tr w:rsidR="00CC611B" w:rsidRPr="00ED5FDB" w14:paraId="6C8199EF" w14:textId="77777777" w:rsidTr="00487179">
        <w:trPr>
          <w:trHeight w:val="1373"/>
        </w:trPr>
        <w:tc>
          <w:tcPr>
            <w:tcW w:w="3256" w:type="dxa"/>
            <w:vAlign w:val="center"/>
          </w:tcPr>
          <w:p w14:paraId="14CB9D24"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Directeur QHSE</w:t>
            </w:r>
          </w:p>
        </w:tc>
        <w:tc>
          <w:tcPr>
            <w:tcW w:w="5953" w:type="dxa"/>
          </w:tcPr>
          <w:p w14:paraId="1F1BAF59" w14:textId="7F43744E"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625831F6" w14:textId="6D3B82F4"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Vérifier et valider (ou rejeter) les demandes d’EPI</w:t>
            </w:r>
            <w:r w:rsidRPr="00ED5FDB">
              <w:rPr>
                <w:rFonts w:ascii="Times New Roman" w:hAnsi="Times New Roman" w:cs="Times New Roman"/>
                <w:sz w:val="26"/>
                <w:szCs w:val="26"/>
              </w:rPr>
              <w:br/>
              <w:t xml:space="preserve">- </w:t>
            </w:r>
            <w:r w:rsidR="00373BE7" w:rsidRPr="00ED5FDB">
              <w:rPr>
                <w:rFonts w:ascii="Times New Roman" w:hAnsi="Times New Roman" w:cs="Times New Roman"/>
                <w:sz w:val="26"/>
                <w:szCs w:val="26"/>
              </w:rPr>
              <w:t>Consulte</w:t>
            </w:r>
            <w:r w:rsidR="00FF1479">
              <w:rPr>
                <w:rFonts w:ascii="Times New Roman" w:hAnsi="Times New Roman" w:cs="Times New Roman"/>
                <w:sz w:val="26"/>
                <w:szCs w:val="26"/>
              </w:rPr>
              <w:t>r</w:t>
            </w:r>
            <w:r w:rsidR="00373BE7" w:rsidRPr="00ED5FDB">
              <w:rPr>
                <w:rFonts w:ascii="Times New Roman" w:hAnsi="Times New Roman" w:cs="Times New Roman"/>
                <w:sz w:val="26"/>
                <w:szCs w:val="26"/>
              </w:rPr>
              <w:t xml:space="preserve"> les rapports d’attribution et de gestion du stock</w:t>
            </w:r>
          </w:p>
        </w:tc>
      </w:tr>
      <w:tr w:rsidR="00CC611B" w:rsidRPr="00ED5FDB" w14:paraId="6D9689F9" w14:textId="77777777" w:rsidTr="00487179">
        <w:trPr>
          <w:trHeight w:val="983"/>
        </w:trPr>
        <w:tc>
          <w:tcPr>
            <w:tcW w:w="3256" w:type="dxa"/>
            <w:vAlign w:val="center"/>
          </w:tcPr>
          <w:p w14:paraId="42FB516C"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Gestionnaire d’EPI</w:t>
            </w:r>
          </w:p>
        </w:tc>
        <w:tc>
          <w:tcPr>
            <w:tcW w:w="5953" w:type="dxa"/>
          </w:tcPr>
          <w:p w14:paraId="6357927E" w14:textId="4A70C463"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0152370E" w14:textId="59D1DEA7" w:rsidR="008345A2"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Enregistrer les livraisons d’EPI</w:t>
            </w:r>
          </w:p>
          <w:p w14:paraId="3E6F6FC8" w14:textId="10D9318B" w:rsidR="00CC611B" w:rsidRPr="00ED5FDB" w:rsidRDefault="008345A2"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w:t>
            </w:r>
            <w:r w:rsidR="000926FA" w:rsidRPr="00ED5FDB">
              <w:rPr>
                <w:rFonts w:ascii="Times New Roman" w:hAnsi="Times New Roman" w:cs="Times New Roman"/>
                <w:sz w:val="26"/>
                <w:szCs w:val="26"/>
              </w:rPr>
              <w:t xml:space="preserve"> </w:t>
            </w:r>
            <w:r w:rsidRPr="00ED5FDB">
              <w:rPr>
                <w:rFonts w:ascii="Times New Roman" w:hAnsi="Times New Roman" w:cs="Times New Roman"/>
                <w:sz w:val="26"/>
                <w:szCs w:val="26"/>
              </w:rPr>
              <w:t>Enregistre les entrées/sorties</w:t>
            </w:r>
            <w:r w:rsidR="00CC611B" w:rsidRPr="00ED5FDB">
              <w:rPr>
                <w:rFonts w:ascii="Times New Roman" w:hAnsi="Times New Roman" w:cs="Times New Roman"/>
                <w:sz w:val="26"/>
                <w:szCs w:val="26"/>
              </w:rPr>
              <w:br/>
              <w:t>- Gérer le stock d’EPI (</w:t>
            </w:r>
          </w:p>
          <w:p w14:paraId="54201370" w14:textId="0B2EA866" w:rsidR="007463F8" w:rsidRPr="007463F8" w:rsidRDefault="00487179" w:rsidP="00301D51">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w:t>
            </w:r>
            <w:r w:rsidR="00CC611B" w:rsidRPr="00ED5FDB">
              <w:rPr>
                <w:rFonts w:ascii="Times New Roman" w:hAnsi="Times New Roman" w:cs="Times New Roman"/>
                <w:sz w:val="26"/>
                <w:szCs w:val="26"/>
              </w:rPr>
              <w:t>- Consulter les niveaux de stock</w:t>
            </w:r>
            <w:r w:rsidR="00CC611B" w:rsidRPr="00ED5FDB">
              <w:rPr>
                <w:rFonts w:ascii="Times New Roman" w:hAnsi="Times New Roman" w:cs="Times New Roman"/>
                <w:sz w:val="26"/>
                <w:szCs w:val="26"/>
              </w:rPr>
              <w:br/>
            </w:r>
            <w:r>
              <w:rPr>
                <w:rFonts w:ascii="Times New Roman" w:hAnsi="Times New Roman" w:cs="Times New Roman"/>
                <w:sz w:val="26"/>
                <w:szCs w:val="26"/>
              </w:rPr>
              <w:t xml:space="preserve">   </w:t>
            </w:r>
            <w:r w:rsidR="00CC611B" w:rsidRPr="00ED5FDB">
              <w:rPr>
                <w:rFonts w:ascii="Times New Roman" w:hAnsi="Times New Roman" w:cs="Times New Roman"/>
                <w:sz w:val="26"/>
                <w:szCs w:val="26"/>
              </w:rPr>
              <w:t>- Déclencher les commandes en cas de seuil critique</w:t>
            </w:r>
            <w:r w:rsidR="00CC611B" w:rsidRPr="00ED5FDB">
              <w:rPr>
                <w:rFonts w:ascii="Times New Roman" w:hAnsi="Times New Roman" w:cs="Times New Roman"/>
                <w:sz w:val="26"/>
                <w:szCs w:val="26"/>
              </w:rPr>
              <w:br/>
            </w:r>
            <w:r>
              <w:rPr>
                <w:rFonts w:ascii="Times New Roman" w:hAnsi="Times New Roman" w:cs="Times New Roman"/>
                <w:sz w:val="26"/>
                <w:szCs w:val="26"/>
              </w:rPr>
              <w:t xml:space="preserve">   </w:t>
            </w:r>
            <w:r w:rsidR="00CC611B" w:rsidRPr="00ED5FDB">
              <w:rPr>
                <w:rFonts w:ascii="Times New Roman" w:hAnsi="Times New Roman" w:cs="Times New Roman"/>
                <w:sz w:val="26"/>
                <w:szCs w:val="26"/>
              </w:rPr>
              <w:t>- Gérer les alertes de péremption ou de renouvellement)</w:t>
            </w:r>
          </w:p>
        </w:tc>
      </w:tr>
      <w:tr w:rsidR="00CC611B" w:rsidRPr="00ED5FDB" w14:paraId="579E4474" w14:textId="77777777" w:rsidTr="00487179">
        <w:trPr>
          <w:trHeight w:val="1128"/>
        </w:trPr>
        <w:tc>
          <w:tcPr>
            <w:tcW w:w="3256" w:type="dxa"/>
            <w:vAlign w:val="center"/>
          </w:tcPr>
          <w:p w14:paraId="433810F0" w14:textId="77777777" w:rsidR="00CC611B" w:rsidRPr="00ED5FDB" w:rsidRDefault="00CC611B"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lastRenderedPageBreak/>
              <w:t>Administrateur</w:t>
            </w:r>
          </w:p>
        </w:tc>
        <w:tc>
          <w:tcPr>
            <w:tcW w:w="5953" w:type="dxa"/>
          </w:tcPr>
          <w:p w14:paraId="7F6C67C3" w14:textId="3189E14C" w:rsidR="00D04ECA" w:rsidRDefault="00D04ECA"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Se connecter à la plateforme</w:t>
            </w:r>
          </w:p>
          <w:p w14:paraId="58EEAE36" w14:textId="632AE3A7" w:rsidR="00CC611B" w:rsidRPr="00ED5FDB" w:rsidRDefault="00CC611B" w:rsidP="000926FA">
            <w:pPr>
              <w:spacing w:line="360" w:lineRule="auto"/>
              <w:rPr>
                <w:rFonts w:ascii="Times New Roman" w:hAnsi="Times New Roman" w:cs="Times New Roman"/>
                <w:sz w:val="26"/>
                <w:szCs w:val="26"/>
              </w:rPr>
            </w:pPr>
            <w:r w:rsidRPr="00ED5FDB">
              <w:rPr>
                <w:rFonts w:ascii="Times New Roman" w:hAnsi="Times New Roman" w:cs="Times New Roman"/>
                <w:sz w:val="26"/>
                <w:szCs w:val="26"/>
              </w:rPr>
              <w:t>- Gérer les comptes utilisateurs</w:t>
            </w:r>
            <w:r w:rsidRPr="00ED5FDB">
              <w:rPr>
                <w:rFonts w:ascii="Times New Roman" w:hAnsi="Times New Roman" w:cs="Times New Roman"/>
                <w:sz w:val="26"/>
                <w:szCs w:val="26"/>
              </w:rPr>
              <w:br/>
              <w:t>- Définir les droits d’accès</w:t>
            </w:r>
            <w:r w:rsidRPr="00ED5FDB">
              <w:rPr>
                <w:rFonts w:ascii="Times New Roman" w:hAnsi="Times New Roman" w:cs="Times New Roman"/>
                <w:sz w:val="26"/>
                <w:szCs w:val="26"/>
              </w:rPr>
              <w:br/>
              <w:t>- Assurer la maintenance de la plateforme</w:t>
            </w:r>
          </w:p>
        </w:tc>
      </w:tr>
    </w:tbl>
    <w:p w14:paraId="503D3C58" w14:textId="77777777" w:rsidR="00CC611B" w:rsidRPr="00ED5FDB" w:rsidRDefault="00CC611B" w:rsidP="0029280E">
      <w:pPr>
        <w:spacing w:line="360" w:lineRule="auto"/>
        <w:jc w:val="both"/>
        <w:rPr>
          <w:rFonts w:ascii="Times New Roman" w:hAnsi="Times New Roman" w:cs="Times New Roman"/>
          <w:sz w:val="26"/>
          <w:szCs w:val="26"/>
        </w:rPr>
      </w:pPr>
    </w:p>
    <w:p w14:paraId="5D2502D9" w14:textId="1607EAC8" w:rsidR="00EC5B67" w:rsidRDefault="00CC611B" w:rsidP="00D04ECA">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Tableau 2 : Acteurs du système</w:t>
      </w:r>
    </w:p>
    <w:p w14:paraId="5CA5A6D7" w14:textId="77777777" w:rsidR="00A16746" w:rsidRPr="00602A5A" w:rsidRDefault="00A16746" w:rsidP="00D04ECA">
      <w:pPr>
        <w:spacing w:line="360" w:lineRule="auto"/>
        <w:jc w:val="center"/>
        <w:rPr>
          <w:rFonts w:ascii="Times New Roman" w:hAnsi="Times New Roman" w:cs="Times New Roman"/>
          <w:i/>
          <w:iCs/>
          <w:sz w:val="26"/>
          <w:szCs w:val="26"/>
        </w:rPr>
      </w:pPr>
    </w:p>
    <w:p w14:paraId="41D329C2" w14:textId="0B960ACD" w:rsidR="0025175B" w:rsidRDefault="0025175B" w:rsidP="0025175B">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2</w:t>
      </w:r>
      <w:r w:rsidRPr="00ED5FDB">
        <w:rPr>
          <w:rFonts w:ascii="Times New Roman" w:hAnsi="Times New Roman" w:cs="Times New Roman"/>
          <w:sz w:val="26"/>
          <w:szCs w:val="26"/>
        </w:rPr>
        <w:t xml:space="preserve"> présente le diagramme des cas d’utilisation d</w:t>
      </w:r>
      <w:r>
        <w:rPr>
          <w:rFonts w:ascii="Times New Roman" w:hAnsi="Times New Roman" w:cs="Times New Roman"/>
          <w:sz w:val="26"/>
          <w:szCs w:val="26"/>
        </w:rPr>
        <w:t>e notre</w:t>
      </w:r>
      <w:r w:rsidRPr="00ED5FDB">
        <w:rPr>
          <w:rFonts w:ascii="Times New Roman" w:hAnsi="Times New Roman" w:cs="Times New Roman"/>
          <w:sz w:val="26"/>
          <w:szCs w:val="26"/>
        </w:rPr>
        <w:t xml:space="preserve"> système :</w:t>
      </w:r>
    </w:p>
    <w:p w14:paraId="267E92DF" w14:textId="0A2C4A73" w:rsidR="004A247B" w:rsidRPr="00ED5FDB" w:rsidRDefault="00336638" w:rsidP="0025175B">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drawing>
          <wp:inline distT="0" distB="0" distL="0" distR="0" wp14:anchorId="6030C257" wp14:editId="5DA53AEF">
            <wp:extent cx="6188765" cy="5285105"/>
            <wp:effectExtent l="0" t="0" r="2540" b="0"/>
            <wp:docPr id="930239929"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39929" name="Image 930239929"/>
                    <pic:cNvPicPr/>
                  </pic:nvPicPr>
                  <pic:blipFill>
                    <a:blip r:embed="rId18">
                      <a:extLst>
                        <a:ext uri="{28A0092B-C50C-407E-A947-70E740481C1C}">
                          <a14:useLocalDpi xmlns:a14="http://schemas.microsoft.com/office/drawing/2010/main" val="0"/>
                        </a:ext>
                      </a:extLst>
                    </a:blip>
                    <a:stretch>
                      <a:fillRect/>
                    </a:stretch>
                  </pic:blipFill>
                  <pic:spPr>
                    <a:xfrm>
                      <a:off x="0" y="0"/>
                      <a:ext cx="6193600" cy="5289234"/>
                    </a:xfrm>
                    <a:prstGeom prst="rect">
                      <a:avLst/>
                    </a:prstGeom>
                  </pic:spPr>
                </pic:pic>
              </a:graphicData>
            </a:graphic>
          </wp:inline>
        </w:drawing>
      </w:r>
    </w:p>
    <w:p w14:paraId="2FCF574A" w14:textId="6CB0AE27" w:rsidR="00097302" w:rsidRDefault="00E07AAF" w:rsidP="00602A5A">
      <w:pPr>
        <w:spacing w:line="360" w:lineRule="auto"/>
        <w:jc w:val="center"/>
        <w:rPr>
          <w:rFonts w:ascii="Times New Roman" w:hAnsi="Times New Roman" w:cs="Times New Roman"/>
          <w:sz w:val="26"/>
          <w:szCs w:val="26"/>
        </w:rPr>
      </w:pP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2</w:t>
      </w:r>
      <w:r w:rsidRPr="00ED5FDB">
        <w:rPr>
          <w:rFonts w:ascii="Times New Roman" w:hAnsi="Times New Roman" w:cs="Times New Roman"/>
          <w:i/>
          <w:iCs/>
          <w:sz w:val="26"/>
          <w:szCs w:val="26"/>
        </w:rPr>
        <w:t xml:space="preserve"> : Diagramme de cas d’Utilisation</w:t>
      </w:r>
      <w:r w:rsidR="00097302">
        <w:rPr>
          <w:rFonts w:ascii="Times New Roman" w:hAnsi="Times New Roman" w:cs="Times New Roman"/>
          <w:i/>
          <w:iCs/>
          <w:sz w:val="26"/>
          <w:szCs w:val="26"/>
        </w:rPr>
        <w:t xml:space="preserve"> </w:t>
      </w:r>
    </w:p>
    <w:p w14:paraId="5A1CB710" w14:textId="01340867" w:rsidR="00D82E97" w:rsidRPr="005C6EAE" w:rsidRDefault="005C6EAE" w:rsidP="005C6EAE">
      <w:pPr>
        <w:pStyle w:val="Style10"/>
      </w:pPr>
      <w:r w:rsidRPr="005C6EAE">
        <w:t xml:space="preserve">Ce diagramme de cas d’utilisation représente les principales interactions entre les différents acteurs du système de gestion des Équipements de Protection Individuelle (EPI) au Port Autonome de Cotonou. Il met en lumière les fonctionnalités clés de l’application, réparties selon les rôles : employés, DQHSE, gestionnaire d’EPI et administrateur. Le processus débute par l’authentification de l’utilisateur, suivie de la soumission d’une demande d’EPI. Celle-ci est ensuite traitée par le DQHSE, qui décide de sa validation. En cas d’approbation, la demande est prise en charge pour la livraison par le gestionnaire. Le système inclut également des fonctionnalités de gestion du stock, de réapprovisionnement, ainsi que de création et d’administration des comptes utilisateurs. Les relations d’inclusion et d’extension permettent de structurer les cas </w:t>
      </w:r>
      <w:r w:rsidRPr="005C6EAE">
        <w:lastRenderedPageBreak/>
        <w:t>d’utilisation en soulignant les dépendances fonctionnelles, renforçant ainsi la cohérence et la sécurité du processus global.</w:t>
      </w:r>
    </w:p>
    <w:p w14:paraId="2E9ACAD6" w14:textId="0D5AE956" w:rsidR="00196123" w:rsidRPr="00602A5A" w:rsidRDefault="00D82E97" w:rsidP="00207E6A">
      <w:pPr>
        <w:pStyle w:val="Paragraphedeliste"/>
        <w:numPr>
          <w:ilvl w:val="0"/>
          <w:numId w:val="25"/>
        </w:numPr>
        <w:spacing w:line="360" w:lineRule="auto"/>
        <w:jc w:val="both"/>
        <w:rPr>
          <w:rFonts w:ascii="Times New Roman" w:hAnsi="Times New Roman" w:cs="Times New Roman"/>
          <w:b/>
          <w:bCs/>
          <w:sz w:val="26"/>
          <w:szCs w:val="26"/>
        </w:rPr>
      </w:pPr>
      <w:r w:rsidRPr="0043663F">
        <w:rPr>
          <w:rFonts w:ascii="Times New Roman" w:hAnsi="Times New Roman" w:cs="Times New Roman"/>
          <w:b/>
          <w:bCs/>
          <w:sz w:val="26"/>
          <w:szCs w:val="26"/>
        </w:rPr>
        <w:t xml:space="preserve"> </w:t>
      </w:r>
      <w:r w:rsidR="000F0030" w:rsidRPr="0043663F">
        <w:rPr>
          <w:rFonts w:ascii="Times New Roman" w:hAnsi="Times New Roman" w:cs="Times New Roman"/>
          <w:b/>
          <w:bCs/>
          <w:sz w:val="26"/>
          <w:szCs w:val="26"/>
        </w:rPr>
        <w:t>Identification des cas d’utilisation</w:t>
      </w:r>
    </w:p>
    <w:p w14:paraId="128DB71B" w14:textId="0437ABA8" w:rsidR="00F1603F" w:rsidRPr="00ED5FDB" w:rsidRDefault="00F1603F"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Un cas d'utilisation </w:t>
      </w:r>
      <w:r w:rsidR="00D432C4" w:rsidRPr="00ED5FDB">
        <w:rPr>
          <w:rFonts w:ascii="Times New Roman" w:hAnsi="Times New Roman" w:cs="Times New Roman"/>
          <w:sz w:val="26"/>
          <w:szCs w:val="26"/>
        </w:rPr>
        <w:t>correspond à</w:t>
      </w:r>
      <w:r w:rsidRPr="00ED5FDB">
        <w:rPr>
          <w:rFonts w:ascii="Times New Roman" w:hAnsi="Times New Roman" w:cs="Times New Roman"/>
          <w:sz w:val="26"/>
          <w:szCs w:val="26"/>
        </w:rPr>
        <w:t xml:space="preserve"> un </w:t>
      </w:r>
      <w:r w:rsidR="00D432C4" w:rsidRPr="00ED5FDB">
        <w:rPr>
          <w:rFonts w:ascii="Times New Roman" w:hAnsi="Times New Roman" w:cs="Times New Roman"/>
          <w:sz w:val="26"/>
          <w:szCs w:val="26"/>
        </w:rPr>
        <w:t>ensemble</w:t>
      </w:r>
      <w:r w:rsidRPr="00ED5FDB">
        <w:rPr>
          <w:rFonts w:ascii="Times New Roman" w:hAnsi="Times New Roman" w:cs="Times New Roman"/>
          <w:sz w:val="26"/>
          <w:szCs w:val="26"/>
        </w:rPr>
        <w:t xml:space="preserve"> d'actions réalisées par le système en réponse à une demande spécifique d'un acteur. Il représente les différentes interactions entre l'acteur et le système, aboutissant à un résultat observable. On l’identifie en recherchant les différentes interactions avec lesquelles un acteur utilise le système. </w:t>
      </w:r>
    </w:p>
    <w:p w14:paraId="491D04D9" w14:textId="504EA199" w:rsidR="00F1603F" w:rsidRPr="00ED5FDB" w:rsidRDefault="00F1603F"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Dans notre cas d’étude, nous distinguons de plusieurs cas d’utilisation comme évoqués dans les descriptions fonctionnelles.</w:t>
      </w:r>
      <w:r w:rsidR="000F7C76" w:rsidRPr="00ED5FDB">
        <w:rPr>
          <w:rFonts w:ascii="Times New Roman" w:hAnsi="Times New Roman" w:cs="Times New Roman"/>
          <w:sz w:val="26"/>
          <w:szCs w:val="26"/>
        </w:rPr>
        <w:t xml:space="preserve"> En voici quelques exemples significatifs</w:t>
      </w:r>
      <w:r w:rsidR="00A6197A" w:rsidRPr="00ED5FDB">
        <w:rPr>
          <w:rFonts w:ascii="Times New Roman" w:hAnsi="Times New Roman" w:cs="Times New Roman"/>
          <w:sz w:val="26"/>
          <w:szCs w:val="26"/>
        </w:rPr>
        <w:t xml:space="preserve"> :</w:t>
      </w:r>
    </w:p>
    <w:p w14:paraId="4C133675" w14:textId="77777777" w:rsidR="001253A9" w:rsidRPr="00ED5FDB" w:rsidRDefault="001253A9" w:rsidP="0029280E">
      <w:pPr>
        <w:spacing w:line="360" w:lineRule="auto"/>
        <w:jc w:val="both"/>
        <w:rPr>
          <w:rFonts w:ascii="Times New Roman" w:hAnsi="Times New Roman" w:cs="Times New Roman"/>
          <w:sz w:val="26"/>
          <w:szCs w:val="26"/>
        </w:rPr>
      </w:pPr>
    </w:p>
    <w:p w14:paraId="7FB1592B" w14:textId="6E05C0AB" w:rsidR="001253A9" w:rsidRPr="00ED5FDB" w:rsidRDefault="001253A9" w:rsidP="0029280E">
      <w:p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u w:val="single"/>
        </w:rPr>
        <w:t>Cas</w:t>
      </w:r>
      <w:r w:rsidR="00D815E4" w:rsidRPr="00ED5FDB">
        <w:rPr>
          <w:rFonts w:ascii="Times New Roman" w:hAnsi="Times New Roman" w:cs="Times New Roman"/>
          <w:b/>
          <w:bCs/>
          <w:sz w:val="26"/>
          <w:szCs w:val="26"/>
          <w:u w:val="single"/>
        </w:rPr>
        <w:t xml:space="preserve"> 1</w:t>
      </w:r>
      <w:r w:rsidRPr="00ED5FDB">
        <w:rPr>
          <w:rFonts w:ascii="Times New Roman" w:hAnsi="Times New Roman" w:cs="Times New Roman"/>
          <w:b/>
          <w:bCs/>
          <w:sz w:val="26"/>
          <w:szCs w:val="26"/>
        </w:rPr>
        <w:t xml:space="preserve"> : </w:t>
      </w:r>
      <w:r w:rsidR="00635D78" w:rsidRPr="00ED5FDB">
        <w:rPr>
          <w:rFonts w:ascii="Times New Roman" w:hAnsi="Times New Roman" w:cs="Times New Roman"/>
          <w:b/>
          <w:bCs/>
          <w:sz w:val="26"/>
          <w:szCs w:val="26"/>
        </w:rPr>
        <w:t>S</w:t>
      </w:r>
      <w:r w:rsidR="009D77E6">
        <w:rPr>
          <w:rFonts w:ascii="Times New Roman" w:hAnsi="Times New Roman" w:cs="Times New Roman"/>
          <w:b/>
          <w:bCs/>
          <w:sz w:val="26"/>
          <w:szCs w:val="26"/>
        </w:rPr>
        <w:t>’authentifier</w:t>
      </w:r>
    </w:p>
    <w:p w14:paraId="697B1B0E" w14:textId="56886F63"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Acteurs : </w:t>
      </w:r>
      <w:r w:rsidR="0026657F" w:rsidRPr="00ED5FDB">
        <w:rPr>
          <w:rFonts w:ascii="Times New Roman" w:hAnsi="Times New Roman" w:cs="Times New Roman"/>
          <w:sz w:val="26"/>
          <w:szCs w:val="26"/>
        </w:rPr>
        <w:t>Tous les utilisateurs</w:t>
      </w:r>
    </w:p>
    <w:p w14:paraId="32C9C573" w14:textId="74D81170"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Description :</w:t>
      </w:r>
      <w:r w:rsidR="00F20663" w:rsidRPr="00F20663">
        <w:t xml:space="preserve"> </w:t>
      </w:r>
      <w:r w:rsidR="00A974BF" w:rsidRPr="00A974BF">
        <w:rPr>
          <w:rFonts w:ascii="Times New Roman" w:hAnsi="Times New Roman" w:cs="Times New Roman"/>
          <w:sz w:val="26"/>
          <w:szCs w:val="26"/>
        </w:rPr>
        <w:t>Permet à l'utilisateur de se connecter à la plateforme en créant une session de navigation sécurisée</w:t>
      </w:r>
      <w:r w:rsidR="00102DBB">
        <w:rPr>
          <w:rFonts w:ascii="Times New Roman" w:hAnsi="Times New Roman" w:cs="Times New Roman"/>
          <w:sz w:val="26"/>
          <w:szCs w:val="26"/>
        </w:rPr>
        <w:t>.</w:t>
      </w:r>
      <w:r w:rsidRPr="00ED5FDB">
        <w:rPr>
          <w:rFonts w:ascii="Times New Roman" w:hAnsi="Times New Roman" w:cs="Times New Roman"/>
          <w:sz w:val="26"/>
          <w:szCs w:val="26"/>
        </w:rPr>
        <w:t xml:space="preserve"> </w:t>
      </w:r>
    </w:p>
    <w:p w14:paraId="3F08A19F" w14:textId="49B91A13" w:rsidR="001253A9" w:rsidRPr="00ED5FDB" w:rsidRDefault="001253A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Précondition : </w:t>
      </w:r>
      <w:r w:rsidR="00677B86" w:rsidRPr="00677B86">
        <w:rPr>
          <w:rFonts w:ascii="Times New Roman" w:hAnsi="Times New Roman" w:cs="Times New Roman"/>
          <w:sz w:val="26"/>
          <w:szCs w:val="26"/>
        </w:rPr>
        <w:t>L’utilisateur dispose d’un compte valide (identifiants corrects, compte actif)</w:t>
      </w:r>
    </w:p>
    <w:p w14:paraId="109CDDAE" w14:textId="77777777" w:rsidR="00584FD9" w:rsidRPr="00ED5FDB" w:rsidRDefault="00584FD9"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Scénario nominal : </w:t>
      </w:r>
    </w:p>
    <w:p w14:paraId="750B640F" w14:textId="1E6A029C" w:rsidR="00E56C91" w:rsidRDefault="00E56C91" w:rsidP="00207E6A">
      <w:pPr>
        <w:numPr>
          <w:ilvl w:val="0"/>
          <w:numId w:val="27"/>
        </w:numPr>
        <w:spacing w:line="240" w:lineRule="auto"/>
        <w:jc w:val="both"/>
        <w:rPr>
          <w:rFonts w:ascii="Times New Roman" w:hAnsi="Times New Roman" w:cs="Times New Roman"/>
          <w:sz w:val="26"/>
          <w:szCs w:val="26"/>
        </w:rPr>
      </w:pPr>
      <w:r w:rsidRPr="00E56C91">
        <w:rPr>
          <w:rFonts w:ascii="Times New Roman" w:hAnsi="Times New Roman" w:cs="Times New Roman"/>
          <w:sz w:val="26"/>
          <w:szCs w:val="26"/>
        </w:rPr>
        <w:t>L’utilisateur accède à la plateforme web</w:t>
      </w:r>
      <w:r w:rsidR="00AE08C4">
        <w:rPr>
          <w:rFonts w:ascii="Times New Roman" w:hAnsi="Times New Roman" w:cs="Times New Roman"/>
          <w:sz w:val="26"/>
          <w:szCs w:val="26"/>
        </w:rPr>
        <w:t xml:space="preserve"> </w:t>
      </w:r>
      <w:r w:rsidRPr="00E56C91">
        <w:rPr>
          <w:rFonts w:ascii="Times New Roman" w:hAnsi="Times New Roman" w:cs="Times New Roman"/>
          <w:sz w:val="26"/>
          <w:szCs w:val="26"/>
        </w:rPr>
        <w:t>;</w:t>
      </w:r>
    </w:p>
    <w:p w14:paraId="3337DDF5" w14:textId="3D6D1FCE" w:rsidR="00AE08C4" w:rsidRDefault="00AE08C4" w:rsidP="00207E6A">
      <w:pPr>
        <w:numPr>
          <w:ilvl w:val="0"/>
          <w:numId w:val="27"/>
        </w:numPr>
        <w:spacing w:line="240" w:lineRule="auto"/>
        <w:jc w:val="both"/>
        <w:rPr>
          <w:rFonts w:ascii="Times New Roman" w:hAnsi="Times New Roman" w:cs="Times New Roman"/>
          <w:sz w:val="26"/>
          <w:szCs w:val="26"/>
        </w:rPr>
      </w:pPr>
      <w:r w:rsidRPr="00AE08C4">
        <w:rPr>
          <w:rFonts w:ascii="Times New Roman" w:hAnsi="Times New Roman" w:cs="Times New Roman"/>
          <w:sz w:val="26"/>
          <w:szCs w:val="26"/>
        </w:rPr>
        <w:t>Le système affiche le formulaire de connexion ;</w:t>
      </w:r>
    </w:p>
    <w:p w14:paraId="454EF11D" w14:textId="2C662C68" w:rsidR="00110939" w:rsidRDefault="00110939" w:rsidP="00207E6A">
      <w:pPr>
        <w:numPr>
          <w:ilvl w:val="0"/>
          <w:numId w:val="27"/>
        </w:numPr>
        <w:spacing w:line="240" w:lineRule="auto"/>
        <w:jc w:val="both"/>
        <w:rPr>
          <w:rFonts w:ascii="Times New Roman" w:hAnsi="Times New Roman" w:cs="Times New Roman"/>
          <w:sz w:val="26"/>
          <w:szCs w:val="26"/>
        </w:rPr>
      </w:pPr>
      <w:r w:rsidRPr="00110939">
        <w:rPr>
          <w:rFonts w:ascii="Times New Roman" w:hAnsi="Times New Roman" w:cs="Times New Roman"/>
          <w:sz w:val="26"/>
          <w:szCs w:val="26"/>
        </w:rPr>
        <w:t xml:space="preserve">L’utilisateur saisit son </w:t>
      </w:r>
      <w:r w:rsidR="003578CA">
        <w:rPr>
          <w:rFonts w:ascii="Times New Roman" w:hAnsi="Times New Roman" w:cs="Times New Roman"/>
          <w:sz w:val="26"/>
          <w:szCs w:val="26"/>
        </w:rPr>
        <w:t>NOM</w:t>
      </w:r>
      <w:r w:rsidR="005241F2">
        <w:rPr>
          <w:rFonts w:ascii="Times New Roman" w:hAnsi="Times New Roman" w:cs="Times New Roman"/>
          <w:sz w:val="26"/>
          <w:szCs w:val="26"/>
        </w:rPr>
        <w:t xml:space="preserve"> d’UTILISATEUR</w:t>
      </w:r>
      <w:r w:rsidRPr="00110939">
        <w:rPr>
          <w:rFonts w:ascii="Times New Roman" w:hAnsi="Times New Roman" w:cs="Times New Roman"/>
          <w:sz w:val="26"/>
          <w:szCs w:val="26"/>
        </w:rPr>
        <w:t xml:space="preserve"> et son MOT DE PASSE</w:t>
      </w:r>
      <w:r>
        <w:rPr>
          <w:rFonts w:ascii="Times New Roman" w:hAnsi="Times New Roman" w:cs="Times New Roman"/>
          <w:sz w:val="26"/>
          <w:szCs w:val="26"/>
        </w:rPr>
        <w:t xml:space="preserve"> </w:t>
      </w:r>
      <w:r w:rsidRPr="00110939">
        <w:rPr>
          <w:rFonts w:ascii="Times New Roman" w:hAnsi="Times New Roman" w:cs="Times New Roman"/>
          <w:sz w:val="26"/>
          <w:szCs w:val="26"/>
        </w:rPr>
        <w:t>;</w:t>
      </w:r>
    </w:p>
    <w:p w14:paraId="0BF7F870" w14:textId="1CF1F13E" w:rsidR="00F4195E" w:rsidRPr="00ED5FDB" w:rsidRDefault="00F4195E" w:rsidP="00207E6A">
      <w:pPr>
        <w:numPr>
          <w:ilvl w:val="0"/>
          <w:numId w:val="27"/>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Le système vérifie l'authenticité de</w:t>
      </w:r>
      <w:r w:rsidR="00B11702">
        <w:rPr>
          <w:rFonts w:ascii="Times New Roman" w:hAnsi="Times New Roman" w:cs="Times New Roman"/>
          <w:sz w:val="26"/>
          <w:szCs w:val="26"/>
        </w:rPr>
        <w:t xml:space="preserve">s identifiants </w:t>
      </w:r>
      <w:r w:rsidR="000A539D" w:rsidRPr="00ED5FDB">
        <w:rPr>
          <w:rFonts w:ascii="Times New Roman" w:hAnsi="Times New Roman" w:cs="Times New Roman"/>
          <w:sz w:val="26"/>
          <w:szCs w:val="26"/>
        </w:rPr>
        <w:t>;</w:t>
      </w:r>
    </w:p>
    <w:p w14:paraId="17544ACC" w14:textId="3C669341" w:rsidR="00490BFA" w:rsidRPr="00757F45" w:rsidRDefault="006D78E1" w:rsidP="00207E6A">
      <w:pPr>
        <w:numPr>
          <w:ilvl w:val="0"/>
          <w:numId w:val="27"/>
        </w:numPr>
        <w:spacing w:line="240" w:lineRule="auto"/>
        <w:jc w:val="both"/>
        <w:rPr>
          <w:rFonts w:ascii="Times New Roman" w:hAnsi="Times New Roman" w:cs="Times New Roman"/>
          <w:sz w:val="26"/>
          <w:szCs w:val="26"/>
        </w:rPr>
      </w:pPr>
      <w:r w:rsidRPr="006D78E1">
        <w:rPr>
          <w:rFonts w:ascii="Times New Roman" w:hAnsi="Times New Roman" w:cs="Times New Roman"/>
          <w:sz w:val="26"/>
          <w:szCs w:val="26"/>
        </w:rPr>
        <w:t>Si l’utilisateur est reconnu, le système le redirige vers son tableau de bord</w:t>
      </w:r>
      <w:r>
        <w:rPr>
          <w:rFonts w:ascii="Times New Roman" w:hAnsi="Times New Roman" w:cs="Times New Roman"/>
          <w:sz w:val="26"/>
          <w:szCs w:val="26"/>
        </w:rPr>
        <w:t xml:space="preserve"> </w:t>
      </w:r>
      <w:r w:rsidR="000A539D" w:rsidRPr="00ED5FDB">
        <w:rPr>
          <w:rFonts w:ascii="Times New Roman" w:hAnsi="Times New Roman" w:cs="Times New Roman"/>
          <w:sz w:val="26"/>
          <w:szCs w:val="26"/>
        </w:rPr>
        <w:t>;</w:t>
      </w:r>
    </w:p>
    <w:p w14:paraId="5C075172" w14:textId="6B2CC22C" w:rsidR="00F97B8E" w:rsidRPr="00ED5FDB" w:rsidRDefault="00F97B8E"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Scénario alternatif : </w:t>
      </w:r>
    </w:p>
    <w:p w14:paraId="4E3F0521" w14:textId="62B4A897" w:rsidR="00BD129C" w:rsidRDefault="006F552D" w:rsidP="00207E6A">
      <w:pPr>
        <w:pStyle w:val="Paragraphedeliste"/>
        <w:numPr>
          <w:ilvl w:val="0"/>
          <w:numId w:val="41"/>
        </w:numPr>
        <w:spacing w:line="360" w:lineRule="auto"/>
        <w:jc w:val="both"/>
        <w:rPr>
          <w:rFonts w:ascii="Times New Roman" w:hAnsi="Times New Roman" w:cs="Times New Roman"/>
          <w:sz w:val="26"/>
          <w:szCs w:val="26"/>
        </w:rPr>
      </w:pPr>
      <w:r w:rsidRPr="006F552D">
        <w:rPr>
          <w:rFonts w:ascii="Times New Roman" w:hAnsi="Times New Roman" w:cs="Times New Roman"/>
          <w:sz w:val="26"/>
          <w:szCs w:val="26"/>
        </w:rPr>
        <w:t>L’utilisateur informe l’administrateur de la situation</w:t>
      </w:r>
      <w:r w:rsidR="00BD129C">
        <w:rPr>
          <w:rFonts w:ascii="Times New Roman" w:hAnsi="Times New Roman" w:cs="Times New Roman"/>
          <w:sz w:val="26"/>
          <w:szCs w:val="26"/>
        </w:rPr>
        <w:t xml:space="preserve"> ;</w:t>
      </w:r>
    </w:p>
    <w:p w14:paraId="515BDB82" w14:textId="77777777" w:rsidR="00490BFA" w:rsidRPr="00ED5FDB" w:rsidRDefault="00490BFA" w:rsidP="00490BFA">
      <w:pPr>
        <w:pStyle w:val="Paragraphedeliste"/>
        <w:spacing w:line="360" w:lineRule="auto"/>
        <w:ind w:left="1440"/>
        <w:jc w:val="both"/>
        <w:rPr>
          <w:rFonts w:ascii="Times New Roman" w:hAnsi="Times New Roman" w:cs="Times New Roman"/>
          <w:sz w:val="26"/>
          <w:szCs w:val="26"/>
        </w:rPr>
      </w:pPr>
    </w:p>
    <w:p w14:paraId="0D966877" w14:textId="15D8C091" w:rsidR="00CC0793" w:rsidRPr="00ED5FDB" w:rsidRDefault="00CC0793"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lastRenderedPageBreak/>
        <w:t xml:space="preserve">Scénario d’Exception </w:t>
      </w:r>
      <w:r w:rsidR="009C07AB">
        <w:rPr>
          <w:rFonts w:ascii="Times New Roman" w:hAnsi="Times New Roman" w:cs="Times New Roman"/>
          <w:b/>
          <w:bCs/>
          <w:sz w:val="26"/>
          <w:szCs w:val="26"/>
        </w:rPr>
        <w:t>1</w:t>
      </w:r>
      <w:r w:rsidR="000141FC">
        <w:rPr>
          <w:rFonts w:ascii="Times New Roman" w:hAnsi="Times New Roman" w:cs="Times New Roman"/>
          <w:b/>
          <w:bCs/>
          <w:sz w:val="26"/>
          <w:szCs w:val="26"/>
        </w:rPr>
        <w:t xml:space="preserve"> </w:t>
      </w:r>
      <w:r w:rsidRPr="00ED5FDB">
        <w:rPr>
          <w:rFonts w:ascii="Times New Roman" w:hAnsi="Times New Roman" w:cs="Times New Roman"/>
          <w:b/>
          <w:bCs/>
          <w:sz w:val="26"/>
          <w:szCs w:val="26"/>
        </w:rPr>
        <w:t xml:space="preserve">: </w:t>
      </w:r>
      <w:r w:rsidR="009C07AB">
        <w:rPr>
          <w:rFonts w:ascii="Times New Roman" w:hAnsi="Times New Roman" w:cs="Times New Roman"/>
          <w:b/>
          <w:bCs/>
          <w:sz w:val="26"/>
          <w:szCs w:val="26"/>
        </w:rPr>
        <w:t>Identifiants incorrectes</w:t>
      </w:r>
    </w:p>
    <w:p w14:paraId="0356197F" w14:textId="77777777" w:rsidR="00587EB9" w:rsidRDefault="00587EB9" w:rsidP="00207E6A">
      <w:pPr>
        <w:pStyle w:val="Paragraphedeliste"/>
        <w:numPr>
          <w:ilvl w:val="0"/>
          <w:numId w:val="28"/>
        </w:numPr>
        <w:spacing w:line="360" w:lineRule="auto"/>
        <w:jc w:val="both"/>
        <w:rPr>
          <w:rFonts w:ascii="Times New Roman" w:hAnsi="Times New Roman" w:cs="Times New Roman"/>
          <w:sz w:val="26"/>
          <w:szCs w:val="26"/>
        </w:rPr>
      </w:pPr>
      <w:r w:rsidRPr="00587EB9">
        <w:rPr>
          <w:rFonts w:ascii="Times New Roman" w:hAnsi="Times New Roman" w:cs="Times New Roman"/>
          <w:sz w:val="26"/>
          <w:szCs w:val="26"/>
        </w:rPr>
        <w:t>Le système affiche un message d’erreur invitant l’utilisateur à corriger et réessayer ;</w:t>
      </w:r>
    </w:p>
    <w:p w14:paraId="5726C863" w14:textId="77777777" w:rsidR="00F17321" w:rsidRDefault="00513771" w:rsidP="00207E6A">
      <w:pPr>
        <w:pStyle w:val="Paragraphedeliste"/>
        <w:numPr>
          <w:ilvl w:val="0"/>
          <w:numId w:val="28"/>
        </w:numPr>
        <w:spacing w:line="360" w:lineRule="auto"/>
        <w:jc w:val="both"/>
        <w:rPr>
          <w:rFonts w:ascii="Times New Roman" w:hAnsi="Times New Roman" w:cs="Times New Roman"/>
          <w:sz w:val="26"/>
          <w:szCs w:val="26"/>
        </w:rPr>
      </w:pPr>
      <w:r w:rsidRPr="00513771">
        <w:rPr>
          <w:rFonts w:ascii="Times New Roman" w:hAnsi="Times New Roman" w:cs="Times New Roman"/>
          <w:sz w:val="26"/>
          <w:szCs w:val="26"/>
        </w:rPr>
        <w:t>Après 3 tentatives échouées, le système bloque temporairement le compte pour 1 heure ;</w:t>
      </w:r>
    </w:p>
    <w:p w14:paraId="58F018C1" w14:textId="513DD49B" w:rsidR="00F17321" w:rsidRDefault="00500E3E" w:rsidP="00207E6A">
      <w:pPr>
        <w:pStyle w:val="Paragraphedeliste"/>
        <w:numPr>
          <w:ilvl w:val="0"/>
          <w:numId w:val="28"/>
        </w:numPr>
        <w:spacing w:line="360" w:lineRule="auto"/>
        <w:jc w:val="both"/>
        <w:rPr>
          <w:rFonts w:ascii="Times New Roman" w:hAnsi="Times New Roman" w:cs="Times New Roman"/>
          <w:sz w:val="26"/>
          <w:szCs w:val="26"/>
        </w:rPr>
      </w:pPr>
      <w:r w:rsidRPr="00F17321">
        <w:rPr>
          <w:rFonts w:ascii="Times New Roman" w:hAnsi="Times New Roman" w:cs="Times New Roman"/>
          <w:sz w:val="26"/>
          <w:szCs w:val="26"/>
        </w:rPr>
        <w:t>Après 3 blocages temporaires successifs, le système désactive définitivement le compte</w:t>
      </w:r>
      <w:r w:rsidR="004F4A10" w:rsidRPr="00F17321">
        <w:rPr>
          <w:rFonts w:ascii="Times New Roman" w:hAnsi="Times New Roman" w:cs="Times New Roman"/>
          <w:sz w:val="26"/>
          <w:szCs w:val="26"/>
        </w:rPr>
        <w:t xml:space="preserve">, </w:t>
      </w:r>
      <w:r w:rsidR="00F17321">
        <w:rPr>
          <w:rFonts w:ascii="Times New Roman" w:hAnsi="Times New Roman" w:cs="Times New Roman"/>
          <w:sz w:val="26"/>
          <w:szCs w:val="26"/>
        </w:rPr>
        <w:t xml:space="preserve">et affiche un message </w:t>
      </w:r>
      <w:r w:rsidR="007850B7">
        <w:rPr>
          <w:rFonts w:ascii="Times New Roman" w:hAnsi="Times New Roman" w:cs="Times New Roman"/>
          <w:sz w:val="26"/>
          <w:szCs w:val="26"/>
        </w:rPr>
        <w:t>indiquant à l’utilisateur de contacter l’administrateur ;</w:t>
      </w:r>
    </w:p>
    <w:p w14:paraId="4C1211C7" w14:textId="7034ADC7" w:rsidR="001E66C3" w:rsidRPr="001E66C3" w:rsidRDefault="001E66C3" w:rsidP="00207E6A">
      <w:pPr>
        <w:pStyle w:val="Paragraphedeliste"/>
        <w:numPr>
          <w:ilvl w:val="0"/>
          <w:numId w:val="49"/>
        </w:numPr>
        <w:spacing w:line="360" w:lineRule="auto"/>
        <w:jc w:val="both"/>
        <w:rPr>
          <w:rFonts w:ascii="Times New Roman" w:hAnsi="Times New Roman" w:cs="Times New Roman"/>
          <w:sz w:val="26"/>
          <w:szCs w:val="26"/>
        </w:rPr>
      </w:pPr>
      <w:r w:rsidRPr="001E66C3">
        <w:rPr>
          <w:rFonts w:ascii="Times New Roman" w:hAnsi="Times New Roman" w:cs="Times New Roman"/>
          <w:b/>
          <w:bCs/>
          <w:sz w:val="26"/>
          <w:szCs w:val="26"/>
        </w:rPr>
        <w:t xml:space="preserve">Scénario d’Exception </w:t>
      </w:r>
      <w:r>
        <w:rPr>
          <w:rFonts w:ascii="Times New Roman" w:hAnsi="Times New Roman" w:cs="Times New Roman"/>
          <w:b/>
          <w:bCs/>
          <w:sz w:val="26"/>
          <w:szCs w:val="26"/>
        </w:rPr>
        <w:t>2</w:t>
      </w:r>
      <w:r w:rsidRPr="001E66C3">
        <w:rPr>
          <w:rFonts w:ascii="Times New Roman" w:hAnsi="Times New Roman" w:cs="Times New Roman"/>
          <w:b/>
          <w:bCs/>
          <w:sz w:val="26"/>
          <w:szCs w:val="26"/>
        </w:rPr>
        <w:t xml:space="preserve"> : service temporairement indisponible</w:t>
      </w:r>
    </w:p>
    <w:p w14:paraId="53AE30F9" w14:textId="5D079CD6" w:rsidR="0083096E" w:rsidRPr="001E66C3" w:rsidRDefault="00F35CA8" w:rsidP="00207E6A">
      <w:pPr>
        <w:pStyle w:val="Paragraphedeliste"/>
        <w:numPr>
          <w:ilvl w:val="0"/>
          <w:numId w:val="50"/>
        </w:numPr>
        <w:spacing w:line="360" w:lineRule="auto"/>
        <w:jc w:val="both"/>
        <w:rPr>
          <w:rFonts w:ascii="Times New Roman" w:hAnsi="Times New Roman" w:cs="Times New Roman"/>
          <w:sz w:val="26"/>
          <w:szCs w:val="26"/>
        </w:rPr>
      </w:pPr>
      <w:r w:rsidRPr="001E66C3">
        <w:rPr>
          <w:rFonts w:ascii="Times New Roman" w:hAnsi="Times New Roman" w:cs="Times New Roman"/>
          <w:sz w:val="26"/>
          <w:szCs w:val="26"/>
        </w:rPr>
        <w:t>L’utilisateur reçoit un message d’erreur indiquant que le service indiquant que le service est temporairement indisponible.</w:t>
      </w:r>
    </w:p>
    <w:p w14:paraId="2BE3AE76" w14:textId="73DB9E59" w:rsidR="00E802E8" w:rsidRDefault="00CC0793" w:rsidP="00207E6A">
      <w:pPr>
        <w:pStyle w:val="Paragraphedeliste"/>
        <w:numPr>
          <w:ilvl w:val="0"/>
          <w:numId w:val="26"/>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 xml:space="preserve">Postcondition : </w:t>
      </w:r>
      <w:r w:rsidRPr="00ED5FDB">
        <w:rPr>
          <w:rFonts w:ascii="Times New Roman" w:hAnsi="Times New Roman" w:cs="Times New Roman"/>
          <w:sz w:val="26"/>
          <w:szCs w:val="26"/>
        </w:rPr>
        <w:t>l'utilisateur est authentifié et a accès</w:t>
      </w:r>
      <w:r w:rsidR="002558EE" w:rsidRPr="00ED5FDB">
        <w:rPr>
          <w:rFonts w:ascii="Times New Roman" w:hAnsi="Times New Roman" w:cs="Times New Roman"/>
          <w:sz w:val="26"/>
          <w:szCs w:val="26"/>
        </w:rPr>
        <w:t xml:space="preserve"> à son </w:t>
      </w:r>
      <w:r w:rsidR="00635D78" w:rsidRPr="00ED5FDB">
        <w:rPr>
          <w:rFonts w:ascii="Times New Roman" w:hAnsi="Times New Roman" w:cs="Times New Roman"/>
          <w:sz w:val="26"/>
          <w:szCs w:val="26"/>
        </w:rPr>
        <w:t>D</w:t>
      </w:r>
      <w:r w:rsidR="002558EE" w:rsidRPr="00ED5FDB">
        <w:rPr>
          <w:rFonts w:ascii="Times New Roman" w:hAnsi="Times New Roman" w:cs="Times New Roman"/>
          <w:sz w:val="26"/>
          <w:szCs w:val="26"/>
        </w:rPr>
        <w:t>ashboard.</w:t>
      </w:r>
    </w:p>
    <w:p w14:paraId="4B2209B7" w14:textId="77777777" w:rsidR="0083096E" w:rsidRDefault="0083096E" w:rsidP="0083096E">
      <w:pPr>
        <w:pStyle w:val="Paragraphedeliste"/>
        <w:spacing w:line="360" w:lineRule="auto"/>
        <w:jc w:val="both"/>
        <w:rPr>
          <w:rFonts w:ascii="Times New Roman" w:hAnsi="Times New Roman" w:cs="Times New Roman"/>
          <w:sz w:val="26"/>
          <w:szCs w:val="26"/>
        </w:rPr>
      </w:pPr>
    </w:p>
    <w:p w14:paraId="069B4028" w14:textId="77777777" w:rsidR="00E54800" w:rsidRPr="000D436F" w:rsidRDefault="00E54800" w:rsidP="00E54800">
      <w:pPr>
        <w:pStyle w:val="Paragraphedeliste"/>
        <w:spacing w:line="360" w:lineRule="auto"/>
        <w:jc w:val="both"/>
        <w:rPr>
          <w:rFonts w:ascii="Times New Roman" w:hAnsi="Times New Roman" w:cs="Times New Roman"/>
          <w:sz w:val="26"/>
          <w:szCs w:val="26"/>
        </w:rPr>
      </w:pPr>
    </w:p>
    <w:p w14:paraId="65B7A5D0" w14:textId="263E91F3" w:rsidR="00635D78" w:rsidRPr="00ED5FDB" w:rsidRDefault="00635D78"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u w:val="single"/>
        </w:rPr>
        <w:t>Cas 2</w:t>
      </w:r>
      <w:r w:rsidRPr="00ED5FDB">
        <w:rPr>
          <w:rFonts w:ascii="Times New Roman" w:hAnsi="Times New Roman" w:cs="Times New Roman"/>
          <w:b/>
          <w:bCs/>
          <w:sz w:val="26"/>
          <w:szCs w:val="26"/>
        </w:rPr>
        <w:t xml:space="preserve"> : </w:t>
      </w:r>
      <w:r w:rsidR="00E54800">
        <w:rPr>
          <w:rFonts w:ascii="Times New Roman" w:hAnsi="Times New Roman" w:cs="Times New Roman"/>
          <w:b/>
          <w:bCs/>
          <w:sz w:val="26"/>
          <w:szCs w:val="26"/>
        </w:rPr>
        <w:t>Traiter</w:t>
      </w:r>
      <w:r w:rsidRPr="00ED5FDB">
        <w:rPr>
          <w:rFonts w:ascii="Times New Roman" w:hAnsi="Times New Roman" w:cs="Times New Roman"/>
          <w:b/>
          <w:bCs/>
          <w:sz w:val="26"/>
          <w:szCs w:val="26"/>
        </w:rPr>
        <w:t xml:space="preserve"> une demande d’EPI</w:t>
      </w:r>
    </w:p>
    <w:p w14:paraId="214A30B7" w14:textId="4E2F43BA" w:rsidR="001411F6" w:rsidRPr="00ED5FDB" w:rsidRDefault="00635D78" w:rsidP="00207E6A">
      <w:pPr>
        <w:numPr>
          <w:ilvl w:val="0"/>
          <w:numId w:val="48"/>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Acteur</w:t>
      </w:r>
      <w:r w:rsidRPr="00ED5FDB">
        <w:rPr>
          <w:rFonts w:ascii="Times New Roman" w:hAnsi="Times New Roman" w:cs="Times New Roman"/>
          <w:sz w:val="26"/>
          <w:szCs w:val="26"/>
        </w:rPr>
        <w:t xml:space="preserve"> : </w:t>
      </w:r>
      <w:r w:rsidR="00E85C53">
        <w:rPr>
          <w:rFonts w:ascii="Times New Roman" w:hAnsi="Times New Roman" w:cs="Times New Roman"/>
          <w:sz w:val="26"/>
          <w:szCs w:val="26"/>
        </w:rPr>
        <w:t xml:space="preserve">Tous les </w:t>
      </w:r>
      <w:r w:rsidR="00FF7021">
        <w:rPr>
          <w:rFonts w:ascii="Times New Roman" w:hAnsi="Times New Roman" w:cs="Times New Roman"/>
          <w:sz w:val="26"/>
          <w:szCs w:val="26"/>
        </w:rPr>
        <w:t>u</w:t>
      </w:r>
      <w:r w:rsidR="00E85C53">
        <w:rPr>
          <w:rFonts w:ascii="Times New Roman" w:hAnsi="Times New Roman" w:cs="Times New Roman"/>
          <w:sz w:val="26"/>
          <w:szCs w:val="26"/>
        </w:rPr>
        <w:t>tilisateurs du système</w:t>
      </w:r>
      <w:r w:rsidRPr="00ED5FDB">
        <w:rPr>
          <w:rFonts w:ascii="Times New Roman" w:hAnsi="Times New Roman" w:cs="Times New Roman"/>
          <w:sz w:val="26"/>
          <w:szCs w:val="26"/>
        </w:rPr>
        <w:t xml:space="preserve"> </w:t>
      </w:r>
    </w:p>
    <w:p w14:paraId="2EF82195" w14:textId="100F0196" w:rsidR="00520DCC" w:rsidRDefault="00635D78" w:rsidP="00207E6A">
      <w:pPr>
        <w:numPr>
          <w:ilvl w:val="0"/>
          <w:numId w:val="22"/>
        </w:numPr>
        <w:spacing w:line="360" w:lineRule="auto"/>
        <w:jc w:val="both"/>
        <w:rPr>
          <w:rFonts w:ascii="Times New Roman" w:hAnsi="Times New Roman" w:cs="Times New Roman"/>
          <w:sz w:val="26"/>
          <w:szCs w:val="26"/>
        </w:rPr>
      </w:pPr>
      <w:r w:rsidRPr="00520DCC">
        <w:rPr>
          <w:rFonts w:ascii="Times New Roman" w:hAnsi="Times New Roman" w:cs="Times New Roman"/>
          <w:b/>
          <w:bCs/>
          <w:sz w:val="26"/>
          <w:szCs w:val="26"/>
        </w:rPr>
        <w:t>Description</w:t>
      </w:r>
      <w:r w:rsidRPr="00520DCC">
        <w:rPr>
          <w:rFonts w:ascii="Times New Roman" w:hAnsi="Times New Roman" w:cs="Times New Roman"/>
          <w:sz w:val="26"/>
          <w:szCs w:val="26"/>
        </w:rPr>
        <w:t xml:space="preserve"> :</w:t>
      </w:r>
      <w:r w:rsidR="00C37D65">
        <w:rPr>
          <w:rFonts w:ascii="Times New Roman" w:hAnsi="Times New Roman" w:cs="Times New Roman"/>
          <w:sz w:val="26"/>
          <w:szCs w:val="26"/>
        </w:rPr>
        <w:t xml:space="preserve"> </w:t>
      </w:r>
      <w:r w:rsidR="00520DCC" w:rsidRPr="00520DCC">
        <w:rPr>
          <w:rFonts w:ascii="Times New Roman" w:hAnsi="Times New Roman" w:cs="Times New Roman"/>
          <w:sz w:val="26"/>
          <w:szCs w:val="26"/>
        </w:rPr>
        <w:t>Effectuer une demande d’attribution d’un ou plusieurs EPI, la soumission, le suivi du statut (validation ou refus), et la notification des acteurs concernés.</w:t>
      </w:r>
    </w:p>
    <w:p w14:paraId="2EB3A71B" w14:textId="35FFBCBB" w:rsidR="00B4093F" w:rsidRPr="00520DCC" w:rsidRDefault="00833FCC" w:rsidP="00207E6A">
      <w:pPr>
        <w:numPr>
          <w:ilvl w:val="0"/>
          <w:numId w:val="22"/>
        </w:numPr>
        <w:spacing w:line="360" w:lineRule="auto"/>
        <w:jc w:val="both"/>
        <w:rPr>
          <w:rFonts w:ascii="Times New Roman" w:hAnsi="Times New Roman" w:cs="Times New Roman"/>
          <w:sz w:val="26"/>
          <w:szCs w:val="26"/>
        </w:rPr>
      </w:pPr>
      <w:r w:rsidRPr="00520DCC">
        <w:rPr>
          <w:rFonts w:ascii="Times New Roman" w:hAnsi="Times New Roman" w:cs="Times New Roman"/>
          <w:b/>
          <w:bCs/>
          <w:sz w:val="26"/>
          <w:szCs w:val="26"/>
        </w:rPr>
        <w:t>Précondition</w:t>
      </w:r>
      <w:r w:rsidRPr="00520DCC">
        <w:rPr>
          <w:rFonts w:ascii="Times New Roman" w:hAnsi="Times New Roman" w:cs="Times New Roman"/>
          <w:sz w:val="26"/>
          <w:szCs w:val="26"/>
        </w:rPr>
        <w:t xml:space="preserve"> :</w:t>
      </w:r>
      <w:r w:rsidR="00106C8F" w:rsidRPr="00520DCC">
        <w:rPr>
          <w:rFonts w:ascii="Times New Roman" w:hAnsi="Times New Roman" w:cs="Times New Roman"/>
          <w:sz w:val="26"/>
          <w:szCs w:val="26"/>
        </w:rPr>
        <w:t xml:space="preserve"> L’utilisateur est connecté</w:t>
      </w:r>
      <w:r w:rsidR="00881811" w:rsidRPr="00520DCC">
        <w:rPr>
          <w:rFonts w:ascii="Times New Roman" w:hAnsi="Times New Roman" w:cs="Times New Roman"/>
          <w:sz w:val="26"/>
          <w:szCs w:val="26"/>
        </w:rPr>
        <w:t xml:space="preserve"> au système</w:t>
      </w:r>
    </w:p>
    <w:p w14:paraId="556A73E6" w14:textId="3462BAA5" w:rsidR="00635D78" w:rsidRPr="00ED5FDB" w:rsidRDefault="00635D78" w:rsidP="00207E6A">
      <w:pPr>
        <w:numPr>
          <w:ilvl w:val="0"/>
          <w:numId w:val="22"/>
        </w:numPr>
        <w:spacing w:line="360" w:lineRule="auto"/>
        <w:jc w:val="both"/>
        <w:rPr>
          <w:rFonts w:ascii="Times New Roman" w:hAnsi="Times New Roman" w:cs="Times New Roman"/>
          <w:sz w:val="26"/>
          <w:szCs w:val="26"/>
        </w:rPr>
      </w:pPr>
      <w:r w:rsidRPr="00ED5FDB">
        <w:rPr>
          <w:rFonts w:ascii="Times New Roman" w:hAnsi="Times New Roman" w:cs="Times New Roman"/>
          <w:b/>
          <w:bCs/>
          <w:sz w:val="26"/>
          <w:szCs w:val="26"/>
        </w:rPr>
        <w:t>Scénario</w:t>
      </w:r>
      <w:r w:rsidR="00326099" w:rsidRPr="00ED5FDB">
        <w:rPr>
          <w:rFonts w:ascii="Times New Roman" w:hAnsi="Times New Roman" w:cs="Times New Roman"/>
          <w:sz w:val="26"/>
          <w:szCs w:val="26"/>
        </w:rPr>
        <w:t xml:space="preserve"> </w:t>
      </w:r>
      <w:r w:rsidR="00326099" w:rsidRPr="00ED5FDB">
        <w:rPr>
          <w:rFonts w:ascii="Times New Roman" w:hAnsi="Times New Roman" w:cs="Times New Roman"/>
          <w:b/>
          <w:bCs/>
          <w:sz w:val="26"/>
          <w:szCs w:val="26"/>
        </w:rPr>
        <w:t xml:space="preserve">nominal </w:t>
      </w:r>
      <w:r w:rsidRPr="00ED5FDB">
        <w:rPr>
          <w:rFonts w:ascii="Times New Roman" w:hAnsi="Times New Roman" w:cs="Times New Roman"/>
          <w:sz w:val="26"/>
          <w:szCs w:val="26"/>
        </w:rPr>
        <w:t>:</w:t>
      </w:r>
    </w:p>
    <w:p w14:paraId="4A8EDCD1" w14:textId="49346412" w:rsidR="00752BE6" w:rsidRPr="00ED5FDB" w:rsidRDefault="00752BE6" w:rsidP="00207E6A">
      <w:pPr>
        <w:numPr>
          <w:ilvl w:val="1"/>
          <w:numId w:val="22"/>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L</w:t>
      </w:r>
      <w:r w:rsidR="00AF1362">
        <w:rPr>
          <w:rFonts w:ascii="Times New Roman" w:hAnsi="Times New Roman" w:cs="Times New Roman"/>
          <w:sz w:val="26"/>
          <w:szCs w:val="26"/>
        </w:rPr>
        <w:t xml:space="preserve">’utilisateur </w:t>
      </w:r>
      <w:r w:rsidR="002B20A9" w:rsidRPr="002B20A9">
        <w:rPr>
          <w:rFonts w:ascii="Times New Roman" w:hAnsi="Times New Roman" w:cs="Times New Roman"/>
          <w:sz w:val="26"/>
          <w:szCs w:val="26"/>
        </w:rPr>
        <w:t>accède au formulaire</w:t>
      </w:r>
      <w:r w:rsidR="007B3F39">
        <w:rPr>
          <w:rFonts w:ascii="Times New Roman" w:hAnsi="Times New Roman" w:cs="Times New Roman"/>
          <w:sz w:val="26"/>
          <w:szCs w:val="26"/>
        </w:rPr>
        <w:t xml:space="preserve"> de demande, le </w:t>
      </w:r>
      <w:r w:rsidR="00323C02">
        <w:rPr>
          <w:rFonts w:ascii="Times New Roman" w:hAnsi="Times New Roman" w:cs="Times New Roman"/>
          <w:sz w:val="26"/>
          <w:szCs w:val="26"/>
        </w:rPr>
        <w:t xml:space="preserve">remplit et </w:t>
      </w:r>
      <w:r w:rsidR="007B3F39">
        <w:rPr>
          <w:rFonts w:ascii="Times New Roman" w:hAnsi="Times New Roman" w:cs="Times New Roman"/>
          <w:sz w:val="26"/>
          <w:szCs w:val="26"/>
        </w:rPr>
        <w:t xml:space="preserve">le </w:t>
      </w:r>
      <w:r w:rsidR="00323C02">
        <w:rPr>
          <w:rFonts w:ascii="Times New Roman" w:hAnsi="Times New Roman" w:cs="Times New Roman"/>
          <w:sz w:val="26"/>
          <w:szCs w:val="26"/>
        </w:rPr>
        <w:t>soumet</w:t>
      </w:r>
      <w:r w:rsidR="00E06156">
        <w:rPr>
          <w:rFonts w:ascii="Times New Roman" w:hAnsi="Times New Roman" w:cs="Times New Roman"/>
          <w:sz w:val="26"/>
          <w:szCs w:val="26"/>
        </w:rPr>
        <w:t xml:space="preserve"> </w:t>
      </w:r>
      <w:r w:rsidR="0090390D" w:rsidRPr="00ED5FDB">
        <w:rPr>
          <w:rFonts w:ascii="Times New Roman" w:hAnsi="Times New Roman" w:cs="Times New Roman"/>
          <w:sz w:val="26"/>
          <w:szCs w:val="26"/>
        </w:rPr>
        <w:t>;</w:t>
      </w:r>
    </w:p>
    <w:p w14:paraId="17A868EC" w14:textId="5F742601" w:rsidR="009F2A0B" w:rsidRDefault="00635D78" w:rsidP="00207E6A">
      <w:pPr>
        <w:numPr>
          <w:ilvl w:val="1"/>
          <w:numId w:val="22"/>
        </w:numPr>
        <w:spacing w:line="24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 système notifie le </w:t>
      </w:r>
      <w:r w:rsidR="00A161ED" w:rsidRPr="00ED5FDB">
        <w:rPr>
          <w:rFonts w:ascii="Times New Roman" w:hAnsi="Times New Roman" w:cs="Times New Roman"/>
          <w:sz w:val="26"/>
          <w:szCs w:val="26"/>
        </w:rPr>
        <w:t>Directeur QHSE pour validation</w:t>
      </w:r>
      <w:r w:rsidRPr="00ED5FDB">
        <w:rPr>
          <w:rFonts w:ascii="Times New Roman" w:hAnsi="Times New Roman" w:cs="Times New Roman"/>
          <w:sz w:val="26"/>
          <w:szCs w:val="26"/>
        </w:rPr>
        <w:t>.</w:t>
      </w:r>
    </w:p>
    <w:p w14:paraId="103A52D0" w14:textId="1F7DA91B" w:rsidR="0040694F" w:rsidRPr="00ED5FDB" w:rsidRDefault="0040694F" w:rsidP="00207E6A">
      <w:pPr>
        <w:numPr>
          <w:ilvl w:val="1"/>
          <w:numId w:val="22"/>
        </w:numPr>
        <w:spacing w:line="240" w:lineRule="auto"/>
        <w:jc w:val="both"/>
        <w:rPr>
          <w:rFonts w:ascii="Times New Roman" w:hAnsi="Times New Roman" w:cs="Times New Roman"/>
          <w:sz w:val="26"/>
          <w:szCs w:val="26"/>
        </w:rPr>
      </w:pPr>
      <w:r>
        <w:rPr>
          <w:rFonts w:ascii="Times New Roman" w:hAnsi="Times New Roman" w:cs="Times New Roman"/>
          <w:sz w:val="26"/>
          <w:szCs w:val="26"/>
        </w:rPr>
        <w:t xml:space="preserve">Si la demande est </w:t>
      </w:r>
      <w:r w:rsidR="00C752F4">
        <w:rPr>
          <w:rFonts w:ascii="Times New Roman" w:hAnsi="Times New Roman" w:cs="Times New Roman"/>
          <w:sz w:val="26"/>
          <w:szCs w:val="26"/>
        </w:rPr>
        <w:t>à “Validé</w:t>
      </w:r>
      <w:r w:rsidR="00484193">
        <w:rPr>
          <w:rFonts w:ascii="Times New Roman" w:hAnsi="Times New Roman" w:cs="Times New Roman"/>
          <w:sz w:val="26"/>
          <w:szCs w:val="26"/>
        </w:rPr>
        <w:t>e</w:t>
      </w:r>
      <w:r w:rsidR="00C752F4">
        <w:rPr>
          <w:rFonts w:ascii="Times New Roman" w:hAnsi="Times New Roman" w:cs="Times New Roman"/>
          <w:sz w:val="26"/>
          <w:szCs w:val="26"/>
        </w:rPr>
        <w:t>”, notifier le gestionnaire</w:t>
      </w:r>
      <w:r w:rsidR="00E802DE">
        <w:rPr>
          <w:rFonts w:ascii="Times New Roman" w:hAnsi="Times New Roman" w:cs="Times New Roman"/>
          <w:sz w:val="26"/>
          <w:szCs w:val="26"/>
        </w:rPr>
        <w:t xml:space="preserve"> </w:t>
      </w:r>
      <w:r w:rsidR="00E06156">
        <w:rPr>
          <w:rFonts w:ascii="Times New Roman" w:hAnsi="Times New Roman" w:cs="Times New Roman"/>
          <w:sz w:val="26"/>
          <w:szCs w:val="26"/>
        </w:rPr>
        <w:t xml:space="preserve">pour prise en charge </w:t>
      </w:r>
      <w:r w:rsidR="00041055">
        <w:rPr>
          <w:rFonts w:ascii="Times New Roman" w:hAnsi="Times New Roman" w:cs="Times New Roman"/>
          <w:sz w:val="26"/>
          <w:szCs w:val="26"/>
        </w:rPr>
        <w:t>;</w:t>
      </w:r>
    </w:p>
    <w:p w14:paraId="3BFD4EFE" w14:textId="218D847E" w:rsidR="007205DF" w:rsidRPr="00484193" w:rsidRDefault="007205DF" w:rsidP="00207E6A">
      <w:pPr>
        <w:pStyle w:val="Sansinterligne"/>
        <w:numPr>
          <w:ilvl w:val="0"/>
          <w:numId w:val="22"/>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Sc</w:t>
      </w:r>
      <w:r w:rsidRPr="00ED5FDB">
        <w:rPr>
          <w:rFonts w:ascii="Times New Roman" w:hAnsi="Times New Roman" w:cs="Times New Roman"/>
          <w:b/>
          <w:bCs/>
          <w:sz w:val="26"/>
          <w:szCs w:val="26"/>
        </w:rPr>
        <w:t>énario</w:t>
      </w:r>
      <w:r w:rsidRPr="00ED5FDB">
        <w:rPr>
          <w:rFonts w:ascii="Times New Roman" w:hAnsi="Times New Roman" w:cs="Times New Roman"/>
          <w:sz w:val="26"/>
          <w:szCs w:val="26"/>
        </w:rPr>
        <w:t xml:space="preserve"> </w:t>
      </w:r>
      <w:r>
        <w:rPr>
          <w:rFonts w:ascii="Times New Roman" w:hAnsi="Times New Roman" w:cs="Times New Roman"/>
          <w:b/>
          <w:bCs/>
          <w:sz w:val="26"/>
          <w:szCs w:val="26"/>
        </w:rPr>
        <w:t xml:space="preserve">alternatif : </w:t>
      </w:r>
    </w:p>
    <w:p w14:paraId="746F9225" w14:textId="735503BF" w:rsidR="00484193" w:rsidRPr="007205DF" w:rsidRDefault="00484193" w:rsidP="00207E6A">
      <w:pPr>
        <w:pStyle w:val="Sansinterligne"/>
        <w:numPr>
          <w:ilvl w:val="0"/>
          <w:numId w:val="42"/>
        </w:numPr>
        <w:spacing w:line="360" w:lineRule="auto"/>
        <w:jc w:val="both"/>
        <w:rPr>
          <w:rStyle w:val="lev"/>
          <w:rFonts w:ascii="Times New Roman" w:hAnsi="Times New Roman" w:cs="Times New Roman"/>
          <w:b w:val="0"/>
          <w:bCs w:val="0"/>
          <w:sz w:val="26"/>
          <w:szCs w:val="26"/>
        </w:rPr>
      </w:pPr>
      <w:r w:rsidRPr="00484193">
        <w:rPr>
          <w:rFonts w:ascii="Times New Roman" w:hAnsi="Times New Roman" w:cs="Times New Roman"/>
          <w:sz w:val="26"/>
          <w:szCs w:val="26"/>
        </w:rPr>
        <w:t xml:space="preserve">Si la demande est </w:t>
      </w:r>
      <w:r>
        <w:rPr>
          <w:rFonts w:ascii="Times New Roman" w:hAnsi="Times New Roman" w:cs="Times New Roman"/>
          <w:sz w:val="26"/>
          <w:szCs w:val="26"/>
        </w:rPr>
        <w:t>“</w:t>
      </w:r>
      <w:r w:rsidRPr="00484193">
        <w:rPr>
          <w:rFonts w:ascii="Times New Roman" w:hAnsi="Times New Roman" w:cs="Times New Roman"/>
          <w:sz w:val="26"/>
          <w:szCs w:val="26"/>
        </w:rPr>
        <w:t>refusée</w:t>
      </w:r>
      <w:r>
        <w:rPr>
          <w:rFonts w:ascii="Times New Roman" w:hAnsi="Times New Roman" w:cs="Times New Roman"/>
          <w:sz w:val="26"/>
          <w:szCs w:val="26"/>
        </w:rPr>
        <w:t>”</w:t>
      </w:r>
      <w:r w:rsidRPr="00484193">
        <w:rPr>
          <w:rFonts w:ascii="Times New Roman" w:hAnsi="Times New Roman" w:cs="Times New Roman"/>
          <w:sz w:val="26"/>
          <w:szCs w:val="26"/>
        </w:rPr>
        <w:t xml:space="preserve"> par le Directeur QHSE, le système notifie l’utilisateur avec le motif du refus.</w:t>
      </w:r>
    </w:p>
    <w:p w14:paraId="694CAFB7" w14:textId="153B4DED" w:rsidR="009F2A0B" w:rsidRPr="00ED5FDB" w:rsidRDefault="00D04895" w:rsidP="00207E6A">
      <w:pPr>
        <w:pStyle w:val="Sansinterligne"/>
        <w:numPr>
          <w:ilvl w:val="0"/>
          <w:numId w:val="22"/>
        </w:numPr>
        <w:spacing w:line="36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lastRenderedPageBreak/>
        <w:t>Postcondition</w:t>
      </w:r>
      <w:r w:rsidRPr="00ED5FDB">
        <w:rPr>
          <w:rFonts w:ascii="Times New Roman" w:hAnsi="Times New Roman" w:cs="Times New Roman"/>
          <w:sz w:val="26"/>
          <w:szCs w:val="26"/>
        </w:rPr>
        <w:t> : La demande est soumise</w:t>
      </w:r>
      <w:r w:rsidR="00436F00">
        <w:rPr>
          <w:rFonts w:ascii="Times New Roman" w:hAnsi="Times New Roman" w:cs="Times New Roman"/>
          <w:sz w:val="26"/>
          <w:szCs w:val="26"/>
        </w:rPr>
        <w:t>,</w:t>
      </w:r>
      <w:r w:rsidR="000165E8">
        <w:rPr>
          <w:rFonts w:ascii="Times New Roman" w:hAnsi="Times New Roman" w:cs="Times New Roman"/>
          <w:sz w:val="26"/>
          <w:szCs w:val="26"/>
        </w:rPr>
        <w:t xml:space="preserve"> </w:t>
      </w:r>
      <w:r w:rsidR="00436F00">
        <w:rPr>
          <w:rFonts w:ascii="Times New Roman" w:hAnsi="Times New Roman" w:cs="Times New Roman"/>
          <w:sz w:val="26"/>
          <w:szCs w:val="26"/>
        </w:rPr>
        <w:t>validée</w:t>
      </w:r>
      <w:r w:rsidRPr="00ED5FDB">
        <w:rPr>
          <w:rFonts w:ascii="Times New Roman" w:hAnsi="Times New Roman" w:cs="Times New Roman"/>
          <w:sz w:val="26"/>
          <w:szCs w:val="26"/>
        </w:rPr>
        <w:t xml:space="preserve"> et en attente de </w:t>
      </w:r>
      <w:r w:rsidR="000165E8">
        <w:rPr>
          <w:rFonts w:ascii="Times New Roman" w:hAnsi="Times New Roman" w:cs="Times New Roman"/>
          <w:sz w:val="26"/>
          <w:szCs w:val="26"/>
        </w:rPr>
        <w:t>livraison</w:t>
      </w:r>
    </w:p>
    <w:p w14:paraId="727CC59E" w14:textId="77777777" w:rsidR="00FF0E8D" w:rsidRPr="00ED5FDB" w:rsidRDefault="00FF0E8D" w:rsidP="0029280E">
      <w:pPr>
        <w:spacing w:line="360" w:lineRule="auto"/>
        <w:jc w:val="both"/>
        <w:rPr>
          <w:rFonts w:ascii="Times New Roman" w:hAnsi="Times New Roman" w:cs="Times New Roman"/>
          <w:sz w:val="26"/>
          <w:szCs w:val="26"/>
        </w:rPr>
      </w:pPr>
    </w:p>
    <w:p w14:paraId="148427CF" w14:textId="5695D7F3" w:rsidR="009357C8" w:rsidRPr="00ED5FDB" w:rsidRDefault="009357C8" w:rsidP="0029280E">
      <w:p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u w:val="single"/>
        </w:rPr>
        <w:t xml:space="preserve">Cas </w:t>
      </w:r>
      <w:r w:rsidR="00EF4D65">
        <w:rPr>
          <w:rFonts w:ascii="Times New Roman" w:hAnsi="Times New Roman" w:cs="Times New Roman"/>
          <w:b/>
          <w:bCs/>
          <w:sz w:val="26"/>
          <w:szCs w:val="26"/>
          <w:u w:val="single"/>
        </w:rPr>
        <w:t>3</w:t>
      </w:r>
      <w:r w:rsidRPr="00ED5FDB">
        <w:rPr>
          <w:rFonts w:ascii="Times New Roman" w:hAnsi="Times New Roman" w:cs="Times New Roman"/>
          <w:b/>
          <w:bCs/>
          <w:sz w:val="26"/>
          <w:szCs w:val="26"/>
        </w:rPr>
        <w:t xml:space="preserve"> : </w:t>
      </w:r>
      <w:r w:rsidR="008F2A9F">
        <w:rPr>
          <w:rFonts w:ascii="Times New Roman" w:hAnsi="Times New Roman" w:cs="Times New Roman"/>
          <w:b/>
          <w:bCs/>
          <w:sz w:val="26"/>
          <w:szCs w:val="26"/>
        </w:rPr>
        <w:t>Réapprovisionner</w:t>
      </w:r>
      <w:r w:rsidRPr="00ED5FDB">
        <w:rPr>
          <w:rFonts w:ascii="Times New Roman" w:hAnsi="Times New Roman" w:cs="Times New Roman"/>
          <w:b/>
          <w:bCs/>
          <w:sz w:val="26"/>
          <w:szCs w:val="26"/>
        </w:rPr>
        <w:t xml:space="preserve"> le stock</w:t>
      </w:r>
    </w:p>
    <w:p w14:paraId="2CF7F0DD" w14:textId="77777777" w:rsidR="009357C8" w:rsidRPr="00ED5FDB" w:rsidRDefault="009357C8" w:rsidP="00207E6A">
      <w:pPr>
        <w:numPr>
          <w:ilvl w:val="0"/>
          <w:numId w:val="23"/>
        </w:numPr>
        <w:spacing w:line="240" w:lineRule="auto"/>
        <w:jc w:val="both"/>
        <w:rPr>
          <w:rFonts w:ascii="Times New Roman" w:hAnsi="Times New Roman" w:cs="Times New Roman"/>
          <w:sz w:val="26"/>
          <w:szCs w:val="26"/>
        </w:rPr>
      </w:pPr>
      <w:r w:rsidRPr="00ED5FDB">
        <w:rPr>
          <w:rFonts w:ascii="Times New Roman" w:hAnsi="Times New Roman" w:cs="Times New Roman"/>
          <w:b/>
          <w:bCs/>
          <w:sz w:val="26"/>
          <w:szCs w:val="26"/>
        </w:rPr>
        <w:t>Acteur</w:t>
      </w:r>
      <w:r w:rsidRPr="00ED5FDB">
        <w:rPr>
          <w:rFonts w:ascii="Times New Roman" w:hAnsi="Times New Roman" w:cs="Times New Roman"/>
          <w:sz w:val="26"/>
          <w:szCs w:val="26"/>
        </w:rPr>
        <w:t xml:space="preserve"> : Gestionnaire</w:t>
      </w:r>
    </w:p>
    <w:p w14:paraId="224F1671" w14:textId="63BA9E51" w:rsidR="00152004" w:rsidRPr="00D21CF9" w:rsidRDefault="004C35AB" w:rsidP="00207E6A">
      <w:pPr>
        <w:pStyle w:val="Paragraphedeliste"/>
        <w:numPr>
          <w:ilvl w:val="0"/>
          <w:numId w:val="23"/>
        </w:numPr>
        <w:spacing w:line="360" w:lineRule="auto"/>
        <w:rPr>
          <w:rStyle w:val="lev"/>
          <w:rFonts w:ascii="Times New Roman" w:hAnsi="Times New Roman" w:cs="Times New Roman"/>
          <w:sz w:val="26"/>
          <w:szCs w:val="26"/>
        </w:rPr>
      </w:pPr>
      <w:r w:rsidRPr="00D21CF9">
        <w:rPr>
          <w:rStyle w:val="lev"/>
          <w:rFonts w:ascii="Times New Roman" w:hAnsi="Times New Roman" w:cs="Times New Roman"/>
          <w:sz w:val="26"/>
          <w:szCs w:val="26"/>
        </w:rPr>
        <w:t>Description</w:t>
      </w:r>
      <w:r w:rsidRPr="00D21CF9">
        <w:rPr>
          <w:rFonts w:ascii="Times New Roman" w:hAnsi="Times New Roman" w:cs="Times New Roman"/>
          <w:sz w:val="26"/>
          <w:szCs w:val="26"/>
        </w:rPr>
        <w:t xml:space="preserve"> : </w:t>
      </w:r>
      <w:r w:rsidR="00D21CF9" w:rsidRPr="00D21CF9">
        <w:rPr>
          <w:rFonts w:ascii="Times New Roman" w:hAnsi="Times New Roman" w:cs="Times New Roman"/>
          <w:sz w:val="26"/>
          <w:szCs w:val="26"/>
        </w:rPr>
        <w:t xml:space="preserve">Permet au gestionnaire de </w:t>
      </w:r>
      <w:r w:rsidR="00811E16">
        <w:rPr>
          <w:rFonts w:ascii="Times New Roman" w:hAnsi="Times New Roman" w:cs="Times New Roman"/>
          <w:sz w:val="26"/>
          <w:szCs w:val="26"/>
        </w:rPr>
        <w:t>réapprovisionner</w:t>
      </w:r>
      <w:r w:rsidR="005E7458">
        <w:rPr>
          <w:rFonts w:ascii="Times New Roman" w:hAnsi="Times New Roman" w:cs="Times New Roman"/>
          <w:sz w:val="26"/>
          <w:szCs w:val="26"/>
        </w:rPr>
        <w:t xml:space="preserve"> </w:t>
      </w:r>
      <w:r w:rsidR="00811E16">
        <w:rPr>
          <w:rFonts w:ascii="Times New Roman" w:hAnsi="Times New Roman" w:cs="Times New Roman"/>
          <w:sz w:val="26"/>
          <w:szCs w:val="26"/>
        </w:rPr>
        <w:t xml:space="preserve">le stock d’EPI </w:t>
      </w:r>
      <w:r w:rsidR="00D21CF9" w:rsidRPr="00D21CF9">
        <w:rPr>
          <w:rFonts w:ascii="Times New Roman" w:hAnsi="Times New Roman" w:cs="Times New Roman"/>
          <w:sz w:val="26"/>
          <w:szCs w:val="26"/>
        </w:rPr>
        <w:t>en cas de stock insuffisant</w:t>
      </w:r>
      <w:r w:rsidR="00811E16">
        <w:rPr>
          <w:rFonts w:ascii="Times New Roman" w:hAnsi="Times New Roman" w:cs="Times New Roman"/>
          <w:sz w:val="26"/>
          <w:szCs w:val="26"/>
        </w:rPr>
        <w:t xml:space="preserve">, ou alerte de </w:t>
      </w:r>
      <w:r w:rsidR="00436149">
        <w:rPr>
          <w:rFonts w:ascii="Times New Roman" w:hAnsi="Times New Roman" w:cs="Times New Roman"/>
          <w:sz w:val="26"/>
          <w:szCs w:val="26"/>
        </w:rPr>
        <w:t>rupture de stock</w:t>
      </w:r>
      <w:r w:rsidR="00D21CF9" w:rsidRPr="00D21CF9">
        <w:rPr>
          <w:rFonts w:ascii="Times New Roman" w:hAnsi="Times New Roman" w:cs="Times New Roman"/>
          <w:sz w:val="26"/>
          <w:szCs w:val="26"/>
        </w:rPr>
        <w:t>.</w:t>
      </w:r>
    </w:p>
    <w:p w14:paraId="25891901" w14:textId="2CBD0E3E" w:rsidR="00F005C5" w:rsidRPr="00BD1B97" w:rsidRDefault="00AF6A82" w:rsidP="00207E6A">
      <w:pPr>
        <w:pStyle w:val="Paragraphedeliste"/>
        <w:numPr>
          <w:ilvl w:val="0"/>
          <w:numId w:val="23"/>
        </w:numPr>
        <w:spacing w:line="36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t>Précondition</w:t>
      </w:r>
      <w:r w:rsidRPr="00ED5FDB">
        <w:rPr>
          <w:rFonts w:ascii="Times New Roman" w:hAnsi="Times New Roman" w:cs="Times New Roman"/>
          <w:sz w:val="26"/>
          <w:szCs w:val="26"/>
        </w:rPr>
        <w:t xml:space="preserve"> : </w:t>
      </w:r>
      <w:r w:rsidR="00BD1B97" w:rsidRPr="00BD1B97">
        <w:rPr>
          <w:rFonts w:ascii="Times New Roman" w:hAnsi="Times New Roman" w:cs="Times New Roman"/>
          <w:sz w:val="26"/>
          <w:szCs w:val="26"/>
        </w:rPr>
        <w:t>Le gestionnaire est connecté et le système a détecté une alerte de rupture de stock.</w:t>
      </w:r>
    </w:p>
    <w:p w14:paraId="5D873B84" w14:textId="76E893D1" w:rsidR="007F2E26" w:rsidRPr="00ED5FDB" w:rsidRDefault="007F2E26" w:rsidP="00207E6A">
      <w:pPr>
        <w:pStyle w:val="Paragraphedeliste"/>
        <w:numPr>
          <w:ilvl w:val="0"/>
          <w:numId w:val="23"/>
        </w:numPr>
        <w:spacing w:line="36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rPr>
        <w:t>Scénario nominal :</w:t>
      </w:r>
    </w:p>
    <w:p w14:paraId="280314D7" w14:textId="77777777" w:rsidR="007F2E26" w:rsidRPr="00ED5FDB" w:rsidRDefault="007F2E26" w:rsidP="00207E6A">
      <w:pPr>
        <w:pStyle w:val="Paragraphedeliste"/>
        <w:numPr>
          <w:ilvl w:val="1"/>
          <w:numId w:val="31"/>
        </w:num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Le gestionnaire </w:t>
      </w:r>
      <w:r>
        <w:rPr>
          <w:rFonts w:ascii="Times New Roman" w:hAnsi="Times New Roman" w:cs="Times New Roman"/>
          <w:sz w:val="26"/>
          <w:szCs w:val="26"/>
        </w:rPr>
        <w:t xml:space="preserve">remplit et soumet le formulaire de réapprovisionnement </w:t>
      </w:r>
      <w:ins w:id="36" w:author="Microsoft Word" w:date="2025-06-09T02:02:00Z">
        <w:r w:rsidRPr="00ED5FDB">
          <w:rPr>
            <w:rFonts w:ascii="Times New Roman" w:hAnsi="Times New Roman" w:cs="Times New Roman"/>
            <w:sz w:val="26"/>
            <w:szCs w:val="26"/>
          </w:rPr>
          <w:t>d’EPI ;</w:t>
        </w:r>
      </w:ins>
    </w:p>
    <w:p w14:paraId="76094ACB" w14:textId="4DFBD03E" w:rsidR="007F2E26" w:rsidRDefault="001B5EE0" w:rsidP="00207E6A">
      <w:pPr>
        <w:pStyle w:val="Paragraphedeliste"/>
        <w:numPr>
          <w:ilvl w:val="1"/>
          <w:numId w:val="31"/>
        </w:numPr>
        <w:spacing w:line="360" w:lineRule="auto"/>
        <w:jc w:val="both"/>
        <w:rPr>
          <w:rFonts w:ascii="Times New Roman" w:hAnsi="Times New Roman" w:cs="Times New Roman"/>
          <w:sz w:val="26"/>
          <w:szCs w:val="26"/>
        </w:rPr>
      </w:pPr>
      <w:r w:rsidRPr="001B5EE0">
        <w:rPr>
          <w:rFonts w:ascii="Times New Roman" w:hAnsi="Times New Roman" w:cs="Times New Roman"/>
          <w:sz w:val="26"/>
          <w:szCs w:val="26"/>
        </w:rPr>
        <w:t xml:space="preserve">Le système transmet la demande au </w:t>
      </w:r>
      <w:r w:rsidRPr="00F60760">
        <w:rPr>
          <w:rFonts w:ascii="Times New Roman" w:hAnsi="Times New Roman" w:cs="Times New Roman"/>
          <w:sz w:val="26"/>
          <w:szCs w:val="26"/>
        </w:rPr>
        <w:t>Directeur QHSE</w:t>
      </w:r>
      <w:r w:rsidRPr="001B5EE0">
        <w:rPr>
          <w:rFonts w:ascii="Times New Roman" w:hAnsi="Times New Roman" w:cs="Times New Roman"/>
          <w:sz w:val="26"/>
          <w:szCs w:val="26"/>
        </w:rPr>
        <w:t xml:space="preserve"> pour validation</w:t>
      </w:r>
      <w:r w:rsidR="00F66B91">
        <w:rPr>
          <w:rFonts w:ascii="Times New Roman" w:hAnsi="Times New Roman" w:cs="Times New Roman"/>
          <w:sz w:val="26"/>
          <w:szCs w:val="26"/>
        </w:rPr>
        <w:t xml:space="preserve"> </w:t>
      </w:r>
      <w:r w:rsidR="007F2E26" w:rsidRPr="00ED5FDB">
        <w:rPr>
          <w:rFonts w:ascii="Times New Roman" w:hAnsi="Times New Roman" w:cs="Times New Roman"/>
          <w:sz w:val="26"/>
          <w:szCs w:val="26"/>
        </w:rPr>
        <w:t>;</w:t>
      </w:r>
    </w:p>
    <w:p w14:paraId="2409AB79" w14:textId="4431B0C8" w:rsidR="004154DA" w:rsidRPr="0033303C" w:rsidRDefault="00F60760" w:rsidP="00207E6A">
      <w:pPr>
        <w:pStyle w:val="Paragraphedeliste"/>
        <w:numPr>
          <w:ilvl w:val="1"/>
          <w:numId w:val="31"/>
        </w:numPr>
        <w:spacing w:line="360" w:lineRule="auto"/>
        <w:jc w:val="both"/>
        <w:rPr>
          <w:rStyle w:val="lev"/>
          <w:rFonts w:ascii="Times New Roman" w:hAnsi="Times New Roman" w:cs="Times New Roman"/>
          <w:b w:val="0"/>
          <w:bCs w:val="0"/>
          <w:sz w:val="26"/>
          <w:szCs w:val="26"/>
        </w:rPr>
      </w:pPr>
      <w:r>
        <w:rPr>
          <w:rFonts w:ascii="Times New Roman" w:hAnsi="Times New Roman" w:cs="Times New Roman"/>
          <w:sz w:val="26"/>
          <w:szCs w:val="26"/>
        </w:rPr>
        <w:t xml:space="preserve">Si la demande est validée, </w:t>
      </w:r>
      <w:r w:rsidR="00F66B91">
        <w:rPr>
          <w:rFonts w:ascii="Times New Roman" w:hAnsi="Times New Roman" w:cs="Times New Roman"/>
          <w:sz w:val="26"/>
          <w:szCs w:val="26"/>
        </w:rPr>
        <w:t>le stock est réapprovisionné par la suite</w:t>
      </w:r>
    </w:p>
    <w:p w14:paraId="4FB43003" w14:textId="33EE1BBE" w:rsidR="00D20349" w:rsidRPr="00D20349" w:rsidRDefault="00D20349" w:rsidP="00207E6A">
      <w:pPr>
        <w:pStyle w:val="Sansinterligne"/>
        <w:numPr>
          <w:ilvl w:val="0"/>
          <w:numId w:val="2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Sc</w:t>
      </w:r>
      <w:r w:rsidRPr="00ED5FDB">
        <w:rPr>
          <w:rFonts w:ascii="Times New Roman" w:hAnsi="Times New Roman" w:cs="Times New Roman"/>
          <w:b/>
          <w:bCs/>
          <w:sz w:val="26"/>
          <w:szCs w:val="26"/>
        </w:rPr>
        <w:t>énario</w:t>
      </w:r>
      <w:r w:rsidRPr="00ED5FDB">
        <w:rPr>
          <w:rFonts w:ascii="Times New Roman" w:hAnsi="Times New Roman" w:cs="Times New Roman"/>
          <w:sz w:val="26"/>
          <w:szCs w:val="26"/>
        </w:rPr>
        <w:t xml:space="preserve"> </w:t>
      </w:r>
      <w:r>
        <w:rPr>
          <w:rFonts w:ascii="Times New Roman" w:hAnsi="Times New Roman" w:cs="Times New Roman"/>
          <w:b/>
          <w:bCs/>
          <w:sz w:val="26"/>
          <w:szCs w:val="26"/>
        </w:rPr>
        <w:t xml:space="preserve">alternatif : </w:t>
      </w:r>
    </w:p>
    <w:p w14:paraId="5152E08A" w14:textId="227F3E4C" w:rsidR="00D20349" w:rsidRDefault="0033303C" w:rsidP="00207E6A">
      <w:pPr>
        <w:pStyle w:val="Sansinterligne"/>
        <w:numPr>
          <w:ilvl w:val="0"/>
          <w:numId w:val="43"/>
        </w:numPr>
        <w:spacing w:line="360" w:lineRule="auto"/>
        <w:jc w:val="both"/>
        <w:rPr>
          <w:rStyle w:val="lev"/>
          <w:rFonts w:ascii="Times New Roman" w:hAnsi="Times New Roman" w:cs="Times New Roman"/>
          <w:b w:val="0"/>
          <w:bCs w:val="0"/>
          <w:sz w:val="26"/>
          <w:szCs w:val="26"/>
        </w:rPr>
      </w:pPr>
      <w:r>
        <w:rPr>
          <w:rStyle w:val="lev"/>
          <w:rFonts w:ascii="Times New Roman" w:hAnsi="Times New Roman" w:cs="Times New Roman"/>
          <w:b w:val="0"/>
          <w:bCs w:val="0"/>
          <w:sz w:val="26"/>
          <w:szCs w:val="26"/>
        </w:rPr>
        <w:t xml:space="preserve">Si la demande </w:t>
      </w:r>
      <w:r w:rsidR="00AC534C">
        <w:rPr>
          <w:rStyle w:val="lev"/>
          <w:rFonts w:ascii="Times New Roman" w:hAnsi="Times New Roman" w:cs="Times New Roman"/>
          <w:b w:val="0"/>
          <w:bCs w:val="0"/>
          <w:sz w:val="26"/>
          <w:szCs w:val="26"/>
        </w:rPr>
        <w:t>est rejetée, le système notifie le gestionnaire ;</w:t>
      </w:r>
    </w:p>
    <w:p w14:paraId="560918A6" w14:textId="36950FD8" w:rsidR="00502721" w:rsidRPr="00D20349" w:rsidRDefault="00502721" w:rsidP="00207E6A">
      <w:pPr>
        <w:pStyle w:val="Sansinterligne"/>
        <w:numPr>
          <w:ilvl w:val="0"/>
          <w:numId w:val="43"/>
        </w:numPr>
        <w:spacing w:line="360" w:lineRule="auto"/>
        <w:jc w:val="both"/>
        <w:rPr>
          <w:rStyle w:val="lev"/>
          <w:rFonts w:ascii="Times New Roman" w:hAnsi="Times New Roman" w:cs="Times New Roman"/>
          <w:b w:val="0"/>
          <w:bCs w:val="0"/>
          <w:sz w:val="26"/>
          <w:szCs w:val="26"/>
        </w:rPr>
      </w:pPr>
      <w:r>
        <w:rPr>
          <w:rStyle w:val="lev"/>
          <w:rFonts w:ascii="Times New Roman" w:hAnsi="Times New Roman" w:cs="Times New Roman"/>
          <w:b w:val="0"/>
          <w:bCs w:val="0"/>
          <w:sz w:val="26"/>
          <w:szCs w:val="26"/>
        </w:rPr>
        <w:t>Le gestionnaire soumet une justification plus appropriée</w:t>
      </w:r>
    </w:p>
    <w:p w14:paraId="4B9D9B6B" w14:textId="7E3124F3" w:rsidR="00DF75E5" w:rsidRDefault="00DF75E5" w:rsidP="00207E6A">
      <w:pPr>
        <w:pStyle w:val="Paragraphedeliste"/>
        <w:numPr>
          <w:ilvl w:val="0"/>
          <w:numId w:val="23"/>
        </w:numPr>
        <w:spacing w:line="360" w:lineRule="auto"/>
        <w:jc w:val="both"/>
        <w:rPr>
          <w:rStyle w:val="lev"/>
          <w:rFonts w:ascii="Times New Roman" w:hAnsi="Times New Roman" w:cs="Times New Roman"/>
          <w:b w:val="0"/>
          <w:bCs w:val="0"/>
          <w:sz w:val="26"/>
          <w:szCs w:val="26"/>
        </w:rPr>
      </w:pPr>
      <w:r w:rsidRPr="008A4E4D">
        <w:rPr>
          <w:rStyle w:val="lev"/>
          <w:rFonts w:ascii="Times New Roman" w:hAnsi="Times New Roman" w:cs="Times New Roman"/>
          <w:sz w:val="26"/>
          <w:szCs w:val="26"/>
        </w:rPr>
        <w:t>Scénario d’</w:t>
      </w:r>
      <w:r w:rsidR="008A4E4D" w:rsidRPr="008A4E4D">
        <w:rPr>
          <w:rStyle w:val="lev"/>
          <w:rFonts w:ascii="Times New Roman" w:hAnsi="Times New Roman" w:cs="Times New Roman"/>
          <w:sz w:val="26"/>
          <w:szCs w:val="26"/>
        </w:rPr>
        <w:t>exception 1</w:t>
      </w:r>
      <w:r w:rsidR="008A4E4D">
        <w:rPr>
          <w:rStyle w:val="lev"/>
          <w:rFonts w:ascii="Times New Roman" w:hAnsi="Times New Roman" w:cs="Times New Roman"/>
          <w:b w:val="0"/>
          <w:bCs w:val="0"/>
          <w:sz w:val="26"/>
          <w:szCs w:val="26"/>
        </w:rPr>
        <w:t xml:space="preserve"> : Erreur de saisie du formulaire</w:t>
      </w:r>
    </w:p>
    <w:p w14:paraId="32E292B4" w14:textId="25D5EA41" w:rsidR="008A4E4D" w:rsidRPr="008A4E4D" w:rsidRDefault="008A4E4D" w:rsidP="00207E6A">
      <w:pPr>
        <w:pStyle w:val="Paragraphedeliste"/>
        <w:numPr>
          <w:ilvl w:val="1"/>
          <w:numId w:val="45"/>
        </w:numPr>
        <w:spacing w:before="100" w:beforeAutospacing="1" w:after="100" w:afterAutospacing="1" w:line="360" w:lineRule="auto"/>
        <w:rPr>
          <w:rFonts w:ascii="Times New Roman" w:eastAsia="Times New Roman" w:hAnsi="Times New Roman" w:cs="Times New Roman"/>
          <w:sz w:val="24"/>
          <w:szCs w:val="24"/>
        </w:rPr>
      </w:pPr>
      <w:r w:rsidRPr="008A4E4D">
        <w:rPr>
          <w:rFonts w:ascii="Times New Roman" w:eastAsia="Times New Roman" w:hAnsi="Times New Roman" w:cs="Times New Roman"/>
          <w:sz w:val="24"/>
          <w:szCs w:val="24"/>
        </w:rPr>
        <w:t>Le gestionnaire soumet un formulaire incomplet ou avec des données invalides ;</w:t>
      </w:r>
    </w:p>
    <w:p w14:paraId="08573943" w14:textId="30AF728C" w:rsidR="008A4E4D" w:rsidRPr="008A4E4D" w:rsidRDefault="008A4E4D" w:rsidP="00207E6A">
      <w:pPr>
        <w:pStyle w:val="Paragraphedeliste"/>
        <w:numPr>
          <w:ilvl w:val="1"/>
          <w:numId w:val="45"/>
        </w:numPr>
        <w:spacing w:before="100" w:beforeAutospacing="1" w:after="100" w:afterAutospacing="1" w:line="360" w:lineRule="auto"/>
        <w:rPr>
          <w:rStyle w:val="lev"/>
          <w:rFonts w:ascii="Times New Roman" w:eastAsia="Times New Roman" w:hAnsi="Times New Roman" w:cs="Times New Roman"/>
          <w:b w:val="0"/>
          <w:bCs w:val="0"/>
          <w:sz w:val="24"/>
          <w:szCs w:val="24"/>
        </w:rPr>
      </w:pPr>
      <w:r w:rsidRPr="008A4E4D">
        <w:rPr>
          <w:rFonts w:ascii="Times New Roman" w:eastAsia="Times New Roman" w:hAnsi="Times New Roman" w:cs="Times New Roman"/>
          <w:sz w:val="24"/>
          <w:szCs w:val="24"/>
        </w:rPr>
        <w:t>Le système affiche un message d’erreur et demande la correction avant validation.</w:t>
      </w:r>
    </w:p>
    <w:p w14:paraId="37F6BB0D" w14:textId="25BEAF3C" w:rsidR="0020359F" w:rsidRDefault="0020359F" w:rsidP="00207E6A">
      <w:pPr>
        <w:pStyle w:val="Paragraphedeliste"/>
        <w:numPr>
          <w:ilvl w:val="0"/>
          <w:numId w:val="23"/>
        </w:numPr>
        <w:spacing w:line="360" w:lineRule="auto"/>
        <w:jc w:val="both"/>
        <w:rPr>
          <w:rStyle w:val="lev"/>
          <w:rFonts w:ascii="Times New Roman" w:hAnsi="Times New Roman" w:cs="Times New Roman"/>
          <w:b w:val="0"/>
          <w:bCs w:val="0"/>
          <w:sz w:val="26"/>
          <w:szCs w:val="26"/>
        </w:rPr>
      </w:pPr>
      <w:r w:rsidRPr="009F1E16">
        <w:rPr>
          <w:rStyle w:val="lev"/>
          <w:rFonts w:ascii="Times New Roman" w:hAnsi="Times New Roman" w:cs="Times New Roman"/>
          <w:sz w:val="26"/>
          <w:szCs w:val="26"/>
        </w:rPr>
        <w:t>Scénario d’exception 2</w:t>
      </w:r>
      <w:r>
        <w:rPr>
          <w:rStyle w:val="lev"/>
          <w:rFonts w:ascii="Times New Roman" w:hAnsi="Times New Roman" w:cs="Times New Roman"/>
          <w:b w:val="0"/>
          <w:bCs w:val="0"/>
          <w:sz w:val="26"/>
          <w:szCs w:val="26"/>
        </w:rPr>
        <w:t xml:space="preserve"> : </w:t>
      </w:r>
      <w:r w:rsidR="00717513">
        <w:rPr>
          <w:rStyle w:val="lev"/>
          <w:rFonts w:ascii="Times New Roman" w:hAnsi="Times New Roman" w:cs="Times New Roman"/>
          <w:b w:val="0"/>
          <w:bCs w:val="0"/>
          <w:sz w:val="26"/>
          <w:szCs w:val="26"/>
        </w:rPr>
        <w:t>Problème de c</w:t>
      </w:r>
      <w:r w:rsidR="00EA5BD0">
        <w:rPr>
          <w:rStyle w:val="lev"/>
          <w:rFonts w:ascii="Times New Roman" w:hAnsi="Times New Roman" w:cs="Times New Roman"/>
          <w:b w:val="0"/>
          <w:bCs w:val="0"/>
          <w:sz w:val="26"/>
          <w:szCs w:val="26"/>
        </w:rPr>
        <w:t>o</w:t>
      </w:r>
      <w:r w:rsidR="00717513">
        <w:rPr>
          <w:rStyle w:val="lev"/>
          <w:rFonts w:ascii="Times New Roman" w:hAnsi="Times New Roman" w:cs="Times New Roman"/>
          <w:b w:val="0"/>
          <w:bCs w:val="0"/>
          <w:sz w:val="26"/>
          <w:szCs w:val="26"/>
        </w:rPr>
        <w:t>mmunication</w:t>
      </w:r>
      <w:r w:rsidR="00EA5BD0">
        <w:rPr>
          <w:rStyle w:val="lev"/>
          <w:rFonts w:ascii="Times New Roman" w:hAnsi="Times New Roman" w:cs="Times New Roman"/>
          <w:b w:val="0"/>
          <w:bCs w:val="0"/>
          <w:sz w:val="26"/>
          <w:szCs w:val="26"/>
        </w:rPr>
        <w:t xml:space="preserve"> avec le Directeur DQHSE</w:t>
      </w:r>
    </w:p>
    <w:p w14:paraId="64765683" w14:textId="4473CB74" w:rsidR="009F1E16" w:rsidRPr="009F1E16" w:rsidRDefault="009F1E16" w:rsidP="00207E6A">
      <w:pPr>
        <w:pStyle w:val="Paragraphedeliste"/>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9F1E16">
        <w:rPr>
          <w:rFonts w:ascii="Times New Roman" w:eastAsia="Times New Roman" w:hAnsi="Times New Roman" w:cs="Times New Roman"/>
          <w:sz w:val="24"/>
          <w:szCs w:val="24"/>
        </w:rPr>
        <w:t>Le système ne parvient pas à notifier le Directeur QHSE (problème réseau ou serveur) ;</w:t>
      </w:r>
    </w:p>
    <w:p w14:paraId="2AE1D00F" w14:textId="0786CC25" w:rsidR="009F1E16" w:rsidRPr="009F1E16" w:rsidRDefault="009F1E16" w:rsidP="00207E6A">
      <w:pPr>
        <w:pStyle w:val="Paragraphedeliste"/>
        <w:numPr>
          <w:ilvl w:val="1"/>
          <w:numId w:val="47"/>
        </w:numPr>
        <w:spacing w:before="100" w:beforeAutospacing="1" w:after="100" w:afterAutospacing="1" w:line="360" w:lineRule="auto"/>
        <w:rPr>
          <w:rFonts w:ascii="Times New Roman" w:eastAsia="Times New Roman" w:hAnsi="Times New Roman" w:cs="Times New Roman"/>
          <w:sz w:val="24"/>
          <w:szCs w:val="24"/>
        </w:rPr>
      </w:pPr>
      <w:r w:rsidRPr="009F1E16">
        <w:rPr>
          <w:rFonts w:ascii="Times New Roman" w:eastAsia="Times New Roman" w:hAnsi="Times New Roman" w:cs="Times New Roman"/>
          <w:sz w:val="24"/>
          <w:szCs w:val="24"/>
        </w:rPr>
        <w:t>Le système affiche une alerte au gestionnaire pour réessayer ultérieurement ou contacter l’administrateur.</w:t>
      </w:r>
    </w:p>
    <w:p w14:paraId="2A4D87DF" w14:textId="77777777" w:rsidR="00EA5BD0" w:rsidRPr="009F1E16" w:rsidRDefault="00EA5BD0" w:rsidP="00EA5BD0">
      <w:pPr>
        <w:pStyle w:val="Paragraphedeliste"/>
        <w:spacing w:line="240" w:lineRule="auto"/>
        <w:jc w:val="both"/>
        <w:rPr>
          <w:rStyle w:val="lev"/>
          <w:rFonts w:ascii="Times New Roman" w:hAnsi="Times New Roman" w:cs="Times New Roman"/>
          <w:b w:val="0"/>
          <w:bCs w:val="0"/>
          <w:sz w:val="26"/>
          <w:szCs w:val="26"/>
        </w:rPr>
      </w:pPr>
    </w:p>
    <w:p w14:paraId="137B390B" w14:textId="63E7355A" w:rsidR="008A60E7" w:rsidRPr="00446594" w:rsidRDefault="00006A67" w:rsidP="00207E6A">
      <w:pPr>
        <w:pStyle w:val="Paragraphedeliste"/>
        <w:numPr>
          <w:ilvl w:val="0"/>
          <w:numId w:val="23"/>
        </w:numPr>
        <w:spacing w:line="240" w:lineRule="auto"/>
        <w:jc w:val="both"/>
        <w:rPr>
          <w:rFonts w:ascii="Times New Roman" w:hAnsi="Times New Roman" w:cs="Times New Roman"/>
          <w:sz w:val="26"/>
          <w:szCs w:val="26"/>
        </w:rPr>
      </w:pPr>
      <w:r w:rsidRPr="00006A67">
        <w:rPr>
          <w:rStyle w:val="lev"/>
          <w:rFonts w:ascii="Times New Roman" w:hAnsi="Times New Roman" w:cs="Times New Roman"/>
          <w:sz w:val="26"/>
          <w:szCs w:val="26"/>
        </w:rPr>
        <w:t>Postcondition</w:t>
      </w:r>
      <w:r w:rsidRPr="00006A67">
        <w:rPr>
          <w:rFonts w:ascii="Times New Roman" w:hAnsi="Times New Roman" w:cs="Times New Roman"/>
          <w:sz w:val="26"/>
          <w:szCs w:val="26"/>
        </w:rPr>
        <w:t xml:space="preserve"> : </w:t>
      </w:r>
      <w:r w:rsidR="0048690D">
        <w:rPr>
          <w:rFonts w:ascii="Times New Roman" w:hAnsi="Times New Roman" w:cs="Times New Roman"/>
          <w:sz w:val="26"/>
          <w:szCs w:val="26"/>
        </w:rPr>
        <w:t>L</w:t>
      </w:r>
      <w:r w:rsidR="003F316A">
        <w:rPr>
          <w:rFonts w:ascii="Times New Roman" w:hAnsi="Times New Roman" w:cs="Times New Roman"/>
          <w:sz w:val="26"/>
          <w:szCs w:val="26"/>
        </w:rPr>
        <w:t xml:space="preserve">a </w:t>
      </w:r>
      <w:r w:rsidR="004154DA">
        <w:rPr>
          <w:rFonts w:ascii="Times New Roman" w:hAnsi="Times New Roman" w:cs="Times New Roman"/>
          <w:sz w:val="26"/>
          <w:szCs w:val="26"/>
        </w:rPr>
        <w:t>stock est réapprovis</w:t>
      </w:r>
      <w:r w:rsidR="00F87E43">
        <w:rPr>
          <w:rFonts w:ascii="Times New Roman" w:hAnsi="Times New Roman" w:cs="Times New Roman"/>
          <w:sz w:val="26"/>
          <w:szCs w:val="26"/>
        </w:rPr>
        <w:t>ionner</w:t>
      </w:r>
      <w:r w:rsidR="006C5A87">
        <w:rPr>
          <w:rFonts w:ascii="Times New Roman" w:hAnsi="Times New Roman" w:cs="Times New Roman"/>
          <w:sz w:val="26"/>
          <w:szCs w:val="26"/>
        </w:rPr>
        <w:t xml:space="preserve"> ;</w:t>
      </w:r>
    </w:p>
    <w:p w14:paraId="34BDC8FB" w14:textId="77777777" w:rsidR="00446594" w:rsidRPr="006C5A87" w:rsidRDefault="00446594" w:rsidP="006C5A87">
      <w:pPr>
        <w:pStyle w:val="Paragraphedeliste"/>
        <w:spacing w:line="240" w:lineRule="auto"/>
        <w:jc w:val="both"/>
        <w:rPr>
          <w:rStyle w:val="lev"/>
          <w:rFonts w:ascii="Times New Roman" w:hAnsi="Times New Roman" w:cs="Times New Roman"/>
          <w:b w:val="0"/>
          <w:bCs w:val="0"/>
          <w:sz w:val="26"/>
          <w:szCs w:val="26"/>
        </w:rPr>
      </w:pPr>
    </w:p>
    <w:p w14:paraId="7E1446A5" w14:textId="111EEAA3" w:rsidR="00B30871" w:rsidRPr="00ED5FDB" w:rsidRDefault="00B30871" w:rsidP="00E67133">
      <w:pPr>
        <w:spacing w:line="24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u w:val="single"/>
        </w:rPr>
        <w:t xml:space="preserve">Cas </w:t>
      </w:r>
      <w:r w:rsidR="009F52E3">
        <w:rPr>
          <w:rStyle w:val="lev"/>
          <w:rFonts w:ascii="Times New Roman" w:hAnsi="Times New Roman" w:cs="Times New Roman"/>
          <w:sz w:val="26"/>
          <w:szCs w:val="26"/>
          <w:u w:val="single"/>
        </w:rPr>
        <w:t>4</w:t>
      </w:r>
      <w:r w:rsidRPr="00ED5FDB">
        <w:rPr>
          <w:rStyle w:val="lev"/>
          <w:rFonts w:ascii="Times New Roman" w:hAnsi="Times New Roman" w:cs="Times New Roman"/>
          <w:sz w:val="26"/>
          <w:szCs w:val="26"/>
        </w:rPr>
        <w:t xml:space="preserve"> : Livrer </w:t>
      </w:r>
      <w:r w:rsidR="00A74761" w:rsidRPr="00ED5FDB">
        <w:rPr>
          <w:rStyle w:val="lev"/>
          <w:rFonts w:ascii="Times New Roman" w:hAnsi="Times New Roman" w:cs="Times New Roman"/>
          <w:sz w:val="26"/>
          <w:szCs w:val="26"/>
        </w:rPr>
        <w:t>une demande</w:t>
      </w:r>
    </w:p>
    <w:p w14:paraId="6AE7243F" w14:textId="77777777" w:rsidR="00B30871" w:rsidRPr="00ED5FDB" w:rsidRDefault="00B30871" w:rsidP="00207E6A">
      <w:pPr>
        <w:pStyle w:val="Paragraphedeliste"/>
        <w:numPr>
          <w:ilvl w:val="0"/>
          <w:numId w:val="26"/>
        </w:numPr>
        <w:spacing w:line="240" w:lineRule="auto"/>
        <w:rPr>
          <w:rStyle w:val="lev"/>
          <w:rFonts w:ascii="Times New Roman" w:hAnsi="Times New Roman" w:cs="Times New Roman"/>
          <w:sz w:val="26"/>
          <w:szCs w:val="26"/>
        </w:rPr>
      </w:pPr>
      <w:r w:rsidRPr="00ED5FDB">
        <w:rPr>
          <w:rStyle w:val="lev"/>
          <w:rFonts w:ascii="Times New Roman" w:hAnsi="Times New Roman" w:cs="Times New Roman"/>
          <w:sz w:val="26"/>
          <w:szCs w:val="26"/>
        </w:rPr>
        <w:lastRenderedPageBreak/>
        <w:t>Acteur</w:t>
      </w:r>
      <w:r w:rsidRPr="00ED5FDB">
        <w:rPr>
          <w:rFonts w:ascii="Times New Roman" w:hAnsi="Times New Roman" w:cs="Times New Roman"/>
          <w:sz w:val="26"/>
          <w:szCs w:val="26"/>
        </w:rPr>
        <w:t> : Gestionnaire</w:t>
      </w:r>
      <w:r w:rsidRPr="00ED5FDB">
        <w:rPr>
          <w:rFonts w:ascii="Times New Roman" w:hAnsi="Times New Roman" w:cs="Times New Roman"/>
          <w:sz w:val="26"/>
          <w:szCs w:val="26"/>
        </w:rPr>
        <w:br/>
      </w:r>
    </w:p>
    <w:p w14:paraId="40666BEA" w14:textId="534F359E" w:rsidR="00B30871" w:rsidRPr="00ED5FDB" w:rsidRDefault="00B30871" w:rsidP="00207E6A">
      <w:pPr>
        <w:pStyle w:val="Paragraphedeliste"/>
        <w:numPr>
          <w:ilvl w:val="0"/>
          <w:numId w:val="26"/>
        </w:numPr>
        <w:spacing w:line="360" w:lineRule="auto"/>
        <w:rPr>
          <w:rStyle w:val="lev"/>
          <w:rFonts w:ascii="Times New Roman" w:hAnsi="Times New Roman" w:cs="Times New Roman"/>
          <w:sz w:val="26"/>
          <w:szCs w:val="26"/>
        </w:rPr>
      </w:pPr>
      <w:r w:rsidRPr="00ED5FDB">
        <w:rPr>
          <w:rStyle w:val="lev"/>
          <w:rFonts w:ascii="Times New Roman" w:hAnsi="Times New Roman" w:cs="Times New Roman"/>
          <w:sz w:val="26"/>
          <w:szCs w:val="26"/>
        </w:rPr>
        <w:t>Description</w:t>
      </w:r>
      <w:r w:rsidRPr="00ED5FDB">
        <w:rPr>
          <w:rFonts w:ascii="Times New Roman" w:hAnsi="Times New Roman" w:cs="Times New Roman"/>
          <w:sz w:val="26"/>
          <w:szCs w:val="26"/>
        </w:rPr>
        <w:t xml:space="preserve"> : </w:t>
      </w:r>
      <w:r w:rsidR="00441F74" w:rsidRPr="00441F74">
        <w:rPr>
          <w:rFonts w:ascii="Times New Roman" w:hAnsi="Times New Roman" w:cs="Times New Roman"/>
          <w:sz w:val="26"/>
          <w:szCs w:val="26"/>
        </w:rPr>
        <w:t>Permet de gérer la livraison des EPI aux utilisateurs dont la demande a été validée.</w:t>
      </w:r>
    </w:p>
    <w:p w14:paraId="041CE24E" w14:textId="22F29582" w:rsidR="00E67133" w:rsidRPr="00AE39AE" w:rsidRDefault="00B30871" w:rsidP="00207E6A">
      <w:pPr>
        <w:pStyle w:val="Paragraphedeliste"/>
        <w:numPr>
          <w:ilvl w:val="0"/>
          <w:numId w:val="26"/>
        </w:numPr>
        <w:spacing w:line="360" w:lineRule="auto"/>
        <w:jc w:val="both"/>
        <w:rPr>
          <w:rStyle w:val="lev"/>
          <w:rFonts w:ascii="Times New Roman" w:hAnsi="Times New Roman" w:cs="Times New Roman"/>
          <w:b w:val="0"/>
          <w:bCs w:val="0"/>
          <w:sz w:val="26"/>
          <w:szCs w:val="26"/>
        </w:rPr>
      </w:pPr>
      <w:r w:rsidRPr="00AE39AE">
        <w:rPr>
          <w:rStyle w:val="lev"/>
          <w:rFonts w:ascii="Times New Roman" w:hAnsi="Times New Roman" w:cs="Times New Roman"/>
          <w:sz w:val="26"/>
          <w:szCs w:val="26"/>
        </w:rPr>
        <w:t>Précondition</w:t>
      </w:r>
      <w:r w:rsidRPr="00AE39AE">
        <w:rPr>
          <w:rFonts w:ascii="Times New Roman" w:hAnsi="Times New Roman" w:cs="Times New Roman"/>
          <w:sz w:val="26"/>
          <w:szCs w:val="26"/>
        </w:rPr>
        <w:t xml:space="preserve"> : </w:t>
      </w:r>
      <w:r w:rsidR="00AE39AE" w:rsidRPr="00AE39AE">
        <w:rPr>
          <w:rFonts w:ascii="Times New Roman" w:hAnsi="Times New Roman" w:cs="Times New Roman"/>
          <w:sz w:val="26"/>
          <w:szCs w:val="26"/>
        </w:rPr>
        <w:t>Une demande d’EPI a été validée par le Directeur QHSE.</w:t>
      </w:r>
    </w:p>
    <w:p w14:paraId="1B12B12E" w14:textId="5BF3BA60" w:rsidR="00AD6A75" w:rsidRPr="00AE39AE" w:rsidRDefault="00B30871" w:rsidP="00207E6A">
      <w:pPr>
        <w:pStyle w:val="Paragraphedeliste"/>
        <w:numPr>
          <w:ilvl w:val="0"/>
          <w:numId w:val="26"/>
        </w:numPr>
        <w:spacing w:line="360" w:lineRule="auto"/>
        <w:jc w:val="both"/>
        <w:rPr>
          <w:rStyle w:val="lev"/>
          <w:rFonts w:ascii="Times New Roman" w:hAnsi="Times New Roman" w:cs="Times New Roman"/>
          <w:sz w:val="26"/>
          <w:szCs w:val="26"/>
        </w:rPr>
      </w:pPr>
      <w:r w:rsidRPr="00ED5FDB">
        <w:rPr>
          <w:rStyle w:val="lev"/>
          <w:rFonts w:ascii="Times New Roman" w:hAnsi="Times New Roman" w:cs="Times New Roman"/>
          <w:sz w:val="26"/>
          <w:szCs w:val="26"/>
        </w:rPr>
        <w:t>Scénario nominal :</w:t>
      </w:r>
    </w:p>
    <w:p w14:paraId="6A2E4258" w14:textId="004FB809" w:rsidR="00AD6A75" w:rsidRDefault="00AD6A75" w:rsidP="00207E6A">
      <w:pPr>
        <w:pStyle w:val="Paragraphedeliste"/>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Le système vérifie la disponibilité des EPI</w:t>
      </w:r>
      <w:r w:rsidR="0023715B">
        <w:rPr>
          <w:rFonts w:ascii="Times New Roman" w:hAnsi="Times New Roman" w:cs="Times New Roman"/>
          <w:sz w:val="26"/>
          <w:szCs w:val="26"/>
        </w:rPr>
        <w:t xml:space="preserve"> ;</w:t>
      </w:r>
    </w:p>
    <w:p w14:paraId="0BB41738" w14:textId="64507E05" w:rsidR="00AD6A75" w:rsidRDefault="00AD6A75" w:rsidP="00207E6A">
      <w:pPr>
        <w:pStyle w:val="Paragraphedeliste"/>
        <w:numPr>
          <w:ilvl w:val="0"/>
          <w:numId w:val="3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Si </w:t>
      </w:r>
      <w:r w:rsidR="0023715B">
        <w:rPr>
          <w:rFonts w:ascii="Times New Roman" w:hAnsi="Times New Roman" w:cs="Times New Roman"/>
          <w:sz w:val="26"/>
          <w:szCs w:val="26"/>
        </w:rPr>
        <w:t xml:space="preserve">les </w:t>
      </w:r>
      <w:r>
        <w:rPr>
          <w:rFonts w:ascii="Times New Roman" w:hAnsi="Times New Roman" w:cs="Times New Roman"/>
          <w:sz w:val="26"/>
          <w:szCs w:val="26"/>
        </w:rPr>
        <w:t xml:space="preserve">EPI </w:t>
      </w:r>
      <w:r w:rsidR="0023715B">
        <w:rPr>
          <w:rFonts w:ascii="Times New Roman" w:hAnsi="Times New Roman" w:cs="Times New Roman"/>
          <w:sz w:val="26"/>
          <w:szCs w:val="26"/>
        </w:rPr>
        <w:t xml:space="preserve">sont </w:t>
      </w:r>
      <w:r>
        <w:rPr>
          <w:rFonts w:ascii="Times New Roman" w:hAnsi="Times New Roman" w:cs="Times New Roman"/>
          <w:sz w:val="26"/>
          <w:szCs w:val="26"/>
        </w:rPr>
        <w:t>disponible</w:t>
      </w:r>
      <w:r w:rsidR="0023715B">
        <w:rPr>
          <w:rFonts w:ascii="Times New Roman" w:hAnsi="Times New Roman" w:cs="Times New Roman"/>
          <w:sz w:val="26"/>
          <w:szCs w:val="26"/>
        </w:rPr>
        <w:t>s</w:t>
      </w:r>
      <w:r>
        <w:rPr>
          <w:rFonts w:ascii="Times New Roman" w:hAnsi="Times New Roman" w:cs="Times New Roman"/>
          <w:sz w:val="26"/>
          <w:szCs w:val="26"/>
        </w:rPr>
        <w:t>, le système notifie le gestionnaire</w:t>
      </w:r>
      <w:r w:rsidR="0023715B">
        <w:rPr>
          <w:rFonts w:ascii="Times New Roman" w:hAnsi="Times New Roman" w:cs="Times New Roman"/>
          <w:sz w:val="26"/>
          <w:szCs w:val="26"/>
        </w:rPr>
        <w:t xml:space="preserve"> ;</w:t>
      </w:r>
    </w:p>
    <w:p w14:paraId="16EB6C61" w14:textId="23C1C646" w:rsidR="00AD6A75" w:rsidRPr="00072B67" w:rsidRDefault="00E909CC" w:rsidP="00207E6A">
      <w:pPr>
        <w:pStyle w:val="Paragraphedeliste"/>
        <w:numPr>
          <w:ilvl w:val="0"/>
          <w:numId w:val="30"/>
        </w:numPr>
        <w:spacing w:line="360" w:lineRule="auto"/>
        <w:jc w:val="both"/>
        <w:rPr>
          <w:rFonts w:ascii="Times New Roman" w:hAnsi="Times New Roman" w:cs="Times New Roman"/>
          <w:sz w:val="26"/>
          <w:szCs w:val="26"/>
        </w:rPr>
      </w:pPr>
      <w:r w:rsidRPr="00E909CC">
        <w:rPr>
          <w:rFonts w:ascii="Times New Roman" w:hAnsi="Times New Roman" w:cs="Times New Roman"/>
          <w:sz w:val="26"/>
          <w:szCs w:val="26"/>
        </w:rPr>
        <w:t>Le système envoie une notification au demandeur indiquant que la livraison est prête</w:t>
      </w:r>
      <w:r w:rsidR="00D6674F">
        <w:rPr>
          <w:rFonts w:ascii="Times New Roman" w:hAnsi="Times New Roman" w:cs="Times New Roman"/>
          <w:sz w:val="26"/>
          <w:szCs w:val="26"/>
        </w:rPr>
        <w:t xml:space="preserve"> </w:t>
      </w:r>
      <w:r w:rsidRPr="00E909CC">
        <w:rPr>
          <w:rFonts w:ascii="Times New Roman" w:hAnsi="Times New Roman" w:cs="Times New Roman"/>
          <w:sz w:val="26"/>
          <w:szCs w:val="26"/>
        </w:rPr>
        <w:t>;</w:t>
      </w:r>
    </w:p>
    <w:p w14:paraId="2A87B74A" w14:textId="77777777" w:rsidR="00B02B26" w:rsidRDefault="00B02B26" w:rsidP="00207E6A">
      <w:pPr>
        <w:pStyle w:val="Paragraphedeliste"/>
        <w:numPr>
          <w:ilvl w:val="0"/>
          <w:numId w:val="30"/>
        </w:numPr>
        <w:spacing w:line="360" w:lineRule="auto"/>
        <w:jc w:val="both"/>
        <w:rPr>
          <w:rFonts w:ascii="Times New Roman" w:hAnsi="Times New Roman" w:cs="Times New Roman"/>
          <w:sz w:val="26"/>
          <w:szCs w:val="26"/>
        </w:rPr>
      </w:pPr>
      <w:r w:rsidRPr="00B02B26">
        <w:rPr>
          <w:rFonts w:ascii="Times New Roman" w:hAnsi="Times New Roman" w:cs="Times New Roman"/>
          <w:sz w:val="26"/>
          <w:szCs w:val="26"/>
        </w:rPr>
        <w:t>Lorsque l’utilisateur se présente pour le retrait, le gestionnaire enregistre la livraison dans le système ;</w:t>
      </w:r>
    </w:p>
    <w:p w14:paraId="1461FA1F" w14:textId="73F49B37" w:rsidR="00AD6A75" w:rsidRPr="00FF713C" w:rsidRDefault="00AD6A75" w:rsidP="00207E6A">
      <w:pPr>
        <w:pStyle w:val="Paragraphedeliste"/>
        <w:numPr>
          <w:ilvl w:val="0"/>
          <w:numId w:val="30"/>
        </w:numPr>
        <w:spacing w:line="360" w:lineRule="auto"/>
        <w:jc w:val="both"/>
        <w:rPr>
          <w:rStyle w:val="lev"/>
          <w:rFonts w:ascii="Times New Roman" w:hAnsi="Times New Roman" w:cs="Times New Roman"/>
          <w:b w:val="0"/>
          <w:bCs w:val="0"/>
          <w:sz w:val="26"/>
          <w:szCs w:val="26"/>
        </w:rPr>
      </w:pPr>
      <w:r w:rsidRPr="00ED5FDB">
        <w:rPr>
          <w:rFonts w:ascii="Times New Roman" w:hAnsi="Times New Roman" w:cs="Times New Roman"/>
          <w:sz w:val="26"/>
          <w:szCs w:val="26"/>
        </w:rPr>
        <w:t>Le système met</w:t>
      </w:r>
      <w:r w:rsidR="00B02B26">
        <w:rPr>
          <w:rFonts w:ascii="Times New Roman" w:hAnsi="Times New Roman" w:cs="Times New Roman"/>
          <w:sz w:val="26"/>
          <w:szCs w:val="26"/>
        </w:rPr>
        <w:t xml:space="preserve"> automatiquement </w:t>
      </w:r>
      <w:r w:rsidRPr="00ED5FDB">
        <w:rPr>
          <w:rFonts w:ascii="Times New Roman" w:hAnsi="Times New Roman" w:cs="Times New Roman"/>
          <w:sz w:val="26"/>
          <w:szCs w:val="26"/>
        </w:rPr>
        <w:t>à jour le stock ;</w:t>
      </w:r>
    </w:p>
    <w:p w14:paraId="77F69AF9" w14:textId="30172A5C" w:rsidR="003D2A79" w:rsidRPr="003D2A79" w:rsidRDefault="00AD6A75" w:rsidP="00207E6A">
      <w:pPr>
        <w:pStyle w:val="Paragraphedeliste"/>
        <w:numPr>
          <w:ilvl w:val="0"/>
          <w:numId w:val="26"/>
        </w:numPr>
        <w:spacing w:line="360" w:lineRule="auto"/>
        <w:jc w:val="both"/>
        <w:rPr>
          <w:rFonts w:ascii="Times New Roman" w:hAnsi="Times New Roman" w:cs="Times New Roman"/>
          <w:sz w:val="26"/>
          <w:szCs w:val="26"/>
        </w:rPr>
      </w:pPr>
      <w:r w:rsidRPr="00AD6A75">
        <w:rPr>
          <w:rFonts w:ascii="Times New Roman" w:hAnsi="Times New Roman" w:cs="Times New Roman"/>
          <w:b/>
          <w:bCs/>
          <w:sz w:val="26"/>
          <w:szCs w:val="26"/>
        </w:rPr>
        <w:t xml:space="preserve">Scénario alternatif : </w:t>
      </w:r>
    </w:p>
    <w:p w14:paraId="153235C1" w14:textId="344B5B36" w:rsidR="00907CA4" w:rsidRDefault="0050173A" w:rsidP="00207E6A">
      <w:pPr>
        <w:pStyle w:val="Paragraphedeliste"/>
        <w:numPr>
          <w:ilvl w:val="1"/>
          <w:numId w:val="4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Si les EPI ne sont pas </w:t>
      </w:r>
      <w:r w:rsidR="00CB787A">
        <w:rPr>
          <w:rFonts w:ascii="Times New Roman" w:hAnsi="Times New Roman" w:cs="Times New Roman"/>
          <w:sz w:val="26"/>
          <w:szCs w:val="26"/>
        </w:rPr>
        <w:t xml:space="preserve">disponibles, </w:t>
      </w:r>
      <w:r w:rsidR="000F5D31">
        <w:rPr>
          <w:rFonts w:ascii="Times New Roman" w:hAnsi="Times New Roman" w:cs="Times New Roman"/>
          <w:sz w:val="26"/>
          <w:szCs w:val="26"/>
        </w:rPr>
        <w:t>l</w:t>
      </w:r>
      <w:r w:rsidR="000F5D31" w:rsidRPr="000F5D31">
        <w:rPr>
          <w:rFonts w:ascii="Times New Roman" w:hAnsi="Times New Roman" w:cs="Times New Roman"/>
          <w:sz w:val="26"/>
          <w:szCs w:val="26"/>
        </w:rPr>
        <w:t>e système informe le gestionnaire de l’indisponibilité</w:t>
      </w:r>
      <w:r w:rsidR="000F5D31">
        <w:rPr>
          <w:rFonts w:ascii="Times New Roman" w:hAnsi="Times New Roman" w:cs="Times New Roman"/>
          <w:sz w:val="26"/>
          <w:szCs w:val="26"/>
        </w:rPr>
        <w:t xml:space="preserve"> </w:t>
      </w:r>
      <w:ins w:id="37" w:author="Microsoft Word" w:date="2025-06-09T02:02:00Z">
        <w:r w:rsidR="0057333E" w:rsidRPr="00ED5FDB">
          <w:rPr>
            <w:rFonts w:ascii="Times New Roman" w:hAnsi="Times New Roman" w:cs="Times New Roman"/>
            <w:sz w:val="26"/>
            <w:szCs w:val="26"/>
          </w:rPr>
          <w:t>;</w:t>
        </w:r>
      </w:ins>
    </w:p>
    <w:p w14:paraId="4712FC20" w14:textId="2DA3C460" w:rsidR="00F84810" w:rsidRPr="00F005C5" w:rsidRDefault="00F84810" w:rsidP="00207E6A">
      <w:pPr>
        <w:pStyle w:val="Paragraphedeliste"/>
        <w:numPr>
          <w:ilvl w:val="1"/>
          <w:numId w:val="44"/>
        </w:numPr>
        <w:spacing w:line="360" w:lineRule="auto"/>
        <w:jc w:val="both"/>
        <w:rPr>
          <w:rStyle w:val="lev"/>
          <w:rFonts w:ascii="Times New Roman" w:hAnsi="Times New Roman" w:cs="Times New Roman"/>
          <w:b w:val="0"/>
          <w:bCs w:val="0"/>
          <w:sz w:val="26"/>
          <w:szCs w:val="26"/>
        </w:rPr>
      </w:pPr>
      <w:r w:rsidRPr="00F84810">
        <w:rPr>
          <w:rFonts w:ascii="Times New Roman" w:hAnsi="Times New Roman" w:cs="Times New Roman"/>
          <w:sz w:val="26"/>
          <w:szCs w:val="26"/>
        </w:rPr>
        <w:t>Le gestionnaire initie une demande de réapprovisionnement.</w:t>
      </w:r>
    </w:p>
    <w:p w14:paraId="54F2EA9B" w14:textId="52988513" w:rsidR="00A83C06" w:rsidRDefault="00A83C06" w:rsidP="00207E6A">
      <w:pPr>
        <w:pStyle w:val="Paragraphedeliste"/>
        <w:numPr>
          <w:ilvl w:val="0"/>
          <w:numId w:val="29"/>
        </w:numPr>
        <w:spacing w:line="360" w:lineRule="auto"/>
        <w:jc w:val="both"/>
        <w:rPr>
          <w:rStyle w:val="lev"/>
          <w:rFonts w:ascii="Times New Roman" w:hAnsi="Times New Roman" w:cs="Times New Roman"/>
          <w:b w:val="0"/>
          <w:bCs w:val="0"/>
          <w:sz w:val="26"/>
          <w:szCs w:val="26"/>
        </w:rPr>
      </w:pPr>
      <w:r w:rsidRPr="007525FA">
        <w:rPr>
          <w:rStyle w:val="lev"/>
          <w:rFonts w:ascii="Times New Roman" w:hAnsi="Times New Roman" w:cs="Times New Roman"/>
          <w:sz w:val="26"/>
          <w:szCs w:val="26"/>
        </w:rPr>
        <w:t>Scénario d’exception</w:t>
      </w:r>
      <w:r>
        <w:rPr>
          <w:rStyle w:val="lev"/>
          <w:rFonts w:ascii="Times New Roman" w:hAnsi="Times New Roman" w:cs="Times New Roman"/>
          <w:b w:val="0"/>
          <w:bCs w:val="0"/>
          <w:sz w:val="26"/>
          <w:szCs w:val="26"/>
        </w:rPr>
        <w:t xml:space="preserve"> : </w:t>
      </w:r>
    </w:p>
    <w:p w14:paraId="63223799" w14:textId="3FE89852" w:rsidR="00A83C06" w:rsidRPr="009B133A" w:rsidRDefault="00A83C06" w:rsidP="00207E6A">
      <w:pPr>
        <w:pStyle w:val="Paragraphedeliste"/>
        <w:numPr>
          <w:ilvl w:val="0"/>
          <w:numId w:val="46"/>
        </w:numPr>
        <w:spacing w:before="100" w:beforeAutospacing="1" w:after="100" w:afterAutospacing="1" w:line="360" w:lineRule="auto"/>
        <w:rPr>
          <w:rFonts w:ascii="Times New Roman" w:eastAsia="Times New Roman" w:hAnsi="Times New Roman" w:cs="Times New Roman"/>
          <w:sz w:val="26"/>
          <w:szCs w:val="26"/>
        </w:rPr>
      </w:pPr>
      <w:r w:rsidRPr="009B133A">
        <w:rPr>
          <w:rFonts w:ascii="Times New Roman" w:eastAsia="Times New Roman" w:hAnsi="Times New Roman" w:cs="Times New Roman"/>
          <w:sz w:val="26"/>
          <w:szCs w:val="26"/>
        </w:rPr>
        <w:t>Après enregistrement de la livraison, si la mise à jour du stock échoue (erreur base de données) ;</w:t>
      </w:r>
    </w:p>
    <w:p w14:paraId="76763C72" w14:textId="0B852C46" w:rsidR="00A83C06" w:rsidRPr="007525FA" w:rsidRDefault="00A83C06" w:rsidP="00207E6A">
      <w:pPr>
        <w:pStyle w:val="Paragraphedeliste"/>
        <w:numPr>
          <w:ilvl w:val="0"/>
          <w:numId w:val="46"/>
        </w:numPr>
        <w:spacing w:before="100" w:beforeAutospacing="1" w:after="100" w:afterAutospacing="1" w:line="360" w:lineRule="auto"/>
        <w:rPr>
          <w:rStyle w:val="lev"/>
          <w:rFonts w:ascii="Times New Roman" w:eastAsia="Times New Roman" w:hAnsi="Times New Roman" w:cs="Times New Roman"/>
          <w:b w:val="0"/>
          <w:bCs w:val="0"/>
          <w:sz w:val="26"/>
          <w:szCs w:val="26"/>
        </w:rPr>
      </w:pPr>
      <w:r w:rsidRPr="009B133A">
        <w:rPr>
          <w:rFonts w:ascii="Times New Roman" w:eastAsia="Times New Roman" w:hAnsi="Times New Roman" w:cs="Times New Roman"/>
          <w:sz w:val="26"/>
          <w:szCs w:val="26"/>
        </w:rPr>
        <w:t>Le système affiche une alerte critique au gestionnaire et journalise l’erreur pour intervention technique.</w:t>
      </w:r>
    </w:p>
    <w:p w14:paraId="2F535EEA" w14:textId="64100093" w:rsidR="00B30871" w:rsidRPr="00ED5FDB" w:rsidRDefault="00B30871" w:rsidP="00207E6A">
      <w:pPr>
        <w:pStyle w:val="Paragraphedeliste"/>
        <w:numPr>
          <w:ilvl w:val="0"/>
          <w:numId w:val="29"/>
        </w:numPr>
        <w:spacing w:line="240" w:lineRule="auto"/>
        <w:jc w:val="both"/>
        <w:rPr>
          <w:rFonts w:ascii="Times New Roman" w:hAnsi="Times New Roman" w:cs="Times New Roman"/>
          <w:sz w:val="26"/>
          <w:szCs w:val="26"/>
        </w:rPr>
      </w:pPr>
      <w:r w:rsidRPr="00ED5FDB">
        <w:rPr>
          <w:rStyle w:val="lev"/>
          <w:rFonts w:ascii="Times New Roman" w:hAnsi="Times New Roman" w:cs="Times New Roman"/>
          <w:sz w:val="26"/>
          <w:szCs w:val="26"/>
        </w:rPr>
        <w:t>Postcondition</w:t>
      </w:r>
      <w:r w:rsidRPr="00ED5FDB">
        <w:rPr>
          <w:rFonts w:ascii="Times New Roman" w:hAnsi="Times New Roman" w:cs="Times New Roman"/>
          <w:sz w:val="26"/>
          <w:szCs w:val="26"/>
        </w:rPr>
        <w:t xml:space="preserve"> : </w:t>
      </w:r>
      <w:r w:rsidR="002C6053" w:rsidRPr="00ED5FDB">
        <w:rPr>
          <w:rFonts w:ascii="Times New Roman" w:hAnsi="Times New Roman" w:cs="Times New Roman"/>
          <w:sz w:val="26"/>
          <w:szCs w:val="26"/>
        </w:rPr>
        <w:t>L</w:t>
      </w:r>
      <w:r w:rsidR="00C17E6D">
        <w:rPr>
          <w:rFonts w:ascii="Times New Roman" w:hAnsi="Times New Roman" w:cs="Times New Roman"/>
          <w:sz w:val="26"/>
          <w:szCs w:val="26"/>
        </w:rPr>
        <w:t xml:space="preserve">’utilisateur </w:t>
      </w:r>
      <w:r w:rsidR="002C6053" w:rsidRPr="00ED5FDB">
        <w:rPr>
          <w:rFonts w:ascii="Times New Roman" w:hAnsi="Times New Roman" w:cs="Times New Roman"/>
          <w:sz w:val="26"/>
          <w:szCs w:val="26"/>
        </w:rPr>
        <w:t>est livré</w:t>
      </w:r>
      <w:r w:rsidR="00D6674F">
        <w:rPr>
          <w:rFonts w:ascii="Times New Roman" w:hAnsi="Times New Roman" w:cs="Times New Roman"/>
          <w:sz w:val="26"/>
          <w:szCs w:val="26"/>
        </w:rPr>
        <w:t xml:space="preserve"> et le stock est mise à jour.</w:t>
      </w:r>
    </w:p>
    <w:p w14:paraId="1D511EE6" w14:textId="77777777" w:rsidR="00DD09EF" w:rsidRPr="00ED5FDB" w:rsidRDefault="00DD09EF" w:rsidP="000617C7">
      <w:pPr>
        <w:ind w:left="720" w:firstLine="720"/>
        <w:rPr>
          <w:rFonts w:ascii="Times New Roman" w:hAnsi="Times New Roman" w:cs="Times New Roman"/>
          <w:sz w:val="26"/>
          <w:szCs w:val="26"/>
        </w:rPr>
      </w:pPr>
    </w:p>
    <w:p w14:paraId="5AC7AB6C" w14:textId="061A0E34" w:rsidR="00E30CEC" w:rsidRPr="000617C7" w:rsidRDefault="00E30CEC" w:rsidP="00A8083E">
      <w:pPr>
        <w:pStyle w:val="Style5"/>
      </w:pPr>
      <w:bookmarkStart w:id="38" w:name="_Toc201154338"/>
      <w:r w:rsidRPr="000617C7">
        <w:t>II</w:t>
      </w:r>
      <w:r w:rsidR="00BF05CD" w:rsidRPr="000617C7">
        <w:t>I</w:t>
      </w:r>
      <w:r w:rsidRPr="000617C7">
        <w:t>-</w:t>
      </w:r>
      <w:r w:rsidR="00BF05CD" w:rsidRPr="000617C7">
        <w:t>1</w:t>
      </w:r>
      <w:r w:rsidRPr="000617C7">
        <w:t>-</w:t>
      </w:r>
      <w:r w:rsidR="00BF05CD" w:rsidRPr="000617C7">
        <w:t>2</w:t>
      </w:r>
      <w:r w:rsidRPr="000617C7">
        <w:t>-</w:t>
      </w:r>
      <w:r w:rsidR="0061609C" w:rsidRPr="000617C7">
        <w:t>2</w:t>
      </w:r>
      <w:r w:rsidRPr="000617C7">
        <w:t xml:space="preserve"> Diagramme des classes</w:t>
      </w:r>
      <w:bookmarkEnd w:id="38"/>
      <w:r w:rsidRPr="000617C7">
        <w:t xml:space="preserve"> </w:t>
      </w:r>
    </w:p>
    <w:p w14:paraId="7CEB9239" w14:textId="778A8A14" w:rsidR="00602A5A" w:rsidRPr="00ED5FDB" w:rsidRDefault="00E30CEC" w:rsidP="005C6EAE">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Le diagramme des classes est une composante essentielle de la modélisation orientée objet. Contrairement au diagramme des cas d'utilisation qui met l'accent sur les interactions entre le système et les acteurs, le diagramme des classes se concentre sur la structure interne du système. Il offre une vue abstraite des objets qui composent le système et montre comment ils interagissent pour réaliser les fonctionnalités décrites dans les cas d'utilisation. En résumé, le diagramme des classes permet de représenter de </w:t>
      </w:r>
      <w:r w:rsidRPr="00ED5FDB">
        <w:rPr>
          <w:rFonts w:ascii="Times New Roman" w:hAnsi="Times New Roman" w:cs="Times New Roman"/>
          <w:sz w:val="26"/>
          <w:szCs w:val="26"/>
        </w:rPr>
        <w:lastRenderedPageBreak/>
        <w:t xml:space="preserve">manière conceptuelle les entités et les relations clés du système, fournissant ainsi une base solide pour la compréhension et la conception de l'architecture logicielle. </w:t>
      </w:r>
    </w:p>
    <w:p w14:paraId="46800509" w14:textId="162907F5" w:rsidR="00DD09EF" w:rsidRPr="00ED5FDB" w:rsidRDefault="00E30CEC" w:rsidP="0029280E">
      <w:pPr>
        <w:spacing w:line="360" w:lineRule="auto"/>
        <w:jc w:val="both"/>
        <w:rPr>
          <w:rFonts w:ascii="Times New Roman" w:hAnsi="Times New Roman" w:cs="Times New Roman"/>
          <w:sz w:val="26"/>
          <w:szCs w:val="26"/>
        </w:rPr>
      </w:pPr>
      <w:r w:rsidRPr="00ED5FDB">
        <w:rPr>
          <w:rFonts w:ascii="Times New Roman" w:hAnsi="Times New Roman" w:cs="Times New Roman"/>
          <w:sz w:val="26"/>
          <w:szCs w:val="26"/>
        </w:rPr>
        <w:t xml:space="preserve">La </w:t>
      </w:r>
      <w:r w:rsidRPr="00ED5FDB">
        <w:rPr>
          <w:rFonts w:ascii="Times New Roman" w:hAnsi="Times New Roman" w:cs="Times New Roman"/>
          <w:i/>
          <w:iCs/>
          <w:sz w:val="26"/>
          <w:szCs w:val="26"/>
        </w:rPr>
        <w:t>figure</w:t>
      </w:r>
      <w:r w:rsidR="00FF3D26" w:rsidRPr="00ED5FDB">
        <w:rPr>
          <w:rFonts w:ascii="Times New Roman" w:hAnsi="Times New Roman" w:cs="Times New Roman"/>
          <w:sz w:val="26"/>
          <w:szCs w:val="26"/>
        </w:rPr>
        <w:t xml:space="preserve"> </w:t>
      </w:r>
      <w:r w:rsidR="00FF3D26" w:rsidRPr="00ED5FDB">
        <w:rPr>
          <w:rFonts w:ascii="Times New Roman" w:hAnsi="Times New Roman" w:cs="Times New Roman"/>
          <w:i/>
          <w:iCs/>
          <w:sz w:val="26"/>
          <w:szCs w:val="26"/>
        </w:rPr>
        <w:t>n°</w:t>
      </w:r>
      <w:r w:rsidR="001F3D51">
        <w:rPr>
          <w:rFonts w:ascii="Times New Roman" w:hAnsi="Times New Roman" w:cs="Times New Roman"/>
          <w:i/>
          <w:iCs/>
          <w:sz w:val="26"/>
          <w:szCs w:val="26"/>
        </w:rPr>
        <w:t>3</w:t>
      </w:r>
      <w:r w:rsidRPr="00ED5FDB">
        <w:rPr>
          <w:rFonts w:ascii="Times New Roman" w:hAnsi="Times New Roman" w:cs="Times New Roman"/>
          <w:sz w:val="26"/>
          <w:szCs w:val="26"/>
        </w:rPr>
        <w:t xml:space="preserve"> montre une représentation du diagramme des classes de notre système :</w:t>
      </w:r>
    </w:p>
    <w:p w14:paraId="15BA962D" w14:textId="655645A4" w:rsidR="00944DD7" w:rsidRPr="00ED5FDB" w:rsidRDefault="00BE7671" w:rsidP="0029280E">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39BA8875" wp14:editId="70FE8AB4">
            <wp:extent cx="6341110" cy="4664766"/>
            <wp:effectExtent l="0" t="0" r="2540" b="2540"/>
            <wp:docPr id="104409712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97125" name="Image 10440971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92210" cy="4702357"/>
                    </a:xfrm>
                    <a:prstGeom prst="rect">
                      <a:avLst/>
                    </a:prstGeom>
                  </pic:spPr>
                </pic:pic>
              </a:graphicData>
            </a:graphic>
          </wp:inline>
        </w:drawing>
      </w:r>
    </w:p>
    <w:p w14:paraId="2185346D" w14:textId="36040E1A" w:rsidR="00DD09EF" w:rsidRPr="00ED5FDB" w:rsidRDefault="00FF3D26" w:rsidP="00FF3D26">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1F3D51">
        <w:rPr>
          <w:rFonts w:ascii="Times New Roman" w:hAnsi="Times New Roman" w:cs="Times New Roman"/>
          <w:i/>
          <w:iCs/>
          <w:sz w:val="26"/>
          <w:szCs w:val="26"/>
        </w:rPr>
        <w:t>3</w:t>
      </w:r>
      <w:r w:rsidRPr="00ED5FDB">
        <w:rPr>
          <w:rFonts w:ascii="Times New Roman" w:hAnsi="Times New Roman" w:cs="Times New Roman"/>
          <w:i/>
          <w:iCs/>
          <w:sz w:val="26"/>
          <w:szCs w:val="26"/>
        </w:rPr>
        <w:t xml:space="preserve"> : Diagramme de classe</w:t>
      </w:r>
    </w:p>
    <w:p w14:paraId="3D1BF356" w14:textId="36AEFB33" w:rsidR="00DD09EF" w:rsidRDefault="00350ACF" w:rsidP="00A16746">
      <w:pPr>
        <w:spacing w:line="360" w:lineRule="auto"/>
        <w:ind w:firstLine="720"/>
        <w:jc w:val="both"/>
        <w:rPr>
          <w:rFonts w:ascii="Times New Roman" w:hAnsi="Times New Roman" w:cs="Times New Roman"/>
          <w:sz w:val="26"/>
          <w:szCs w:val="26"/>
        </w:rPr>
      </w:pPr>
      <w:r w:rsidRPr="00350ACF">
        <w:rPr>
          <w:rFonts w:ascii="Times New Roman" w:hAnsi="Times New Roman" w:cs="Times New Roman"/>
          <w:sz w:val="26"/>
          <w:szCs w:val="26"/>
        </w:rPr>
        <w:t>Ce diagramme de classes représente le modèle conceptuel de l’application de gestion des Équipements de Protection Individuelle (EPI) au Port Autonome de Cotonou. Il met en évidence les principales entités du système (utilisateur, demande, EPI, besoin, approvisionnement, livraison) et leurs interactions. Le processus commence par la soumission d'une demande d’EPI par un utilisateur, suivie de la validation par le DQHSE et de la livraison par le gestionnaire. Des énumérations permettent de suivre les différents statuts des demandes et des livraisons, facilitant ainsi la traçabilité et la gestion du stock d’EPI.</w:t>
      </w:r>
    </w:p>
    <w:p w14:paraId="314B505B" w14:textId="533E7BED" w:rsidR="00956DA9" w:rsidRPr="000617C7" w:rsidRDefault="00956DA9" w:rsidP="00A8083E">
      <w:pPr>
        <w:pStyle w:val="Style5"/>
      </w:pPr>
      <w:bookmarkStart w:id="39" w:name="_Toc201154339"/>
      <w:r w:rsidRPr="000617C7">
        <w:lastRenderedPageBreak/>
        <w:t>II</w:t>
      </w:r>
      <w:r w:rsidR="0061609C" w:rsidRPr="000617C7">
        <w:t>I</w:t>
      </w:r>
      <w:r w:rsidRPr="000617C7">
        <w:t>-</w:t>
      </w:r>
      <w:r w:rsidR="0061609C" w:rsidRPr="000617C7">
        <w:t>1</w:t>
      </w:r>
      <w:r w:rsidRPr="000617C7">
        <w:t>-</w:t>
      </w:r>
      <w:r w:rsidR="0061609C" w:rsidRPr="000617C7">
        <w:t>2</w:t>
      </w:r>
      <w:r w:rsidRPr="000617C7">
        <w:t>-</w:t>
      </w:r>
      <w:r w:rsidR="0061609C" w:rsidRPr="000617C7">
        <w:t>3</w:t>
      </w:r>
      <w:r w:rsidRPr="000617C7">
        <w:t xml:space="preserve"> Diagramme d’activité</w:t>
      </w:r>
      <w:bookmarkEnd w:id="39"/>
      <w:r w:rsidRPr="000617C7">
        <w:t xml:space="preserve"> </w:t>
      </w:r>
    </w:p>
    <w:p w14:paraId="2F5A909B" w14:textId="31F0C80F" w:rsidR="00DD09EF" w:rsidRPr="00ED5FDB" w:rsidRDefault="00956DA9" w:rsidP="00602A5A">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Un diagramme d'activité est une représentation graphique des processus ou des flux de travail dans un système. Il met en évidence l'ordre des activités, des décisions, et des interactions nécessaires pour accomplir une tâche ou un processus particulier. Ce type de diagramme illustre de manière claire et structurée comment les différentes étapes d'un processus sont enchaînées, y compris les éventuelles branches conditionnelles et les activités parallèles. Les diagrammes d'activité se concentrent sur la séquence des actions plutôt que sur les détails temporels ou les interactions entre objets spécifiques. Ils sont organisés de manière à suivre le flux des opérations de haut en bas, montrant clairement les transitions entre les activités et les points de décision. Le diagramme d'activité est un outil précieux pour modéliser, comprendre et améliorer les processus métier ou techniques, en fournissant une vue d'ensemble des étapes nécessaires et des possibles points de blocage ou d'amélioration dans un système.</w:t>
      </w:r>
    </w:p>
    <w:p w14:paraId="2C132631" w14:textId="23EA6F18" w:rsidR="003664DE" w:rsidRPr="0029224C" w:rsidRDefault="003664DE" w:rsidP="00207E6A">
      <w:pPr>
        <w:pStyle w:val="Paragraphedeliste"/>
        <w:numPr>
          <w:ilvl w:val="0"/>
          <w:numId w:val="24"/>
        </w:numPr>
        <w:spacing w:line="360" w:lineRule="auto"/>
        <w:ind w:left="1080"/>
        <w:jc w:val="both"/>
        <w:rPr>
          <w:rFonts w:ascii="Times New Roman" w:hAnsi="Times New Roman" w:cs="Times New Roman"/>
          <w:sz w:val="26"/>
          <w:szCs w:val="26"/>
        </w:rPr>
      </w:pPr>
      <w:r w:rsidRPr="00ED5FDB">
        <w:rPr>
          <w:rFonts w:ascii="Times New Roman" w:hAnsi="Times New Roman" w:cs="Times New Roman"/>
          <w:b/>
          <w:bCs/>
          <w:sz w:val="26"/>
          <w:szCs w:val="26"/>
        </w:rPr>
        <w:t>Diagramme d</w:t>
      </w:r>
      <w:r w:rsidR="00F24031">
        <w:rPr>
          <w:rFonts w:ascii="Times New Roman" w:hAnsi="Times New Roman" w:cs="Times New Roman"/>
          <w:b/>
          <w:bCs/>
          <w:sz w:val="26"/>
          <w:szCs w:val="26"/>
        </w:rPr>
        <w:t>e l’</w:t>
      </w:r>
      <w:r w:rsidRPr="00ED5FDB">
        <w:rPr>
          <w:rFonts w:ascii="Times New Roman" w:hAnsi="Times New Roman" w:cs="Times New Roman"/>
          <w:b/>
          <w:bCs/>
          <w:sz w:val="26"/>
          <w:szCs w:val="26"/>
        </w:rPr>
        <w:t xml:space="preserve">activité </w:t>
      </w:r>
      <w:r w:rsidR="00F24031">
        <w:rPr>
          <w:rFonts w:ascii="Times New Roman" w:hAnsi="Times New Roman" w:cs="Times New Roman"/>
          <w:b/>
          <w:bCs/>
          <w:sz w:val="26"/>
          <w:szCs w:val="26"/>
        </w:rPr>
        <w:t xml:space="preserve">Créer compte utilisateur </w:t>
      </w:r>
    </w:p>
    <w:p w14:paraId="2050BD03" w14:textId="6834E0A1" w:rsidR="0029224C" w:rsidRPr="0029224C" w:rsidRDefault="0029224C" w:rsidP="0029224C">
      <w:pPr>
        <w:spacing w:line="360" w:lineRule="auto"/>
        <w:jc w:val="both"/>
        <w:rPr>
          <w:rFonts w:ascii="Times New Roman" w:hAnsi="Times New Roman" w:cs="Times New Roman"/>
          <w:sz w:val="26"/>
          <w:szCs w:val="26"/>
        </w:rPr>
      </w:pPr>
      <w:r w:rsidRPr="0029224C">
        <w:rPr>
          <w:rFonts w:ascii="Times New Roman" w:hAnsi="Times New Roman" w:cs="Times New Roman"/>
          <w:sz w:val="26"/>
          <w:szCs w:val="26"/>
        </w:rPr>
        <w:t xml:space="preserve">La </w:t>
      </w:r>
      <w:r w:rsidRPr="0029224C">
        <w:rPr>
          <w:rFonts w:ascii="Times New Roman" w:hAnsi="Times New Roman" w:cs="Times New Roman"/>
          <w:i/>
          <w:iCs/>
          <w:sz w:val="26"/>
          <w:szCs w:val="26"/>
        </w:rPr>
        <w:t>figure n°</w:t>
      </w:r>
      <w:r w:rsidR="001F3D51">
        <w:rPr>
          <w:rFonts w:ascii="Times New Roman" w:hAnsi="Times New Roman" w:cs="Times New Roman"/>
          <w:i/>
          <w:iCs/>
          <w:sz w:val="26"/>
          <w:szCs w:val="26"/>
        </w:rPr>
        <w:t>4</w:t>
      </w:r>
      <w:r w:rsidRPr="0029224C">
        <w:rPr>
          <w:rFonts w:ascii="Times New Roman" w:hAnsi="Times New Roman" w:cs="Times New Roman"/>
          <w:sz w:val="26"/>
          <w:szCs w:val="26"/>
        </w:rPr>
        <w:t xml:space="preserve"> présente le diagramme </w:t>
      </w:r>
      <w:r>
        <w:rPr>
          <w:rFonts w:ascii="Times New Roman" w:hAnsi="Times New Roman" w:cs="Times New Roman"/>
          <w:sz w:val="26"/>
          <w:szCs w:val="26"/>
        </w:rPr>
        <w:t xml:space="preserve">de l’activité </w:t>
      </w:r>
      <w:r w:rsidR="00751DD4">
        <w:rPr>
          <w:rFonts w:ascii="Times New Roman" w:hAnsi="Times New Roman" w:cs="Times New Roman"/>
          <w:sz w:val="26"/>
          <w:szCs w:val="26"/>
        </w:rPr>
        <w:t>“</w:t>
      </w:r>
      <w:r>
        <w:rPr>
          <w:rFonts w:ascii="Times New Roman" w:hAnsi="Times New Roman" w:cs="Times New Roman"/>
          <w:sz w:val="26"/>
          <w:szCs w:val="26"/>
        </w:rPr>
        <w:t>Créer</w:t>
      </w:r>
      <w:r w:rsidR="0071759A">
        <w:rPr>
          <w:rFonts w:ascii="Times New Roman" w:hAnsi="Times New Roman" w:cs="Times New Roman"/>
          <w:sz w:val="26"/>
          <w:szCs w:val="26"/>
        </w:rPr>
        <w:t xml:space="preserve"> un </w:t>
      </w:r>
      <w:r w:rsidR="00BB2272">
        <w:rPr>
          <w:rFonts w:ascii="Times New Roman" w:hAnsi="Times New Roman" w:cs="Times New Roman"/>
          <w:sz w:val="26"/>
          <w:szCs w:val="26"/>
        </w:rPr>
        <w:t>c</w:t>
      </w:r>
      <w:r w:rsidR="0071759A">
        <w:rPr>
          <w:rFonts w:ascii="Times New Roman" w:hAnsi="Times New Roman" w:cs="Times New Roman"/>
          <w:sz w:val="26"/>
          <w:szCs w:val="26"/>
        </w:rPr>
        <w:t>ompte</w:t>
      </w:r>
      <w:r w:rsidR="00751DD4">
        <w:rPr>
          <w:rFonts w:ascii="Times New Roman" w:hAnsi="Times New Roman" w:cs="Times New Roman"/>
          <w:sz w:val="26"/>
          <w:szCs w:val="26"/>
        </w:rPr>
        <w:t xml:space="preserve">” </w:t>
      </w:r>
      <w:r w:rsidRPr="0029224C">
        <w:rPr>
          <w:rFonts w:ascii="Times New Roman" w:hAnsi="Times New Roman" w:cs="Times New Roman"/>
          <w:sz w:val="26"/>
          <w:szCs w:val="26"/>
        </w:rPr>
        <w:t>:</w:t>
      </w:r>
    </w:p>
    <w:p w14:paraId="0F54EE9E" w14:textId="6E657FC9" w:rsidR="00D125EA" w:rsidRDefault="00227D7B" w:rsidP="00F24031">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drawing>
          <wp:inline distT="0" distB="0" distL="0" distR="0" wp14:anchorId="7353AEAD" wp14:editId="026576B1">
            <wp:extent cx="5759450" cy="4376420"/>
            <wp:effectExtent l="0" t="0" r="0" b="5080"/>
            <wp:docPr id="72551750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7500" name="Image 725517500"/>
                    <pic:cNvPicPr/>
                  </pic:nvPicPr>
                  <pic:blipFill>
                    <a:blip r:embed="rId20">
                      <a:extLst>
                        <a:ext uri="{28A0092B-C50C-407E-A947-70E740481C1C}">
                          <a14:useLocalDpi xmlns:a14="http://schemas.microsoft.com/office/drawing/2010/main" val="0"/>
                        </a:ext>
                      </a:extLst>
                    </a:blip>
                    <a:stretch>
                      <a:fillRect/>
                    </a:stretch>
                  </pic:blipFill>
                  <pic:spPr>
                    <a:xfrm>
                      <a:off x="0" y="0"/>
                      <a:ext cx="5759450" cy="4376420"/>
                    </a:xfrm>
                    <a:prstGeom prst="rect">
                      <a:avLst/>
                    </a:prstGeom>
                  </pic:spPr>
                </pic:pic>
              </a:graphicData>
            </a:graphic>
          </wp:inline>
        </w:drawing>
      </w:r>
    </w:p>
    <w:p w14:paraId="4FFAB94C" w14:textId="65F91575" w:rsidR="00350ACF" w:rsidRPr="00ED5FDB" w:rsidRDefault="00350ACF" w:rsidP="00350ACF">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A20C06">
        <w:rPr>
          <w:rFonts w:ascii="Times New Roman" w:hAnsi="Times New Roman" w:cs="Times New Roman"/>
          <w:i/>
          <w:iCs/>
          <w:sz w:val="26"/>
          <w:szCs w:val="26"/>
        </w:rPr>
        <w:t>4</w:t>
      </w:r>
      <w:r w:rsidRPr="00ED5FDB">
        <w:rPr>
          <w:rFonts w:ascii="Times New Roman" w:hAnsi="Times New Roman" w:cs="Times New Roman"/>
          <w:i/>
          <w:iCs/>
          <w:sz w:val="26"/>
          <w:szCs w:val="26"/>
        </w:rPr>
        <w:t xml:space="preserve"> : Diagramme de</w:t>
      </w:r>
      <w:r>
        <w:rPr>
          <w:rFonts w:ascii="Times New Roman" w:hAnsi="Times New Roman" w:cs="Times New Roman"/>
          <w:i/>
          <w:iCs/>
          <w:sz w:val="26"/>
          <w:szCs w:val="26"/>
        </w:rPr>
        <w:t xml:space="preserve"> l’activité</w:t>
      </w:r>
      <w:r w:rsidR="007B6A8F">
        <w:rPr>
          <w:rFonts w:ascii="Times New Roman" w:hAnsi="Times New Roman" w:cs="Times New Roman"/>
          <w:i/>
          <w:iCs/>
          <w:sz w:val="26"/>
          <w:szCs w:val="26"/>
        </w:rPr>
        <w:t xml:space="preserve"> “Créer un compte”</w:t>
      </w:r>
    </w:p>
    <w:p w14:paraId="2D41CA4D" w14:textId="3AFF3CEE" w:rsidR="00350ACF" w:rsidRPr="00ED5FDB" w:rsidRDefault="001F4B3F" w:rsidP="00602A5A">
      <w:pPr>
        <w:spacing w:line="360" w:lineRule="auto"/>
        <w:ind w:firstLine="720"/>
        <w:jc w:val="both"/>
        <w:rPr>
          <w:rFonts w:ascii="Times New Roman" w:hAnsi="Times New Roman" w:cs="Times New Roman"/>
          <w:sz w:val="26"/>
          <w:szCs w:val="26"/>
        </w:rPr>
      </w:pPr>
      <w:r w:rsidRPr="001F4B3F">
        <w:rPr>
          <w:rFonts w:ascii="Times New Roman" w:hAnsi="Times New Roman" w:cs="Times New Roman"/>
          <w:sz w:val="26"/>
          <w:szCs w:val="26"/>
        </w:rPr>
        <w:t>Ce diagramme d’activité décrit le processus de création de compte utilisateur par un administrateur. Après authentification et accès à la page de gestion, l’administrateur remplit et soumet un formulaire. Le système génère ensuite les identifiants de l'utilisateur, le</w:t>
      </w:r>
      <w:r w:rsidR="004A3B0E">
        <w:rPr>
          <w:rFonts w:ascii="Times New Roman" w:hAnsi="Times New Roman" w:cs="Times New Roman"/>
          <w:sz w:val="26"/>
          <w:szCs w:val="26"/>
        </w:rPr>
        <w:t xml:space="preserve"> lui</w:t>
      </w:r>
      <w:r w:rsidRPr="001F4B3F">
        <w:rPr>
          <w:rFonts w:ascii="Times New Roman" w:hAnsi="Times New Roman" w:cs="Times New Roman"/>
          <w:sz w:val="26"/>
          <w:szCs w:val="26"/>
        </w:rPr>
        <w:t xml:space="preserve"> envoie par email, puis crée le compte en base de données si l’envoi est réussi. Des messages de confirmation ou d’échec sont affichés selon le résultat, assurant ainsi un retour clair à l’administrateur.</w:t>
      </w:r>
    </w:p>
    <w:p w14:paraId="764907E7" w14:textId="6954FF2C" w:rsidR="00224465" w:rsidRPr="007E0958" w:rsidRDefault="00224465" w:rsidP="00207E6A">
      <w:pPr>
        <w:pStyle w:val="Paragraphedeliste"/>
        <w:numPr>
          <w:ilvl w:val="0"/>
          <w:numId w:val="24"/>
        </w:numPr>
        <w:spacing w:line="360" w:lineRule="auto"/>
        <w:ind w:left="1080"/>
        <w:jc w:val="both"/>
        <w:rPr>
          <w:rFonts w:ascii="Times New Roman" w:hAnsi="Times New Roman" w:cs="Times New Roman"/>
          <w:sz w:val="26"/>
          <w:szCs w:val="26"/>
        </w:rPr>
      </w:pPr>
      <w:r w:rsidRPr="00ED5FDB">
        <w:rPr>
          <w:rFonts w:ascii="Times New Roman" w:hAnsi="Times New Roman" w:cs="Times New Roman"/>
          <w:b/>
          <w:bCs/>
          <w:sz w:val="26"/>
          <w:szCs w:val="26"/>
        </w:rPr>
        <w:t>Diagramme d</w:t>
      </w:r>
      <w:r w:rsidR="00651933" w:rsidRPr="00ED5FDB">
        <w:rPr>
          <w:rFonts w:ascii="Times New Roman" w:hAnsi="Times New Roman" w:cs="Times New Roman"/>
          <w:b/>
          <w:bCs/>
          <w:sz w:val="26"/>
          <w:szCs w:val="26"/>
        </w:rPr>
        <w:t>e l’</w:t>
      </w:r>
      <w:r w:rsidRPr="00ED5FDB">
        <w:rPr>
          <w:rFonts w:ascii="Times New Roman" w:hAnsi="Times New Roman" w:cs="Times New Roman"/>
          <w:b/>
          <w:bCs/>
          <w:sz w:val="26"/>
          <w:szCs w:val="26"/>
        </w:rPr>
        <w:t xml:space="preserve">activité </w:t>
      </w:r>
      <w:r w:rsidR="00E45BFE" w:rsidRPr="00ED5FDB">
        <w:rPr>
          <w:rFonts w:ascii="Times New Roman" w:hAnsi="Times New Roman" w:cs="Times New Roman"/>
          <w:b/>
          <w:bCs/>
          <w:sz w:val="26"/>
          <w:szCs w:val="26"/>
        </w:rPr>
        <w:t>Effectuer une</w:t>
      </w:r>
      <w:r w:rsidRPr="00ED5FDB">
        <w:rPr>
          <w:rFonts w:ascii="Times New Roman" w:hAnsi="Times New Roman" w:cs="Times New Roman"/>
          <w:b/>
          <w:bCs/>
          <w:sz w:val="26"/>
          <w:szCs w:val="26"/>
        </w:rPr>
        <w:t xml:space="preserve"> </w:t>
      </w:r>
      <w:r w:rsidR="00205390" w:rsidRPr="00ED5FDB">
        <w:rPr>
          <w:rFonts w:ascii="Times New Roman" w:hAnsi="Times New Roman" w:cs="Times New Roman"/>
          <w:b/>
          <w:bCs/>
          <w:sz w:val="26"/>
          <w:szCs w:val="26"/>
        </w:rPr>
        <w:t>demande</w:t>
      </w:r>
      <w:r w:rsidR="00E45BFE" w:rsidRPr="00ED5FDB">
        <w:rPr>
          <w:rFonts w:ascii="Times New Roman" w:hAnsi="Times New Roman" w:cs="Times New Roman"/>
          <w:b/>
          <w:bCs/>
          <w:sz w:val="26"/>
          <w:szCs w:val="26"/>
        </w:rPr>
        <w:t xml:space="preserve"> d’EPI</w:t>
      </w:r>
    </w:p>
    <w:p w14:paraId="2A70ED95" w14:textId="2BCD7344" w:rsidR="007E0958" w:rsidRPr="007E0958" w:rsidRDefault="007E0958" w:rsidP="007E0958">
      <w:pPr>
        <w:spacing w:line="360" w:lineRule="auto"/>
        <w:jc w:val="both"/>
        <w:rPr>
          <w:rFonts w:ascii="Times New Roman" w:hAnsi="Times New Roman" w:cs="Times New Roman"/>
          <w:sz w:val="26"/>
          <w:szCs w:val="26"/>
        </w:rPr>
      </w:pPr>
      <w:r w:rsidRPr="007E0958">
        <w:rPr>
          <w:rFonts w:ascii="Times New Roman" w:hAnsi="Times New Roman" w:cs="Times New Roman"/>
          <w:sz w:val="26"/>
          <w:szCs w:val="26"/>
        </w:rPr>
        <w:t xml:space="preserve">La </w:t>
      </w:r>
      <w:r w:rsidRPr="007E0958">
        <w:rPr>
          <w:rFonts w:ascii="Times New Roman" w:hAnsi="Times New Roman" w:cs="Times New Roman"/>
          <w:i/>
          <w:iCs/>
          <w:sz w:val="26"/>
          <w:szCs w:val="26"/>
        </w:rPr>
        <w:t>figure n°</w:t>
      </w:r>
      <w:r w:rsidR="00A20C06">
        <w:rPr>
          <w:rFonts w:ascii="Times New Roman" w:hAnsi="Times New Roman" w:cs="Times New Roman"/>
          <w:i/>
          <w:iCs/>
          <w:sz w:val="26"/>
          <w:szCs w:val="26"/>
        </w:rPr>
        <w:t>5</w:t>
      </w:r>
      <w:r w:rsidRPr="007E0958">
        <w:rPr>
          <w:rFonts w:ascii="Times New Roman" w:hAnsi="Times New Roman" w:cs="Times New Roman"/>
          <w:sz w:val="26"/>
          <w:szCs w:val="26"/>
        </w:rPr>
        <w:t xml:space="preserve"> présente le diagramme de l’activité </w:t>
      </w:r>
      <w:r w:rsidR="00751DD4">
        <w:rPr>
          <w:rFonts w:ascii="Times New Roman" w:hAnsi="Times New Roman" w:cs="Times New Roman"/>
          <w:sz w:val="26"/>
          <w:szCs w:val="26"/>
        </w:rPr>
        <w:t>“</w:t>
      </w:r>
      <w:r w:rsidR="0052654F">
        <w:rPr>
          <w:rFonts w:ascii="Times New Roman" w:hAnsi="Times New Roman" w:cs="Times New Roman"/>
          <w:sz w:val="26"/>
          <w:szCs w:val="26"/>
        </w:rPr>
        <w:t>Traiter</w:t>
      </w:r>
      <w:r w:rsidR="00751DD4">
        <w:rPr>
          <w:rFonts w:ascii="Times New Roman" w:hAnsi="Times New Roman" w:cs="Times New Roman"/>
          <w:sz w:val="26"/>
          <w:szCs w:val="26"/>
        </w:rPr>
        <w:t xml:space="preserve"> une demande” </w:t>
      </w:r>
      <w:r w:rsidRPr="007E0958">
        <w:rPr>
          <w:rFonts w:ascii="Times New Roman" w:hAnsi="Times New Roman" w:cs="Times New Roman"/>
          <w:sz w:val="26"/>
          <w:szCs w:val="26"/>
        </w:rPr>
        <w:t>:</w:t>
      </w:r>
    </w:p>
    <w:p w14:paraId="7455F389" w14:textId="76D6D632" w:rsidR="00CB6075" w:rsidRPr="00CB6075" w:rsidRDefault="0077393E" w:rsidP="00CB6075">
      <w:pPr>
        <w:spacing w:line="360" w:lineRule="auto"/>
        <w:jc w:val="both"/>
        <w:rPr>
          <w:rFonts w:ascii="Times New Roman" w:hAnsi="Times New Roman" w:cs="Times New Roman"/>
          <w:sz w:val="26"/>
          <w:szCs w:val="26"/>
        </w:rPr>
      </w:pPr>
      <w:r>
        <w:rPr>
          <w:rFonts w:ascii="Times New Roman" w:hAnsi="Times New Roman" w:cs="Times New Roman"/>
          <w:noProof/>
          <w:sz w:val="26"/>
          <w:szCs w:val="26"/>
          <w:lang w:eastAsia="fr-FR"/>
        </w:rPr>
        <w:lastRenderedPageBreak/>
        <w:drawing>
          <wp:inline distT="0" distB="0" distL="0" distR="0" wp14:anchorId="2AE445A9" wp14:editId="2C831C79">
            <wp:extent cx="5759450" cy="3394075"/>
            <wp:effectExtent l="0" t="0" r="0" b="0"/>
            <wp:docPr id="151650715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07157" name="Image 1516507157"/>
                    <pic:cNvPicPr/>
                  </pic:nvPicPr>
                  <pic:blipFill>
                    <a:blip r:embed="rId21">
                      <a:extLst>
                        <a:ext uri="{28A0092B-C50C-407E-A947-70E740481C1C}">
                          <a14:useLocalDpi xmlns:a14="http://schemas.microsoft.com/office/drawing/2010/main" val="0"/>
                        </a:ext>
                      </a:extLst>
                    </a:blip>
                    <a:stretch>
                      <a:fillRect/>
                    </a:stretch>
                  </pic:blipFill>
                  <pic:spPr>
                    <a:xfrm>
                      <a:off x="0" y="0"/>
                      <a:ext cx="5759450" cy="3394075"/>
                    </a:xfrm>
                    <a:prstGeom prst="rect">
                      <a:avLst/>
                    </a:prstGeom>
                  </pic:spPr>
                </pic:pic>
              </a:graphicData>
            </a:graphic>
          </wp:inline>
        </w:drawing>
      </w:r>
    </w:p>
    <w:p w14:paraId="7A4B746A" w14:textId="714EEC92" w:rsidR="007B6A8F" w:rsidRPr="00ED5FDB" w:rsidRDefault="007B6A8F" w:rsidP="007B6A8F">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Figure n°</w:t>
      </w:r>
      <w:r w:rsidR="00A20C06">
        <w:rPr>
          <w:rFonts w:ascii="Times New Roman" w:hAnsi="Times New Roman" w:cs="Times New Roman"/>
          <w:i/>
          <w:iCs/>
          <w:sz w:val="26"/>
          <w:szCs w:val="26"/>
        </w:rPr>
        <w:t>5</w:t>
      </w:r>
      <w:r w:rsidRPr="00ED5FDB">
        <w:rPr>
          <w:rFonts w:ascii="Times New Roman" w:hAnsi="Times New Roman" w:cs="Times New Roman"/>
          <w:i/>
          <w:iCs/>
          <w:sz w:val="26"/>
          <w:szCs w:val="26"/>
        </w:rPr>
        <w:t xml:space="preserve"> : Diagramme de</w:t>
      </w:r>
      <w:r>
        <w:rPr>
          <w:rFonts w:ascii="Times New Roman" w:hAnsi="Times New Roman" w:cs="Times New Roman"/>
          <w:i/>
          <w:iCs/>
          <w:sz w:val="26"/>
          <w:szCs w:val="26"/>
        </w:rPr>
        <w:t xml:space="preserve"> l’activité “</w:t>
      </w:r>
      <w:r w:rsidR="0052654F">
        <w:rPr>
          <w:rFonts w:ascii="Times New Roman" w:hAnsi="Times New Roman" w:cs="Times New Roman"/>
          <w:i/>
          <w:iCs/>
          <w:sz w:val="26"/>
          <w:szCs w:val="26"/>
        </w:rPr>
        <w:t>Traiter</w:t>
      </w:r>
      <w:r>
        <w:rPr>
          <w:rFonts w:ascii="Times New Roman" w:hAnsi="Times New Roman" w:cs="Times New Roman"/>
          <w:i/>
          <w:iCs/>
          <w:sz w:val="26"/>
          <w:szCs w:val="26"/>
        </w:rPr>
        <w:t xml:space="preserve"> une demande”</w:t>
      </w:r>
    </w:p>
    <w:p w14:paraId="68F78151" w14:textId="273A0D01" w:rsidR="003635C7" w:rsidRDefault="00D42ED7" w:rsidP="00602A5A">
      <w:pPr>
        <w:spacing w:line="360" w:lineRule="auto"/>
        <w:ind w:firstLine="720"/>
        <w:jc w:val="both"/>
        <w:rPr>
          <w:rFonts w:ascii="Times New Roman" w:hAnsi="Times New Roman" w:cs="Times New Roman"/>
          <w:sz w:val="26"/>
          <w:szCs w:val="26"/>
        </w:rPr>
      </w:pPr>
      <w:r w:rsidRPr="00D42ED7">
        <w:rPr>
          <w:rFonts w:ascii="Times New Roman" w:hAnsi="Times New Roman" w:cs="Times New Roman"/>
          <w:sz w:val="26"/>
          <w:szCs w:val="26"/>
        </w:rPr>
        <w:t xml:space="preserve">Ce diagramme d’activité illustre le processus de demande d’EPI par un utilisateur. Après s’être authentifié, l’utilisateur remplit et soumet un formulaire. Si la demande est bien enregistrée, elle est transmise au service </w:t>
      </w:r>
      <w:r w:rsidR="00B25462">
        <w:rPr>
          <w:rFonts w:ascii="Times New Roman" w:hAnsi="Times New Roman" w:cs="Times New Roman"/>
          <w:sz w:val="26"/>
          <w:szCs w:val="26"/>
        </w:rPr>
        <w:t>de vali</w:t>
      </w:r>
      <w:r w:rsidR="00F92CDE">
        <w:rPr>
          <w:rFonts w:ascii="Times New Roman" w:hAnsi="Times New Roman" w:cs="Times New Roman"/>
          <w:sz w:val="26"/>
          <w:szCs w:val="26"/>
        </w:rPr>
        <w:t>d</w:t>
      </w:r>
      <w:r w:rsidR="00B25462">
        <w:rPr>
          <w:rFonts w:ascii="Times New Roman" w:hAnsi="Times New Roman" w:cs="Times New Roman"/>
          <w:sz w:val="26"/>
          <w:szCs w:val="26"/>
        </w:rPr>
        <w:t>ation</w:t>
      </w:r>
      <w:r w:rsidR="00F92CDE">
        <w:rPr>
          <w:rFonts w:ascii="Times New Roman" w:hAnsi="Times New Roman" w:cs="Times New Roman"/>
          <w:sz w:val="26"/>
          <w:szCs w:val="26"/>
        </w:rPr>
        <w:t xml:space="preserve"> et complétée avec un statut </w:t>
      </w:r>
      <w:r w:rsidR="00A73FC2">
        <w:rPr>
          <w:rFonts w:ascii="Times New Roman" w:hAnsi="Times New Roman" w:cs="Times New Roman"/>
          <w:sz w:val="26"/>
          <w:szCs w:val="26"/>
        </w:rPr>
        <w:t>de validation en attent</w:t>
      </w:r>
      <w:r w:rsidR="00BF22B1">
        <w:rPr>
          <w:rFonts w:ascii="Times New Roman" w:hAnsi="Times New Roman" w:cs="Times New Roman"/>
          <w:sz w:val="26"/>
          <w:szCs w:val="26"/>
        </w:rPr>
        <w:t>e</w:t>
      </w:r>
      <w:r w:rsidR="00F92CDE">
        <w:rPr>
          <w:rFonts w:ascii="Times New Roman" w:hAnsi="Times New Roman" w:cs="Times New Roman"/>
          <w:sz w:val="26"/>
          <w:szCs w:val="26"/>
        </w:rPr>
        <w:t xml:space="preserve"> à la liste des demandes de l’utilisateur qu’il peut afficher</w:t>
      </w:r>
      <w:r w:rsidRPr="00D42ED7">
        <w:rPr>
          <w:rFonts w:ascii="Times New Roman" w:hAnsi="Times New Roman" w:cs="Times New Roman"/>
          <w:sz w:val="26"/>
          <w:szCs w:val="26"/>
        </w:rPr>
        <w:t>. Une fois validée, la demande est envoyée au service de livraison. Ce dernier vérifie la disponibilité des EPI : s’ils sont en stock, la livraison est effectuée ; sinon, elle est mise en attente.</w:t>
      </w:r>
      <w:r w:rsidR="003951BA">
        <w:rPr>
          <w:rFonts w:ascii="Times New Roman" w:hAnsi="Times New Roman" w:cs="Times New Roman"/>
          <w:sz w:val="26"/>
          <w:szCs w:val="26"/>
        </w:rPr>
        <w:t xml:space="preserve"> </w:t>
      </w:r>
      <w:r w:rsidR="003951BA" w:rsidRPr="003951BA">
        <w:rPr>
          <w:rFonts w:ascii="Times New Roman" w:hAnsi="Times New Roman" w:cs="Times New Roman"/>
          <w:sz w:val="26"/>
          <w:szCs w:val="26"/>
        </w:rPr>
        <w:t xml:space="preserve">La livraison peut également être rejetée si </w:t>
      </w:r>
      <w:r w:rsidR="003761A2">
        <w:rPr>
          <w:rFonts w:ascii="Times New Roman" w:hAnsi="Times New Roman" w:cs="Times New Roman"/>
          <w:sz w:val="26"/>
          <w:szCs w:val="26"/>
        </w:rPr>
        <w:t xml:space="preserve">la justification </w:t>
      </w:r>
      <w:r w:rsidR="007E0958">
        <w:rPr>
          <w:rFonts w:ascii="Times New Roman" w:hAnsi="Times New Roman" w:cs="Times New Roman"/>
          <w:sz w:val="26"/>
          <w:szCs w:val="26"/>
        </w:rPr>
        <w:t>ne</w:t>
      </w:r>
      <w:r w:rsidR="003951BA" w:rsidRPr="003951BA">
        <w:rPr>
          <w:rFonts w:ascii="Times New Roman" w:hAnsi="Times New Roman" w:cs="Times New Roman"/>
          <w:sz w:val="26"/>
          <w:szCs w:val="26"/>
        </w:rPr>
        <w:t xml:space="preserve"> </w:t>
      </w:r>
      <w:r w:rsidR="007E0958">
        <w:rPr>
          <w:rFonts w:ascii="Times New Roman" w:hAnsi="Times New Roman" w:cs="Times New Roman"/>
          <w:sz w:val="26"/>
          <w:szCs w:val="26"/>
        </w:rPr>
        <w:t>convient pas.</w:t>
      </w:r>
    </w:p>
    <w:p w14:paraId="70196F86" w14:textId="77777777" w:rsidR="00C36828" w:rsidRPr="00ED5FDB" w:rsidRDefault="00C36828" w:rsidP="00602A5A">
      <w:pPr>
        <w:spacing w:line="360" w:lineRule="auto"/>
        <w:ind w:firstLine="720"/>
        <w:jc w:val="both"/>
        <w:rPr>
          <w:rFonts w:ascii="Times New Roman" w:hAnsi="Times New Roman" w:cs="Times New Roman"/>
          <w:sz w:val="26"/>
          <w:szCs w:val="26"/>
        </w:rPr>
      </w:pPr>
    </w:p>
    <w:p w14:paraId="2CDC14A3" w14:textId="50C81785" w:rsidR="003C29C0" w:rsidRPr="001B4F57" w:rsidRDefault="00F86B89" w:rsidP="00960928">
      <w:pPr>
        <w:pStyle w:val="Style3"/>
      </w:pPr>
      <w:bookmarkStart w:id="40" w:name="_Toc201154340"/>
      <w:r w:rsidRPr="001B4F57">
        <w:t>III-</w:t>
      </w:r>
      <w:r w:rsidR="00BC37BF" w:rsidRPr="001B4F57">
        <w:t>2</w:t>
      </w:r>
      <w:r w:rsidRPr="001B4F57">
        <w:t xml:space="preserve"> </w:t>
      </w:r>
      <w:r w:rsidR="004E53C3" w:rsidRPr="001B4F57">
        <w:t>Mise en Œuvre de la Solution</w:t>
      </w:r>
      <w:bookmarkEnd w:id="40"/>
      <w:r w:rsidRPr="001B4F57">
        <w:t xml:space="preserve"> </w:t>
      </w:r>
    </w:p>
    <w:p w14:paraId="01DB5F5C" w14:textId="40D08561" w:rsidR="003C29C0" w:rsidRPr="00AC6DF4" w:rsidRDefault="003C29C0" w:rsidP="00960928">
      <w:pPr>
        <w:pStyle w:val="Style4"/>
      </w:pPr>
      <w:bookmarkStart w:id="41" w:name="_Toc201154341"/>
      <w:r w:rsidRPr="00AC6DF4">
        <w:t xml:space="preserve">III-2-1 </w:t>
      </w:r>
      <w:r w:rsidR="00447D3F" w:rsidRPr="00AC6DF4">
        <w:t>Choix Techniques</w:t>
      </w:r>
      <w:bookmarkEnd w:id="41"/>
    </w:p>
    <w:p w14:paraId="5D76CB83"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t xml:space="preserve">Pour notre projet, nous avons choisi d’utiliser une architecture </w:t>
      </w:r>
      <w:r w:rsidRPr="006E39B4">
        <w:rPr>
          <w:rFonts w:ascii="Times New Roman" w:hAnsi="Times New Roman" w:cs="Times New Roman"/>
          <w:b/>
          <w:bCs/>
          <w:sz w:val="26"/>
          <w:szCs w:val="26"/>
        </w:rPr>
        <w:t>microservices</w:t>
      </w:r>
      <w:r w:rsidRPr="006E39B4">
        <w:rPr>
          <w:rFonts w:ascii="Times New Roman" w:hAnsi="Times New Roman" w:cs="Times New Roman"/>
          <w:sz w:val="26"/>
          <w:szCs w:val="26"/>
        </w:rPr>
        <w:t>. Cette architecture consiste à diviser l’application en plusieurs petits services indépendants, où chaque service est chargé d’une fonctionnalité bien précise. Par exemple, un service peut s’occuper de la gestion des utilisateurs, un autre de la gestion des EPI, un autre des demandes, etc.</w:t>
      </w:r>
    </w:p>
    <w:p w14:paraId="316A3D6D"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lastRenderedPageBreak/>
        <w:t>Chaque service fonctionne de manière autonome, comme une petite application à part entière. Cela facilite l’organisation du code, la compréhension du système, et permet de modifier ou de corriger un service sans toucher aux autres.</w:t>
      </w:r>
    </w:p>
    <w:p w14:paraId="53C35A75" w14:textId="77777777" w:rsidR="006E39B4" w:rsidRPr="006E39B4" w:rsidRDefault="006E39B4" w:rsidP="006E39B4">
      <w:pPr>
        <w:spacing w:line="360" w:lineRule="auto"/>
        <w:ind w:firstLine="720"/>
        <w:jc w:val="both"/>
        <w:rPr>
          <w:rFonts w:ascii="Times New Roman" w:hAnsi="Times New Roman" w:cs="Times New Roman"/>
          <w:sz w:val="26"/>
          <w:szCs w:val="26"/>
        </w:rPr>
      </w:pPr>
      <w:r w:rsidRPr="006E39B4">
        <w:rPr>
          <w:rFonts w:ascii="Times New Roman" w:hAnsi="Times New Roman" w:cs="Times New Roman"/>
          <w:sz w:val="26"/>
          <w:szCs w:val="26"/>
        </w:rPr>
        <w:t>Cette approche rend également le projet plus souple et plus facile à faire évoluer. Elle permet de mieux répartir le travail pendant le développement, et de rendre l’application plus stable, car une erreur dans un service n’empêche pas forcément les autres de fonctionner.</w:t>
      </w:r>
    </w:p>
    <w:p w14:paraId="50C1D6B5" w14:textId="77777777" w:rsidR="002A0B06" w:rsidRDefault="005F0DC5" w:rsidP="002A0B06">
      <w:pPr>
        <w:spacing w:line="360" w:lineRule="auto"/>
        <w:ind w:firstLine="720"/>
        <w:jc w:val="both"/>
        <w:rPr>
          <w:rFonts w:ascii="Times New Roman" w:hAnsi="Times New Roman" w:cs="Times New Roman"/>
          <w:sz w:val="26"/>
          <w:szCs w:val="26"/>
        </w:rPr>
      </w:pPr>
      <w:r w:rsidRPr="005F0DC5">
        <w:rPr>
          <w:rFonts w:ascii="Times New Roman" w:hAnsi="Times New Roman" w:cs="Times New Roman"/>
          <w:sz w:val="26"/>
          <w:szCs w:val="26"/>
        </w:rPr>
        <w:t>Chaque microservice est développé avec Spring Boot selon l’approche MVC (Model-View-Controller), qui permet une structuration claire en séparant la logique métier, la gestion des données et l’interface utilisateur.</w:t>
      </w:r>
      <w:r w:rsidR="008B3FC5">
        <w:rPr>
          <w:rFonts w:ascii="Times New Roman" w:hAnsi="Times New Roman" w:cs="Times New Roman"/>
          <w:sz w:val="26"/>
          <w:szCs w:val="26"/>
        </w:rPr>
        <w:t xml:space="preserve"> </w:t>
      </w:r>
      <w:r w:rsidR="00555EAA" w:rsidRPr="00ED5FDB">
        <w:rPr>
          <w:rFonts w:ascii="Times New Roman" w:hAnsi="Times New Roman" w:cs="Times New Roman"/>
          <w:sz w:val="26"/>
          <w:szCs w:val="26"/>
        </w:rPr>
        <w:t>Elle se compose de trois modules : modèle, vue, contrôleur.</w:t>
      </w:r>
    </w:p>
    <w:p w14:paraId="70F68032" w14:textId="6BA269CD" w:rsidR="00F86B89" w:rsidRPr="00ED5FDB" w:rsidRDefault="00F86B89" w:rsidP="002A0B06">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modèle : un noyau de l’application qui gère les données, permet de récupérer les informations dans la base de données, de les organiser pour qu’elles puissent ensuite être traitées par le contrôleur. </w:t>
      </w:r>
    </w:p>
    <w:p w14:paraId="3BA0EFFB" w14:textId="77777777" w:rsidR="00F86B89" w:rsidRPr="00ED5FDB" w:rsidRDefault="00F86B89" w:rsidP="008F7582">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vue : composant graphique de l’interface qui permet de présenter les données du modèle à l’utilisateur. </w:t>
      </w:r>
    </w:p>
    <w:p w14:paraId="282346BA" w14:textId="77777777" w:rsidR="00F86B89" w:rsidRPr="00ED5FDB" w:rsidRDefault="00F86B89" w:rsidP="008F7582">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 xml:space="preserve">• contrôleur : composant responsable des prises de décision, gère la logique du code qui prend des décisions, il est l’intermédiaire entre le modèle et la vue. </w:t>
      </w:r>
    </w:p>
    <w:p w14:paraId="4E5561BE" w14:textId="6BBEEF93" w:rsidR="00BA1A82" w:rsidRDefault="00F86B89" w:rsidP="00C610E3">
      <w:pPr>
        <w:spacing w:line="360" w:lineRule="auto"/>
        <w:ind w:firstLine="720"/>
        <w:jc w:val="both"/>
        <w:rPr>
          <w:rFonts w:ascii="Times New Roman" w:hAnsi="Times New Roman" w:cs="Times New Roman"/>
          <w:sz w:val="26"/>
          <w:szCs w:val="26"/>
        </w:rPr>
      </w:pPr>
      <w:r w:rsidRPr="00ED5FDB">
        <w:rPr>
          <w:rFonts w:ascii="Times New Roman" w:hAnsi="Times New Roman" w:cs="Times New Roman"/>
          <w:sz w:val="26"/>
          <w:szCs w:val="26"/>
        </w:rPr>
        <w:t>Notre choix s’est porté sur cette architecture parce qu’elle permet une meilleure organisation du code, offre une possibilité de réutilisation et beaucoup plus de faciliter pour les tests unitaires.</w:t>
      </w:r>
    </w:p>
    <w:p w14:paraId="2FC161FD" w14:textId="77777777" w:rsidR="00C6732F" w:rsidRDefault="00C6732F" w:rsidP="00C610E3">
      <w:pPr>
        <w:spacing w:line="360" w:lineRule="auto"/>
        <w:ind w:firstLine="720"/>
        <w:jc w:val="both"/>
        <w:rPr>
          <w:rFonts w:ascii="Times New Roman" w:hAnsi="Times New Roman" w:cs="Times New Roman"/>
          <w:sz w:val="26"/>
          <w:szCs w:val="26"/>
        </w:rPr>
      </w:pPr>
    </w:p>
    <w:p w14:paraId="246F606C" w14:textId="77777777" w:rsidR="00C6732F" w:rsidRDefault="00C6732F" w:rsidP="00C610E3">
      <w:pPr>
        <w:spacing w:line="360" w:lineRule="auto"/>
        <w:ind w:firstLine="720"/>
        <w:jc w:val="both"/>
        <w:rPr>
          <w:rFonts w:ascii="Times New Roman" w:hAnsi="Times New Roman" w:cs="Times New Roman"/>
          <w:sz w:val="26"/>
          <w:szCs w:val="26"/>
        </w:rPr>
      </w:pPr>
    </w:p>
    <w:p w14:paraId="33C0EF13" w14:textId="77777777" w:rsidR="00C6732F" w:rsidRDefault="00C6732F" w:rsidP="00C610E3">
      <w:pPr>
        <w:spacing w:line="360" w:lineRule="auto"/>
        <w:ind w:firstLine="720"/>
        <w:jc w:val="both"/>
        <w:rPr>
          <w:rFonts w:ascii="Times New Roman" w:hAnsi="Times New Roman" w:cs="Times New Roman"/>
          <w:sz w:val="26"/>
          <w:szCs w:val="26"/>
        </w:rPr>
      </w:pPr>
    </w:p>
    <w:p w14:paraId="26ADCD6A" w14:textId="77777777" w:rsidR="00C6732F" w:rsidRPr="00C610E3" w:rsidRDefault="00C6732F" w:rsidP="00C610E3">
      <w:pPr>
        <w:spacing w:line="360" w:lineRule="auto"/>
        <w:ind w:firstLine="720"/>
        <w:jc w:val="both"/>
        <w:rPr>
          <w:rFonts w:ascii="Times New Roman" w:hAnsi="Times New Roman" w:cs="Times New Roman"/>
          <w:sz w:val="26"/>
          <w:szCs w:val="26"/>
        </w:rPr>
      </w:pPr>
    </w:p>
    <w:tbl>
      <w:tblPr>
        <w:tblStyle w:val="Grilledutableau"/>
        <w:tblW w:w="0" w:type="auto"/>
        <w:tblLook w:val="04A0" w:firstRow="1" w:lastRow="0" w:firstColumn="1" w:lastColumn="0" w:noHBand="0" w:noVBand="1"/>
      </w:tblPr>
      <w:tblGrid>
        <w:gridCol w:w="1516"/>
        <w:gridCol w:w="1660"/>
        <w:gridCol w:w="1560"/>
        <w:gridCol w:w="4324"/>
      </w:tblGrid>
      <w:tr w:rsidR="00C6732F" w:rsidRPr="00405EF3" w14:paraId="531F31D8" w14:textId="77777777" w:rsidTr="00C6732F">
        <w:tc>
          <w:tcPr>
            <w:tcW w:w="1516" w:type="dxa"/>
          </w:tcPr>
          <w:p w14:paraId="57A83FF8" w14:textId="49BE03B3" w:rsidR="00C0142E" w:rsidRPr="00405EF3" w:rsidRDefault="00424FC9" w:rsidP="008B7B13">
            <w:pPr>
              <w:spacing w:line="360" w:lineRule="auto"/>
              <w:rPr>
                <w:rFonts w:ascii="Times New Roman" w:hAnsi="Times New Roman" w:cs="Times New Roman"/>
                <w:sz w:val="26"/>
                <w:szCs w:val="26"/>
              </w:rPr>
            </w:pPr>
            <w:r w:rsidRPr="00405EF3">
              <w:rPr>
                <w:rFonts w:ascii="Times New Roman" w:hAnsi="Times New Roman" w:cs="Times New Roman"/>
                <w:sz w:val="26"/>
                <w:szCs w:val="26"/>
              </w:rPr>
              <w:lastRenderedPageBreak/>
              <w:t>T</w:t>
            </w:r>
            <w:r w:rsidR="00C0142E" w:rsidRPr="00405EF3">
              <w:rPr>
                <w:rFonts w:ascii="Times New Roman" w:eastAsiaTheme="majorEastAsia" w:hAnsi="Times New Roman" w:cs="Times New Roman"/>
                <w:sz w:val="26"/>
                <w:szCs w:val="26"/>
              </w:rPr>
              <w:t>echnologie utilisée</w:t>
            </w:r>
          </w:p>
        </w:tc>
        <w:tc>
          <w:tcPr>
            <w:tcW w:w="1660" w:type="dxa"/>
          </w:tcPr>
          <w:p w14:paraId="6CAB02E1" w14:textId="4AC67190"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Alternative(s)</w:t>
            </w:r>
          </w:p>
        </w:tc>
        <w:tc>
          <w:tcPr>
            <w:tcW w:w="1355" w:type="dxa"/>
          </w:tcPr>
          <w:p w14:paraId="779A6041" w14:textId="65BAB98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Type</w:t>
            </w:r>
          </w:p>
        </w:tc>
        <w:tc>
          <w:tcPr>
            <w:tcW w:w="4529" w:type="dxa"/>
          </w:tcPr>
          <w:p w14:paraId="786B9AD1" w14:textId="39344893"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Pourquoi ce choix</w:t>
            </w:r>
          </w:p>
        </w:tc>
      </w:tr>
      <w:tr w:rsidR="00C6732F" w:rsidRPr="00405EF3" w14:paraId="587A2988" w14:textId="77777777" w:rsidTr="00C6732F">
        <w:tc>
          <w:tcPr>
            <w:tcW w:w="1516" w:type="dxa"/>
          </w:tcPr>
          <w:p w14:paraId="6EC8174A" w14:textId="2BDA6D1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React</w:t>
            </w:r>
          </w:p>
        </w:tc>
        <w:tc>
          <w:tcPr>
            <w:tcW w:w="1660" w:type="dxa"/>
          </w:tcPr>
          <w:p w14:paraId="0D325A56" w14:textId="5914732C"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Angular, Vue.js</w:t>
            </w:r>
          </w:p>
        </w:tc>
        <w:tc>
          <w:tcPr>
            <w:tcW w:w="1355" w:type="dxa"/>
          </w:tcPr>
          <w:p w14:paraId="5FC050CF" w14:textId="4649CA02"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Bibliothèque JS</w:t>
            </w:r>
          </w:p>
        </w:tc>
        <w:tc>
          <w:tcPr>
            <w:tcW w:w="4529" w:type="dxa"/>
          </w:tcPr>
          <w:p w14:paraId="6FE8FE8C" w14:textId="6F8D4BF5"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Permet la création d'interfaces dynamiques avec des composants réutilisables. Flexible, largement adopté et soutenu par une communauté très active.</w:t>
            </w:r>
          </w:p>
        </w:tc>
      </w:tr>
      <w:tr w:rsidR="00C6732F" w:rsidRPr="00405EF3" w14:paraId="1064B791" w14:textId="77777777" w:rsidTr="00C6732F">
        <w:tc>
          <w:tcPr>
            <w:tcW w:w="1516" w:type="dxa"/>
          </w:tcPr>
          <w:p w14:paraId="61983D2A" w14:textId="4F9EEC71"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Tailwind CSS</w:t>
            </w:r>
          </w:p>
        </w:tc>
        <w:tc>
          <w:tcPr>
            <w:tcW w:w="1660" w:type="dxa"/>
          </w:tcPr>
          <w:p w14:paraId="286F70A4" w14:textId="46A99180"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Bootstrap, Material UI</w:t>
            </w:r>
          </w:p>
        </w:tc>
        <w:tc>
          <w:tcPr>
            <w:tcW w:w="1355" w:type="dxa"/>
          </w:tcPr>
          <w:p w14:paraId="56410B22" w14:textId="61AB9536"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Framework CSS</w:t>
            </w:r>
          </w:p>
        </w:tc>
        <w:tc>
          <w:tcPr>
            <w:tcW w:w="4529" w:type="dxa"/>
          </w:tcPr>
          <w:p w14:paraId="1855031A" w14:textId="01B43706"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Offre un contrôle précis du design via des classes utilitaires. Léger, responsive, favorise une personnalisation rapide sans surcharge CSS.</w:t>
            </w:r>
          </w:p>
        </w:tc>
      </w:tr>
      <w:tr w:rsidR="00C6732F" w:rsidRPr="00405EF3" w14:paraId="565D433E" w14:textId="77777777" w:rsidTr="00C6732F">
        <w:tc>
          <w:tcPr>
            <w:tcW w:w="1516" w:type="dxa"/>
          </w:tcPr>
          <w:p w14:paraId="02E2F538" w14:textId="2F397CFA"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Java</w:t>
            </w:r>
          </w:p>
        </w:tc>
        <w:tc>
          <w:tcPr>
            <w:tcW w:w="1660" w:type="dxa"/>
          </w:tcPr>
          <w:p w14:paraId="57E61A04" w14:textId="0A414D7D"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Node.js, Python</w:t>
            </w:r>
          </w:p>
        </w:tc>
        <w:tc>
          <w:tcPr>
            <w:tcW w:w="1355" w:type="dxa"/>
          </w:tcPr>
          <w:p w14:paraId="3180FFE5" w14:textId="493B22C2"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Langage backend</w:t>
            </w:r>
          </w:p>
        </w:tc>
        <w:tc>
          <w:tcPr>
            <w:tcW w:w="4529" w:type="dxa"/>
          </w:tcPr>
          <w:p w14:paraId="3CE5C903" w14:textId="51223414" w:rsidR="00C0142E" w:rsidRPr="00405EF3" w:rsidRDefault="00C0142E"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Langage robuste et sécurisé, adapté aux besoins des grandes entreprises. Haute scalabilité et maintenabilité. Recommandé dans le cadre du stage.</w:t>
            </w:r>
          </w:p>
        </w:tc>
      </w:tr>
      <w:tr w:rsidR="00C6732F" w:rsidRPr="00405EF3" w14:paraId="09645CAF" w14:textId="77777777" w:rsidTr="00C6732F">
        <w:tc>
          <w:tcPr>
            <w:tcW w:w="1516" w:type="dxa"/>
          </w:tcPr>
          <w:p w14:paraId="52E9827B" w14:textId="2FA30F6F"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Spring Boot</w:t>
            </w:r>
          </w:p>
        </w:tc>
        <w:tc>
          <w:tcPr>
            <w:tcW w:w="1660" w:type="dxa"/>
          </w:tcPr>
          <w:p w14:paraId="633F842B" w14:textId="510EDE30"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Express (Node.js), Django</w:t>
            </w:r>
          </w:p>
        </w:tc>
        <w:tc>
          <w:tcPr>
            <w:tcW w:w="1355" w:type="dxa"/>
          </w:tcPr>
          <w:p w14:paraId="16BE5D82" w14:textId="78D2E7F8"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Framework backend</w:t>
            </w:r>
          </w:p>
        </w:tc>
        <w:tc>
          <w:tcPr>
            <w:tcW w:w="4529" w:type="dxa"/>
          </w:tcPr>
          <w:p w14:paraId="20160FAE" w14:textId="45B0ABEF" w:rsidR="00405EF3" w:rsidRPr="00C36828" w:rsidRDefault="00775668" w:rsidP="008B7B13">
            <w:pPr>
              <w:spacing w:line="360" w:lineRule="auto"/>
              <w:rPr>
                <w:rFonts w:ascii="Times New Roman" w:eastAsiaTheme="majorEastAsia" w:hAnsi="Times New Roman" w:cs="Times New Roman"/>
                <w:sz w:val="26"/>
                <w:szCs w:val="26"/>
              </w:rPr>
            </w:pPr>
            <w:r w:rsidRPr="00405EF3">
              <w:rPr>
                <w:rFonts w:ascii="Times New Roman" w:eastAsiaTheme="majorEastAsia" w:hAnsi="Times New Roman" w:cs="Times New Roman"/>
                <w:sz w:val="26"/>
                <w:szCs w:val="26"/>
              </w:rPr>
              <w:t>Facilite le développement d’applications Java. Prise en charge des microservices, configuration automatique, productivité élevée.</w:t>
            </w:r>
          </w:p>
        </w:tc>
      </w:tr>
      <w:tr w:rsidR="00C6732F" w:rsidRPr="00405EF3" w14:paraId="21AEAA41" w14:textId="77777777" w:rsidTr="00C6732F">
        <w:tc>
          <w:tcPr>
            <w:tcW w:w="1516" w:type="dxa"/>
          </w:tcPr>
          <w:p w14:paraId="6A444A36" w14:textId="180B1B2C"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MySQL (via XAMPP)</w:t>
            </w:r>
          </w:p>
        </w:tc>
        <w:tc>
          <w:tcPr>
            <w:tcW w:w="1660" w:type="dxa"/>
          </w:tcPr>
          <w:p w14:paraId="58DFF300" w14:textId="0A44263A"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PostgreSQL, MongoDB</w:t>
            </w:r>
          </w:p>
        </w:tc>
        <w:tc>
          <w:tcPr>
            <w:tcW w:w="1355" w:type="dxa"/>
          </w:tcPr>
          <w:p w14:paraId="227A2ABB" w14:textId="57AA0773"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SGBD relationnel</w:t>
            </w:r>
          </w:p>
        </w:tc>
        <w:tc>
          <w:tcPr>
            <w:tcW w:w="4529" w:type="dxa"/>
          </w:tcPr>
          <w:p w14:paraId="43C618B5" w14:textId="130E26AA" w:rsidR="00775668" w:rsidRPr="00405EF3" w:rsidRDefault="00775668"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Fiable et facile à utiliser. Parfaitement compatible avec Spring Boot. Fournit un environnement local complet avec PhpMyAdmin via XAMPP.</w:t>
            </w:r>
          </w:p>
        </w:tc>
      </w:tr>
      <w:tr w:rsidR="00C6732F" w:rsidRPr="00405EF3" w14:paraId="68BE5597" w14:textId="77777777" w:rsidTr="00C6732F">
        <w:trPr>
          <w:trHeight w:val="1313"/>
        </w:trPr>
        <w:tc>
          <w:tcPr>
            <w:tcW w:w="1516" w:type="dxa"/>
          </w:tcPr>
          <w:p w14:paraId="7B93BA72" w14:textId="14AA86D6"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Draw.io</w:t>
            </w:r>
          </w:p>
        </w:tc>
        <w:tc>
          <w:tcPr>
            <w:tcW w:w="1660" w:type="dxa"/>
          </w:tcPr>
          <w:p w14:paraId="6D64A331" w14:textId="1F12327B"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Lucidchart, StarUML</w:t>
            </w:r>
          </w:p>
        </w:tc>
        <w:tc>
          <w:tcPr>
            <w:tcW w:w="1355" w:type="dxa"/>
          </w:tcPr>
          <w:p w14:paraId="48D591B3" w14:textId="02511A1F"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Outil de modélisation</w:t>
            </w:r>
          </w:p>
        </w:tc>
        <w:tc>
          <w:tcPr>
            <w:tcW w:w="4529" w:type="dxa"/>
          </w:tcPr>
          <w:p w14:paraId="44436674" w14:textId="3CA5FDD5" w:rsidR="00285CE0" w:rsidRPr="00405EF3" w:rsidRDefault="00285CE0" w:rsidP="008B7B13">
            <w:pPr>
              <w:spacing w:line="360" w:lineRule="auto"/>
              <w:rPr>
                <w:rFonts w:ascii="Times New Roman" w:hAnsi="Times New Roman" w:cs="Times New Roman"/>
                <w:sz w:val="26"/>
                <w:szCs w:val="26"/>
              </w:rPr>
            </w:pPr>
            <w:r w:rsidRPr="00405EF3">
              <w:rPr>
                <w:rFonts w:ascii="Times New Roman" w:eastAsiaTheme="majorEastAsia" w:hAnsi="Times New Roman" w:cs="Times New Roman"/>
                <w:sz w:val="26"/>
                <w:szCs w:val="26"/>
              </w:rPr>
              <w:t>Gratuit, accessible en ligne, permet de créer rapidement des diagrammes clairs et professionnels pour la documentation technique.</w:t>
            </w:r>
          </w:p>
        </w:tc>
      </w:tr>
    </w:tbl>
    <w:p w14:paraId="240F4604" w14:textId="77777777" w:rsidR="00CF2D81" w:rsidRDefault="00CF2D81" w:rsidP="00793D79"/>
    <w:p w14:paraId="10AF0158" w14:textId="70311FD2" w:rsidR="00BA1A82" w:rsidRPr="008106C8" w:rsidRDefault="00BD029E" w:rsidP="008106C8">
      <w:pPr>
        <w:spacing w:line="360" w:lineRule="auto"/>
        <w:jc w:val="center"/>
        <w:rPr>
          <w:rFonts w:ascii="Times New Roman" w:hAnsi="Times New Roman" w:cs="Times New Roman"/>
          <w:i/>
          <w:iCs/>
          <w:sz w:val="26"/>
          <w:szCs w:val="26"/>
        </w:rPr>
      </w:pPr>
      <w:r w:rsidRPr="00ED5FDB">
        <w:rPr>
          <w:rFonts w:ascii="Times New Roman" w:hAnsi="Times New Roman" w:cs="Times New Roman"/>
          <w:i/>
          <w:iCs/>
          <w:sz w:val="26"/>
          <w:szCs w:val="26"/>
        </w:rPr>
        <w:t xml:space="preserve">Tableau </w:t>
      </w:r>
      <w:r>
        <w:rPr>
          <w:rFonts w:ascii="Times New Roman" w:hAnsi="Times New Roman" w:cs="Times New Roman"/>
          <w:i/>
          <w:iCs/>
          <w:sz w:val="26"/>
          <w:szCs w:val="26"/>
        </w:rPr>
        <w:t>3</w:t>
      </w:r>
      <w:r w:rsidRPr="00ED5FDB">
        <w:rPr>
          <w:rFonts w:ascii="Times New Roman" w:hAnsi="Times New Roman" w:cs="Times New Roman"/>
          <w:i/>
          <w:iCs/>
          <w:sz w:val="26"/>
          <w:szCs w:val="26"/>
        </w:rPr>
        <w:t xml:space="preserve"> : </w:t>
      </w:r>
      <w:r w:rsidR="00D76EFE">
        <w:rPr>
          <w:rFonts w:ascii="Times New Roman" w:hAnsi="Times New Roman" w:cs="Times New Roman"/>
          <w:i/>
          <w:iCs/>
          <w:sz w:val="26"/>
          <w:szCs w:val="26"/>
        </w:rPr>
        <w:t>Étude</w:t>
      </w:r>
      <w:r w:rsidR="004C460E">
        <w:rPr>
          <w:rFonts w:ascii="Times New Roman" w:hAnsi="Times New Roman" w:cs="Times New Roman"/>
          <w:i/>
          <w:iCs/>
          <w:sz w:val="26"/>
          <w:szCs w:val="26"/>
        </w:rPr>
        <w:t xml:space="preserve"> comparati</w:t>
      </w:r>
      <w:r w:rsidR="00D76EFE">
        <w:rPr>
          <w:rFonts w:ascii="Times New Roman" w:hAnsi="Times New Roman" w:cs="Times New Roman"/>
          <w:i/>
          <w:iCs/>
          <w:sz w:val="26"/>
          <w:szCs w:val="26"/>
        </w:rPr>
        <w:t>f des technologies disponibles</w:t>
      </w:r>
    </w:p>
    <w:p w14:paraId="2E29386A" w14:textId="77777777" w:rsidR="008041F0" w:rsidRDefault="008041F0" w:rsidP="00793D79"/>
    <w:p w14:paraId="7A7044DB" w14:textId="6974A00F" w:rsidR="00CB1577" w:rsidRDefault="007619B6" w:rsidP="00CB1577">
      <w:pPr>
        <w:pStyle w:val="Style4"/>
        <w:spacing w:line="480" w:lineRule="auto"/>
      </w:pPr>
      <w:bookmarkStart w:id="42" w:name="_Toc201154342"/>
      <w:r w:rsidRPr="00AC6DF4">
        <w:t>III-2-2 Techniques Utilisées</w:t>
      </w:r>
      <w:bookmarkEnd w:id="42"/>
    </w:p>
    <w:p w14:paraId="1F1983FF" w14:textId="3639D009" w:rsidR="00F2337A" w:rsidRPr="00F2337A" w:rsidRDefault="00F2337A" w:rsidP="00CB1577">
      <w:pPr>
        <w:spacing w:line="360" w:lineRule="auto"/>
        <w:ind w:firstLine="720"/>
        <w:jc w:val="both"/>
        <w:rPr>
          <w:rFonts w:ascii="Times New Roman" w:hAnsi="Times New Roman" w:cs="Times New Roman"/>
          <w:sz w:val="26"/>
          <w:szCs w:val="26"/>
        </w:rPr>
      </w:pPr>
      <w:r w:rsidRPr="00F2337A">
        <w:rPr>
          <w:rFonts w:ascii="Times New Roman" w:hAnsi="Times New Roman" w:cs="Times New Roman"/>
          <w:sz w:val="26"/>
          <w:szCs w:val="26"/>
        </w:rPr>
        <w:t>Après avoir analysé différentes technologies possibles (</w:t>
      </w:r>
      <w:r w:rsidR="00667052">
        <w:rPr>
          <w:rFonts w:ascii="Times New Roman" w:hAnsi="Times New Roman" w:cs="Times New Roman"/>
          <w:sz w:val="26"/>
          <w:szCs w:val="26"/>
        </w:rPr>
        <w:t>voir</w:t>
      </w:r>
      <w:r w:rsidRPr="00F2337A">
        <w:rPr>
          <w:rFonts w:ascii="Times New Roman" w:hAnsi="Times New Roman" w:cs="Times New Roman"/>
          <w:sz w:val="26"/>
          <w:szCs w:val="26"/>
        </w:rPr>
        <w:t xml:space="preserve"> </w:t>
      </w:r>
      <w:r w:rsidR="00667052">
        <w:rPr>
          <w:rFonts w:ascii="Times New Roman" w:hAnsi="Times New Roman" w:cs="Times New Roman"/>
          <w:sz w:val="26"/>
          <w:szCs w:val="26"/>
        </w:rPr>
        <w:t>T</w:t>
      </w:r>
      <w:r w:rsidRPr="00F2337A">
        <w:rPr>
          <w:rFonts w:ascii="Times New Roman" w:hAnsi="Times New Roman" w:cs="Times New Roman"/>
          <w:sz w:val="26"/>
          <w:szCs w:val="26"/>
        </w:rPr>
        <w:t>ableau</w:t>
      </w:r>
      <w:r w:rsidR="00CE7915">
        <w:rPr>
          <w:rFonts w:ascii="Times New Roman" w:hAnsi="Times New Roman" w:cs="Times New Roman"/>
          <w:sz w:val="26"/>
          <w:szCs w:val="26"/>
        </w:rPr>
        <w:t xml:space="preserve"> 3 </w:t>
      </w:r>
      <w:r w:rsidRPr="00F2337A">
        <w:rPr>
          <w:rFonts w:ascii="Times New Roman" w:hAnsi="Times New Roman" w:cs="Times New Roman"/>
          <w:sz w:val="26"/>
          <w:szCs w:val="26"/>
        </w:rPr>
        <w:t>ci-dessus), nous avons retenu les solutions les plus adaptées aux besoins du projet. Cette section présente en détail les technologies choisies ainsi que leur rôle dans l’implémentation du système.</w:t>
      </w:r>
    </w:p>
    <w:p w14:paraId="353645F6" w14:textId="36057004" w:rsidR="00483F8E" w:rsidRDefault="00483F8E" w:rsidP="00183640">
      <w:pPr>
        <w:pStyle w:val="Style5"/>
      </w:pPr>
      <w:bookmarkStart w:id="43" w:name="_Toc201154343"/>
      <w:r w:rsidRPr="00ED5FDB">
        <w:t>III-2-</w:t>
      </w:r>
      <w:r w:rsidR="00FB7E49" w:rsidRPr="00ED5FDB">
        <w:t>2</w:t>
      </w:r>
      <w:r w:rsidR="00642A14" w:rsidRPr="00ED5FDB">
        <w:t>-1</w:t>
      </w:r>
      <w:r w:rsidRPr="00ED5FDB">
        <w:t xml:space="preserve"> Frontend</w:t>
      </w:r>
      <w:bookmarkEnd w:id="43"/>
      <w:r w:rsidRPr="00ED5FDB">
        <w:t xml:space="preserve"> </w:t>
      </w:r>
    </w:p>
    <w:p w14:paraId="7928CBE0" w14:textId="77777777" w:rsidR="00D64CBB" w:rsidRDefault="00642A14" w:rsidP="00207E6A">
      <w:pPr>
        <w:pStyle w:val="Paragraphedeliste"/>
        <w:numPr>
          <w:ilvl w:val="0"/>
          <w:numId w:val="32"/>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React</w:t>
      </w:r>
    </w:p>
    <w:p w14:paraId="07EF52A6" w14:textId="6A3472E6" w:rsidR="00D64CBB" w:rsidRPr="00D64CBB" w:rsidRDefault="00D64CBB" w:rsidP="00D64CBB">
      <w:pPr>
        <w:spacing w:line="360" w:lineRule="auto"/>
        <w:ind w:firstLine="720"/>
        <w:jc w:val="both"/>
        <w:rPr>
          <w:rFonts w:ascii="Times New Roman" w:hAnsi="Times New Roman" w:cs="Times New Roman"/>
          <w:b/>
          <w:bCs/>
          <w:sz w:val="26"/>
          <w:szCs w:val="26"/>
        </w:rPr>
      </w:pPr>
      <w:r w:rsidRPr="00D64CBB">
        <w:rPr>
          <w:rFonts w:ascii="Times New Roman" w:eastAsia="Times New Roman" w:hAnsi="Times New Roman" w:cs="Times New Roman"/>
          <w:sz w:val="26"/>
          <w:szCs w:val="26"/>
        </w:rPr>
        <w:t>React est une bibliothèque JavaScript permettant de construire des interfaces utilisateur interactives et dynamiques. Basée sur une architecture de composants réutilisables, elle facilite le développement d’interfaces modulaires, maintenables et performantes. Grâce à son système de Virtual DOM, React optimise le rendu des éléments à l’écran et améliore la réactivité de l’application.</w:t>
      </w:r>
    </w:p>
    <w:p w14:paraId="3C330AFC" w14:textId="1A2B3795" w:rsidR="00A95A42" w:rsidRPr="008507FF" w:rsidRDefault="00D64CBB" w:rsidP="008507FF">
      <w:pPr>
        <w:spacing w:before="100" w:beforeAutospacing="1" w:after="100" w:afterAutospacing="1" w:line="360" w:lineRule="auto"/>
        <w:ind w:firstLine="720"/>
        <w:jc w:val="both"/>
        <w:rPr>
          <w:rFonts w:ascii="Times New Roman" w:eastAsia="Times New Roman" w:hAnsi="Times New Roman" w:cs="Times New Roman"/>
          <w:sz w:val="26"/>
          <w:szCs w:val="26"/>
        </w:rPr>
      </w:pPr>
      <w:r w:rsidRPr="00D64CBB">
        <w:rPr>
          <w:rFonts w:ascii="Times New Roman" w:eastAsia="Times New Roman" w:hAnsi="Times New Roman" w:cs="Times New Roman"/>
          <w:sz w:val="26"/>
          <w:szCs w:val="26"/>
        </w:rPr>
        <w:t>Dans notre projet, React a été utilisé pour développer l’interface utilisateur de la plateforme de gestion des EPI. Il a permis d’afficher les données en temps réel, de gérer les interactions comme la soumission de demandes, la navigation entre les pages, et la consultation des états de traitement. Sa flexibilité, combinée à un écosystème riche, nous a permis de créer une interface fluide, intuitive et adaptée aux besoins des utilisateurs du Port Autonome de Cotonou.</w:t>
      </w:r>
    </w:p>
    <w:p w14:paraId="534506BD" w14:textId="1A206EA8" w:rsidR="00642A14" w:rsidRPr="00ED5FDB" w:rsidRDefault="00642A14" w:rsidP="00207E6A">
      <w:pPr>
        <w:pStyle w:val="Paragraphedeliste"/>
        <w:numPr>
          <w:ilvl w:val="0"/>
          <w:numId w:val="32"/>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Tailwindcss</w:t>
      </w:r>
    </w:p>
    <w:p w14:paraId="00356FB7" w14:textId="77777777" w:rsidR="00901BC5" w:rsidRPr="00901BC5" w:rsidRDefault="00901BC5" w:rsidP="00901BC5">
      <w:pPr>
        <w:pStyle w:val="Style10"/>
      </w:pPr>
      <w:bookmarkStart w:id="44" w:name="_Toc201154344"/>
      <w:r w:rsidRPr="00901BC5">
        <w:t>Tailwind CSS est un framework utilitaire qui permet d’appliquer rapidement des styles aux éléments HTML à l’aide de classes prédéfinies, sans écrire de CSS personnalisé. Dans notre projet, Tailwind CSS a été utilisé pour concevoir l’interface graphique de l’application, en facilitant la mise en page des formulaires de demande, des tableaux de données et des tableaux de bord. Grâce à sa grille flexible et ses classes responsives, il nous a permis de créer une interface épurée, cohérente et adaptée à tous types d’écrans, tout en accélérant le développement frontend et en assurant une bonne expérience utilisateur.</w:t>
      </w:r>
    </w:p>
    <w:p w14:paraId="26D8458E" w14:textId="56B8878F" w:rsidR="00593675" w:rsidRPr="00784CBC" w:rsidRDefault="00593675" w:rsidP="00901BC5">
      <w:pPr>
        <w:pStyle w:val="Style5"/>
      </w:pPr>
      <w:r w:rsidRPr="00784CBC">
        <w:lastRenderedPageBreak/>
        <w:t>III-2-1-</w:t>
      </w:r>
      <w:r w:rsidR="00712CD7" w:rsidRPr="00784CBC">
        <w:t>2</w:t>
      </w:r>
      <w:r w:rsidRPr="00784CBC">
        <w:t xml:space="preserve"> Backend</w:t>
      </w:r>
      <w:bookmarkEnd w:id="44"/>
      <w:r w:rsidRPr="00784CBC">
        <w:t xml:space="preserve"> </w:t>
      </w:r>
    </w:p>
    <w:p w14:paraId="0B9A214F" w14:textId="18A05907" w:rsidR="00DC77F3" w:rsidRPr="00ED5FDB" w:rsidRDefault="00500A6D" w:rsidP="00207E6A">
      <w:pPr>
        <w:pStyle w:val="Paragraphedeliste"/>
        <w:numPr>
          <w:ilvl w:val="0"/>
          <w:numId w:val="33"/>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Java</w:t>
      </w:r>
    </w:p>
    <w:p w14:paraId="4C9576F2" w14:textId="14D018C9" w:rsidR="00CC7F4A" w:rsidRPr="00ED5FDB" w:rsidRDefault="00CC7F4A" w:rsidP="00CC7F4A">
      <w:pPr>
        <w:pStyle w:val="Style10"/>
      </w:pPr>
      <w:r w:rsidRPr="00CC7F4A">
        <w:t>Java est un langage de programmation orienté objet (POO), largement utilisé dans le développement d'applications professionnelles pour sa fiabilité, sa sécurité et sa portabilité, notamment grâce à la Machine Virtuelle Java (JVM) qui permet d'exécuter le code sur différentes plateformes. Ces caractéristiques en font une technologie particulièrement adaptée aux besoins des grandes entreprises, ce qui explique pourquoi il s’est imposé comme le choix idéal pour notre projet. Recommandé par notre tuteur de stage, il répondait aux standards technologiques du Port Autonome de Cotonou. Dans l’implémentation de notre système, Java a été utilisé pour développer la logique métier côté serveur, structurer les microservices et gérer les traitements liés aux demandes, à la validation et à la gestion des livraisons. Grâce à sa scalabilité, facilitée par le multithreading et les frameworks comme Spring, ainsi qu’à sa structure modulaire, il a permis une organisation claire et maintenable du code, adaptée à un environnement d’entreprise exigeant.</w:t>
      </w:r>
    </w:p>
    <w:p w14:paraId="0955410F" w14:textId="6077131B" w:rsidR="00500A6D" w:rsidRPr="00ED5FDB" w:rsidRDefault="00500A6D" w:rsidP="00207E6A">
      <w:pPr>
        <w:pStyle w:val="Paragraphedeliste"/>
        <w:numPr>
          <w:ilvl w:val="0"/>
          <w:numId w:val="33"/>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Spring Boot</w:t>
      </w:r>
    </w:p>
    <w:p w14:paraId="4471118E" w14:textId="22F55C58" w:rsidR="00611429" w:rsidRDefault="00611429" w:rsidP="00497CF5">
      <w:pPr>
        <w:spacing w:line="360" w:lineRule="auto"/>
        <w:ind w:firstLine="720"/>
        <w:jc w:val="both"/>
        <w:rPr>
          <w:rFonts w:ascii="Times New Roman" w:hAnsi="Times New Roman" w:cs="Times New Roman"/>
          <w:sz w:val="26"/>
          <w:szCs w:val="26"/>
        </w:rPr>
      </w:pPr>
      <w:r w:rsidRPr="00611429">
        <w:rPr>
          <w:rFonts w:ascii="Times New Roman" w:hAnsi="Times New Roman" w:cs="Times New Roman"/>
          <w:sz w:val="26"/>
          <w:szCs w:val="26"/>
        </w:rPr>
        <w:t>Spring Boot est une extension du framework Spring conçue pour simplifier le développement d'applications Java robustes, évolutives et prêtes à être déployées. Il repose sur des principes comme l’inversion de contrôle (IoC) et l’injection de dépendances (DI), qui favorisent une architecture modulaire et facilement testable. Grâce à sa configuration automatique, son serveur embarqué et son approche basée sur les conventions plutôt que la configuration, Spring Boot permet un gain significatif en productivité. Dans notre projet, il a joué un rôle central dans l’implémentation de la couche backend : il a facilité la structuration des microservices, la gestion des dépendances, la création d’API REST, la connexion à la base de données MySQL ainsi que la sécurisation des accès. Ce choix nous a permis de développer une application performante, cohérente et facilement déployable dans un contexte professionnel exigeant.</w:t>
      </w:r>
    </w:p>
    <w:p w14:paraId="6333D823" w14:textId="379AAF56" w:rsidR="007D0A26" w:rsidRPr="00ED5FDB" w:rsidRDefault="007D0A26" w:rsidP="003A2BCE">
      <w:pPr>
        <w:pStyle w:val="Style5"/>
        <w:spacing w:line="480" w:lineRule="auto"/>
      </w:pPr>
      <w:r w:rsidRPr="00784CBC">
        <w:lastRenderedPageBreak/>
        <w:t xml:space="preserve">III-2-1-2 </w:t>
      </w:r>
      <w:r w:rsidR="003E5465" w:rsidRPr="003E5465">
        <w:t>Outils de développement et de gestion de données</w:t>
      </w:r>
    </w:p>
    <w:p w14:paraId="78F693D6" w14:textId="55E99E2F" w:rsidR="00DC77F3" w:rsidRPr="00D21EC8" w:rsidRDefault="00DC77F3" w:rsidP="00207E6A">
      <w:pPr>
        <w:pStyle w:val="Paragraphedeliste"/>
        <w:numPr>
          <w:ilvl w:val="0"/>
          <w:numId w:val="39"/>
        </w:numPr>
        <w:spacing w:line="480" w:lineRule="auto"/>
        <w:jc w:val="both"/>
        <w:rPr>
          <w:rFonts w:ascii="Times New Roman" w:hAnsi="Times New Roman" w:cs="Times New Roman"/>
          <w:b/>
          <w:bCs/>
          <w:sz w:val="26"/>
          <w:szCs w:val="26"/>
        </w:rPr>
      </w:pPr>
      <w:r w:rsidRPr="00D21EC8">
        <w:rPr>
          <w:rFonts w:ascii="Times New Roman" w:hAnsi="Times New Roman" w:cs="Times New Roman"/>
          <w:b/>
          <w:bCs/>
          <w:sz w:val="26"/>
          <w:szCs w:val="26"/>
        </w:rPr>
        <w:t>X</w:t>
      </w:r>
      <w:r w:rsidR="0034559B" w:rsidRPr="00D21EC8">
        <w:rPr>
          <w:rFonts w:ascii="Times New Roman" w:hAnsi="Times New Roman" w:cs="Times New Roman"/>
          <w:b/>
          <w:bCs/>
          <w:sz w:val="26"/>
          <w:szCs w:val="26"/>
        </w:rPr>
        <w:t>AMPP</w:t>
      </w:r>
    </w:p>
    <w:p w14:paraId="16708CD0" w14:textId="1E26D733" w:rsidR="00151BE3" w:rsidRPr="0061160B" w:rsidRDefault="00151BE3" w:rsidP="0061160B">
      <w:pPr>
        <w:spacing w:line="360" w:lineRule="auto"/>
        <w:ind w:firstLine="720"/>
        <w:jc w:val="both"/>
        <w:rPr>
          <w:rFonts w:ascii="Times New Roman" w:hAnsi="Times New Roman" w:cs="Times New Roman"/>
          <w:sz w:val="26"/>
          <w:szCs w:val="26"/>
        </w:rPr>
      </w:pPr>
      <w:r w:rsidRPr="00151BE3">
        <w:rPr>
          <w:rFonts w:ascii="Times New Roman" w:hAnsi="Times New Roman" w:cs="Times New Roman"/>
          <w:sz w:val="26"/>
          <w:szCs w:val="26"/>
        </w:rPr>
        <w:t>XAMPP est un environnement de développement local open source qui combine Apache, MySQL (ou MariaDB), PHP et Perl, offrant une solution simple pour simuler un serveur web complet sur un ordinateur personnel. Bien que principalement utilisé pour le développement PHP, nous l’avons choisi pour héberger localement la base de données MySQL nécessaire à notre application Spring Boot. XAMPP a joué un rôle clé dans l’implémentation en nous permettant de simuler un environnement serveur, de gérer facilement la base via PhpMyAdmin, et de tester efficacement les connexions entre le backend Java et la base de données, facilitant ainsi le développement et les phases de test en local.</w:t>
      </w:r>
    </w:p>
    <w:p w14:paraId="57286FF5" w14:textId="77777777" w:rsidR="0061160B" w:rsidRDefault="0061160B" w:rsidP="00207E6A">
      <w:pPr>
        <w:pStyle w:val="Paragraphedeliste"/>
        <w:numPr>
          <w:ilvl w:val="0"/>
          <w:numId w:val="40"/>
        </w:numPr>
        <w:spacing w:line="360" w:lineRule="auto"/>
        <w:jc w:val="both"/>
        <w:rPr>
          <w:rFonts w:ascii="Times New Roman" w:hAnsi="Times New Roman" w:cs="Times New Roman"/>
          <w:b/>
          <w:bCs/>
          <w:sz w:val="26"/>
          <w:szCs w:val="26"/>
        </w:rPr>
      </w:pPr>
      <w:r w:rsidRPr="00ED5FDB">
        <w:rPr>
          <w:rFonts w:ascii="Times New Roman" w:hAnsi="Times New Roman" w:cs="Times New Roman"/>
          <w:b/>
          <w:bCs/>
          <w:sz w:val="26"/>
          <w:szCs w:val="26"/>
        </w:rPr>
        <w:t>MySQL</w:t>
      </w:r>
    </w:p>
    <w:p w14:paraId="75212D33" w14:textId="23B74681" w:rsidR="00F9355A" w:rsidRPr="0061160B" w:rsidRDefault="00F9355A" w:rsidP="00815B92">
      <w:pPr>
        <w:pStyle w:val="Style10"/>
        <w:rPr>
          <w:b/>
          <w:bCs/>
        </w:rPr>
      </w:pPr>
      <w:r w:rsidRPr="00F9355A">
        <w:t>MySQL est un système de gestion de base de données relationnelle open source, reconnu pour sa stabilité, ses bonnes performances et sa facilité d’utilisation. Largement adopté dans le secteur professionnel, il garantit une gestion fiable et sécurisée des données complexes. Nous avons choisi MySQL pour son intégration fluide avec Spring Boot, sa compatibilité avec des outils tels que XAMPP et PhpMyAdmin, ainsi que pour sa robustesse éprouvée, ce qui a permis de structurer efficacement la persistance des données de notre application et d’assurer une gestion optimale des informations liées aux EPI. De plus, MySQL est l’un des systèmes de gestion de bases de données utilisés au Port Autonome de Cotonou, ce qui facilite l’intégration de notre solution dans l’environnement technologique existant.</w:t>
      </w:r>
    </w:p>
    <w:p w14:paraId="7EFE4C47" w14:textId="77777777" w:rsidR="0061160B" w:rsidRDefault="0061160B" w:rsidP="00207E6A">
      <w:pPr>
        <w:pStyle w:val="Paragraphedeliste"/>
        <w:numPr>
          <w:ilvl w:val="0"/>
          <w:numId w:val="33"/>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Draw.io</w:t>
      </w:r>
    </w:p>
    <w:p w14:paraId="7C8A4B58" w14:textId="31876863" w:rsidR="00851D0A" w:rsidRPr="00ED5FDB" w:rsidRDefault="00A7387F" w:rsidP="00141A30">
      <w:pPr>
        <w:spacing w:line="360" w:lineRule="auto"/>
        <w:ind w:firstLine="720"/>
        <w:jc w:val="both"/>
        <w:rPr>
          <w:rFonts w:ascii="Times New Roman" w:hAnsi="Times New Roman" w:cs="Times New Roman"/>
          <w:sz w:val="26"/>
          <w:szCs w:val="26"/>
        </w:rPr>
      </w:pPr>
      <w:r w:rsidRPr="00A7387F">
        <w:rPr>
          <w:rFonts w:ascii="Times New Roman" w:hAnsi="Times New Roman" w:cs="Times New Roman"/>
          <w:sz w:val="26"/>
          <w:szCs w:val="26"/>
        </w:rPr>
        <w:t xml:space="preserve">Draw.io, aujourd’hui intégré à diagrams.net, est un outil en ligne puissant et intuitif de création de diagrammes UML, de schémas de base de données et d’organigrammes. Il a joué un rôle essentiel dans l’implémentation de notre projet en nous permettant de réaliser facilement les diagrammes UML (cas d’utilisation, classes, séquence, etc.), de visualiser clairement l’architecture du système et de documenter de </w:t>
      </w:r>
      <w:r w:rsidRPr="00A7387F">
        <w:rPr>
          <w:rFonts w:ascii="Times New Roman" w:hAnsi="Times New Roman" w:cs="Times New Roman"/>
          <w:sz w:val="26"/>
          <w:szCs w:val="26"/>
        </w:rPr>
        <w:lastRenderedPageBreak/>
        <w:t>manière collaborative la conception logicielle, facilitant ainsi la communication entre les membres de l’équipe et la compréhension globale du projet.</w:t>
      </w:r>
      <w:r w:rsidR="00FE7F98">
        <w:rPr>
          <w:rFonts w:ascii="Times New Roman" w:hAnsi="Times New Roman" w:cs="Times New Roman"/>
          <w:sz w:val="26"/>
          <w:szCs w:val="26"/>
        </w:rPr>
        <w:tab/>
      </w:r>
    </w:p>
    <w:p w14:paraId="55934E57" w14:textId="77777777" w:rsidR="00BB64EC" w:rsidRPr="001B4F57" w:rsidRDefault="00BB64EC" w:rsidP="00960928">
      <w:pPr>
        <w:pStyle w:val="Style3"/>
      </w:pPr>
      <w:bookmarkStart w:id="45" w:name="_Toc201154345"/>
      <w:r w:rsidRPr="001B4F57">
        <w:t>III-3 : Résultats et Discussion</w:t>
      </w:r>
      <w:bookmarkEnd w:id="45"/>
      <w:r w:rsidRPr="001B4F57">
        <w:t xml:space="preserve"> </w:t>
      </w:r>
    </w:p>
    <w:p w14:paraId="2E54552D" w14:textId="5DC52465" w:rsidR="00851D0A" w:rsidRDefault="00BB64EC" w:rsidP="00960928">
      <w:pPr>
        <w:pStyle w:val="Style4"/>
      </w:pPr>
      <w:bookmarkStart w:id="46" w:name="_Toc201154346"/>
      <w:r w:rsidRPr="00AC6DF4">
        <w:t>III-3-</w:t>
      </w:r>
      <w:r w:rsidR="008F2528">
        <w:t>1</w:t>
      </w:r>
      <w:r w:rsidRPr="00AC6DF4">
        <w:t xml:space="preserve"> : </w:t>
      </w:r>
      <w:bookmarkEnd w:id="46"/>
      <w:r w:rsidR="00D27560">
        <w:t>Fon</w:t>
      </w:r>
      <w:r w:rsidR="00526A08">
        <w:t>c</w:t>
      </w:r>
      <w:r w:rsidR="00D27560">
        <w:t xml:space="preserve">tionnement </w:t>
      </w:r>
      <w:r w:rsidR="00526A08">
        <w:t>g</w:t>
      </w:r>
      <w:r w:rsidR="00D27560">
        <w:t>énéral</w:t>
      </w:r>
    </w:p>
    <w:p w14:paraId="236E0DAA" w14:textId="77777777" w:rsidR="001E4499" w:rsidRPr="001E4499" w:rsidRDefault="001E4499" w:rsidP="001E4499">
      <w:pPr>
        <w:pStyle w:val="Style10"/>
      </w:pPr>
      <w:r w:rsidRPr="001E4499">
        <w:t>L’application de gestion des Équipements de Protection Individuelle (EPI) permet aux employés de formuler des demandes d’EPI en ligne, de consulter l’historique de leurs dotations et de suivre le statut de leurs requêtes. Une fois connectés à leur espace, ils peuvent également relancer une demande en cas de besoin.</w:t>
      </w:r>
    </w:p>
    <w:p w14:paraId="500F0A6C" w14:textId="77777777" w:rsidR="001E4499" w:rsidRPr="001E4499" w:rsidRDefault="001E4499" w:rsidP="001E4499">
      <w:pPr>
        <w:pStyle w:val="Style10"/>
      </w:pPr>
      <w:r w:rsidRPr="001E4499">
        <w:t>Le gestionnaire EPI accède à un tableau de bord centralisé lui permettant de recevoir et traiter les demandes, de gérer les stocks, d’ajouter de nouveaux équipements, et d’enregistrer les livraisons effectuées. Il bénéficie aussi de statistiques sur la distribution des EPI afin d’anticiper les besoins et les réapprovisionnements.</w:t>
      </w:r>
    </w:p>
    <w:p w14:paraId="6C0FBF01" w14:textId="77777777" w:rsidR="001E4499" w:rsidRPr="001E4499" w:rsidRDefault="001E4499" w:rsidP="001E4499">
      <w:pPr>
        <w:pStyle w:val="Style10"/>
      </w:pPr>
      <w:r w:rsidRPr="001E4499">
        <w:t>L’administrateur supervise l’ensemble du système via une interface dédiée. Il peut créer, activer ou désactiver des comptes utilisateurs (employés ou gestionnaires), et consulter l’activité récente de la plateforme. Il assure ainsi le bon fonctionnement et la sécurité du système.</w:t>
      </w:r>
    </w:p>
    <w:p w14:paraId="331F672D" w14:textId="77777777" w:rsidR="001E4499" w:rsidRPr="001E4499" w:rsidRDefault="001E4499" w:rsidP="001E4499">
      <w:pPr>
        <w:pStyle w:val="Style10"/>
      </w:pPr>
      <w:r w:rsidRPr="001E4499">
        <w:t>Cette plateforme intégrée vise à automatiser la gestion des EPI, optimiser les flux de distribution, garantir la traçabilité des dotations, et offrir une expérience simple et fluide à chaque profil d’utilisateur.</w:t>
      </w:r>
    </w:p>
    <w:p w14:paraId="30FC2836" w14:textId="77777777" w:rsidR="001E4499" w:rsidRPr="001E4499" w:rsidRDefault="001E4499" w:rsidP="0033174D"/>
    <w:p w14:paraId="52481955" w14:textId="77777777" w:rsidR="00267332" w:rsidRDefault="00267332" w:rsidP="0033174D">
      <w:bookmarkStart w:id="47" w:name="_Toc201154347"/>
    </w:p>
    <w:p w14:paraId="3A3EB53C" w14:textId="77777777" w:rsidR="00267332" w:rsidRDefault="00267332" w:rsidP="0033174D"/>
    <w:p w14:paraId="40296A6A" w14:textId="77777777" w:rsidR="00267332" w:rsidRDefault="00267332" w:rsidP="0033174D"/>
    <w:p w14:paraId="436C402B" w14:textId="77777777" w:rsidR="00267332" w:rsidRDefault="00267332" w:rsidP="0033174D"/>
    <w:p w14:paraId="4D155C44" w14:textId="77777777" w:rsidR="004870F7" w:rsidRDefault="004870F7" w:rsidP="0033174D"/>
    <w:p w14:paraId="4BC1CEC6" w14:textId="77777777" w:rsidR="004870F7" w:rsidRDefault="004870F7" w:rsidP="0033174D"/>
    <w:p w14:paraId="0A7073B1" w14:textId="171306EC" w:rsidR="004870F7" w:rsidRDefault="004870F7">
      <w:r>
        <w:br w:type="page"/>
      </w:r>
    </w:p>
    <w:bookmarkEnd w:id="47"/>
    <w:p w14:paraId="19DE5546" w14:textId="77777777" w:rsidR="0033174D" w:rsidRDefault="0033174D" w:rsidP="0033174D">
      <w:pPr>
        <w:pStyle w:val="Style4"/>
      </w:pPr>
      <w:r w:rsidRPr="00AC6DF4">
        <w:lastRenderedPageBreak/>
        <w:t>III-3-</w:t>
      </w:r>
      <w:r>
        <w:t>2</w:t>
      </w:r>
      <w:r w:rsidRPr="00AC6DF4">
        <w:t xml:space="preserve"> : </w:t>
      </w:r>
      <w:r>
        <w:t>Quelques captures d’écrans</w:t>
      </w:r>
    </w:p>
    <w:p w14:paraId="7E745386" w14:textId="77777777" w:rsidR="00693CAB" w:rsidRDefault="00693CAB" w:rsidP="00693CAB">
      <w:pPr>
        <w:ind w:firstLine="720"/>
        <w:rPr>
          <w:rFonts w:ascii="Times New Roman" w:hAnsi="Times New Roman" w:cs="Times New Roman"/>
          <w:sz w:val="26"/>
          <w:szCs w:val="26"/>
        </w:rPr>
      </w:pPr>
    </w:p>
    <w:p w14:paraId="61B0F3F8" w14:textId="25B7104D" w:rsidR="004870F7" w:rsidRPr="00693CAB" w:rsidRDefault="00693CAB" w:rsidP="00693CAB">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 xml:space="preserve">n°6 </w:t>
      </w:r>
      <w:r>
        <w:rPr>
          <w:rFonts w:ascii="Times New Roman" w:hAnsi="Times New Roman" w:cs="Times New Roman"/>
          <w:sz w:val="26"/>
          <w:szCs w:val="26"/>
        </w:rPr>
        <w:t>présente l</w:t>
      </w:r>
      <w:r w:rsidR="00F85165">
        <w:rPr>
          <w:rFonts w:ascii="Times New Roman" w:hAnsi="Times New Roman" w:cs="Times New Roman"/>
          <w:sz w:val="26"/>
          <w:szCs w:val="26"/>
        </w:rPr>
        <w:t>a page de connexion</w:t>
      </w:r>
      <w:r w:rsidR="00B02424">
        <w:rPr>
          <w:rFonts w:ascii="Times New Roman" w:hAnsi="Times New Roman" w:cs="Times New Roman"/>
          <w:sz w:val="26"/>
          <w:szCs w:val="26"/>
        </w:rPr>
        <w:t xml:space="preserve"> de l’application</w:t>
      </w:r>
    </w:p>
    <w:p w14:paraId="44786A9B" w14:textId="211644FD" w:rsidR="007B0E12" w:rsidRPr="00AC6DF4" w:rsidRDefault="00267332" w:rsidP="00994193">
      <w:r>
        <w:rPr>
          <w:noProof/>
          <w:lang w:eastAsia="fr-FR"/>
        </w:rPr>
        <w:drawing>
          <wp:inline distT="0" distB="0" distL="0" distR="0" wp14:anchorId="1D7DCB1C" wp14:editId="6DAEBF76">
            <wp:extent cx="5759450" cy="2608580"/>
            <wp:effectExtent l="0" t="0" r="0" b="1270"/>
            <wp:docPr id="82978919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9193" name="Image 8297891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2608580"/>
                    </a:xfrm>
                    <a:prstGeom prst="rect">
                      <a:avLst/>
                    </a:prstGeom>
                  </pic:spPr>
                </pic:pic>
              </a:graphicData>
            </a:graphic>
          </wp:inline>
        </w:drawing>
      </w:r>
    </w:p>
    <w:p w14:paraId="3997B4AC" w14:textId="02C0135B" w:rsidR="00F87932" w:rsidRDefault="00594E31" w:rsidP="001013C5">
      <w:pPr>
        <w:ind w:left="720"/>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n°6 :</w:t>
      </w:r>
      <w:r w:rsidR="00192371" w:rsidRPr="00EB0094">
        <w:rPr>
          <w:rFonts w:ascii="Times New Roman" w:hAnsi="Times New Roman" w:cs="Times New Roman"/>
          <w:i/>
          <w:iCs/>
          <w:color w:val="4472C4" w:themeColor="accent1"/>
          <w:sz w:val="26"/>
          <w:szCs w:val="26"/>
        </w:rPr>
        <w:t xml:space="preserve"> </w:t>
      </w:r>
      <w:r w:rsidR="00254247" w:rsidRPr="00EB0094">
        <w:rPr>
          <w:rFonts w:ascii="Times New Roman" w:hAnsi="Times New Roman" w:cs="Times New Roman"/>
          <w:i/>
          <w:iCs/>
          <w:color w:val="4472C4" w:themeColor="accent1"/>
          <w:sz w:val="26"/>
          <w:szCs w:val="26"/>
        </w:rPr>
        <w:t>Page d’authentification</w:t>
      </w:r>
    </w:p>
    <w:p w14:paraId="012418C0" w14:textId="77777777" w:rsidR="001013C5" w:rsidRDefault="001013C5" w:rsidP="001013C5">
      <w:pPr>
        <w:ind w:left="720"/>
        <w:jc w:val="center"/>
        <w:rPr>
          <w:rFonts w:ascii="Times New Roman" w:hAnsi="Times New Roman" w:cs="Times New Roman"/>
          <w:i/>
          <w:iCs/>
          <w:color w:val="4472C4" w:themeColor="accent1"/>
          <w:sz w:val="26"/>
          <w:szCs w:val="26"/>
        </w:rPr>
      </w:pPr>
    </w:p>
    <w:p w14:paraId="128CFBAF" w14:textId="77777777" w:rsidR="00D97A2A" w:rsidRDefault="00D97A2A" w:rsidP="001013C5">
      <w:pPr>
        <w:ind w:left="720"/>
        <w:jc w:val="center"/>
        <w:rPr>
          <w:rFonts w:ascii="Times New Roman" w:hAnsi="Times New Roman" w:cs="Times New Roman"/>
          <w:i/>
          <w:iCs/>
          <w:color w:val="4472C4" w:themeColor="accent1"/>
          <w:sz w:val="26"/>
          <w:szCs w:val="26"/>
        </w:rPr>
      </w:pPr>
    </w:p>
    <w:p w14:paraId="11796EC9" w14:textId="4978C20B" w:rsidR="001013C5" w:rsidRPr="00F738C2" w:rsidRDefault="00F738C2" w:rsidP="00F738C2">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n°7</w:t>
      </w:r>
      <w:r w:rsidR="00EE3731" w:rsidRPr="00EB0094">
        <w:rPr>
          <w:rFonts w:ascii="Times New Roman" w:hAnsi="Times New Roman" w:cs="Times New Roman"/>
          <w:i/>
          <w:iCs/>
          <w:color w:val="4472C4" w:themeColor="accent1"/>
          <w:sz w:val="26"/>
          <w:szCs w:val="26"/>
        </w:rPr>
        <w:t xml:space="preserve"> </w:t>
      </w:r>
      <w:r w:rsidR="00B02424">
        <w:rPr>
          <w:rFonts w:ascii="Times New Roman" w:hAnsi="Times New Roman" w:cs="Times New Roman"/>
          <w:sz w:val="26"/>
          <w:szCs w:val="26"/>
        </w:rPr>
        <w:t>illustre</w:t>
      </w:r>
      <w:r>
        <w:rPr>
          <w:rFonts w:ascii="Times New Roman" w:hAnsi="Times New Roman" w:cs="Times New Roman"/>
          <w:sz w:val="26"/>
          <w:szCs w:val="26"/>
        </w:rPr>
        <w:t xml:space="preserve"> le tableau de bord de</w:t>
      </w:r>
      <w:r w:rsidR="00693CAB">
        <w:rPr>
          <w:rFonts w:ascii="Times New Roman" w:hAnsi="Times New Roman" w:cs="Times New Roman"/>
          <w:sz w:val="26"/>
          <w:szCs w:val="26"/>
        </w:rPr>
        <w:t xml:space="preserve"> </w:t>
      </w:r>
      <w:r w:rsidR="00272319">
        <w:rPr>
          <w:rFonts w:ascii="Times New Roman" w:hAnsi="Times New Roman" w:cs="Times New Roman"/>
          <w:sz w:val="26"/>
          <w:szCs w:val="26"/>
        </w:rPr>
        <w:t>l’employ</w:t>
      </w:r>
      <w:r w:rsidR="00B02424">
        <w:rPr>
          <w:rFonts w:ascii="Times New Roman" w:hAnsi="Times New Roman" w:cs="Times New Roman"/>
          <w:sz w:val="26"/>
          <w:szCs w:val="26"/>
        </w:rPr>
        <w:t>é</w:t>
      </w:r>
      <w:r w:rsidR="00272319">
        <w:rPr>
          <w:rFonts w:ascii="Times New Roman" w:hAnsi="Times New Roman" w:cs="Times New Roman"/>
          <w:sz w:val="26"/>
          <w:szCs w:val="26"/>
        </w:rPr>
        <w:t xml:space="preserve"> pour la gestion des demandes</w:t>
      </w:r>
    </w:p>
    <w:p w14:paraId="67CE1734" w14:textId="13A22B3B" w:rsidR="00763FF8" w:rsidRDefault="00F87932">
      <w:pPr>
        <w:rPr>
          <w:rFonts w:ascii="Times New Roman" w:hAnsi="Times New Roman" w:cs="Times New Roman"/>
          <w:noProof/>
          <w:sz w:val="26"/>
          <w:szCs w:val="26"/>
        </w:rPr>
      </w:pPr>
      <w:r>
        <w:rPr>
          <w:rFonts w:ascii="Times New Roman" w:hAnsi="Times New Roman" w:cs="Times New Roman"/>
          <w:noProof/>
          <w:sz w:val="26"/>
          <w:szCs w:val="26"/>
          <w:lang w:eastAsia="fr-FR"/>
        </w:rPr>
        <w:drawing>
          <wp:inline distT="0" distB="0" distL="0" distR="0" wp14:anchorId="4F6132C0" wp14:editId="5793600F">
            <wp:extent cx="5759450" cy="2653030"/>
            <wp:effectExtent l="19050" t="19050" r="12700" b="13970"/>
            <wp:docPr id="118144084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40843" name="Image 11814408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2653030"/>
                    </a:xfrm>
                    <a:prstGeom prst="rect">
                      <a:avLst/>
                    </a:prstGeom>
                    <a:ln>
                      <a:solidFill>
                        <a:schemeClr val="bg2"/>
                      </a:solidFill>
                    </a:ln>
                  </pic:spPr>
                </pic:pic>
              </a:graphicData>
            </a:graphic>
          </wp:inline>
        </w:drawing>
      </w:r>
    </w:p>
    <w:p w14:paraId="6973A94F" w14:textId="56F29C61" w:rsidR="00EB0094" w:rsidRPr="00EB0094" w:rsidRDefault="00EB0094" w:rsidP="00EB0094">
      <w:pPr>
        <w:ind w:left="720"/>
        <w:jc w:val="center"/>
        <w:rPr>
          <w:rFonts w:ascii="Times New Roman" w:hAnsi="Times New Roman" w:cs="Times New Roman"/>
          <w:i/>
          <w:iCs/>
          <w:color w:val="4472C4" w:themeColor="accent1"/>
          <w:sz w:val="26"/>
          <w:szCs w:val="26"/>
        </w:rPr>
      </w:pPr>
      <w:r>
        <w:rPr>
          <w:rFonts w:ascii="Times New Roman" w:hAnsi="Times New Roman" w:cs="Times New Roman"/>
          <w:sz w:val="26"/>
          <w:szCs w:val="26"/>
        </w:rPr>
        <w:tab/>
      </w: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7</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résentation d</w:t>
      </w:r>
      <w:r w:rsidR="003C025F">
        <w:rPr>
          <w:rFonts w:ascii="Times New Roman" w:hAnsi="Times New Roman" w:cs="Times New Roman"/>
          <w:i/>
          <w:iCs/>
          <w:color w:val="4472C4" w:themeColor="accent1"/>
          <w:sz w:val="26"/>
          <w:szCs w:val="26"/>
        </w:rPr>
        <w:t xml:space="preserve">u </w:t>
      </w:r>
      <w:r w:rsidR="00651D25">
        <w:rPr>
          <w:rFonts w:ascii="Times New Roman" w:hAnsi="Times New Roman" w:cs="Times New Roman"/>
          <w:i/>
          <w:iCs/>
          <w:color w:val="4472C4" w:themeColor="accent1"/>
          <w:sz w:val="26"/>
          <w:szCs w:val="26"/>
        </w:rPr>
        <w:t xml:space="preserve">tableau de bord </w:t>
      </w:r>
      <w:r w:rsidR="001013C5">
        <w:rPr>
          <w:rFonts w:ascii="Times New Roman" w:hAnsi="Times New Roman" w:cs="Times New Roman"/>
          <w:i/>
          <w:iCs/>
          <w:color w:val="4472C4" w:themeColor="accent1"/>
          <w:sz w:val="26"/>
          <w:szCs w:val="26"/>
        </w:rPr>
        <w:t>Employé</w:t>
      </w:r>
    </w:p>
    <w:p w14:paraId="631CB233" w14:textId="77777777" w:rsidR="007A414B" w:rsidRDefault="007A414B" w:rsidP="00EB0094">
      <w:pPr>
        <w:tabs>
          <w:tab w:val="left" w:pos="2474"/>
        </w:tabs>
        <w:rPr>
          <w:rFonts w:ascii="Times New Roman" w:hAnsi="Times New Roman" w:cs="Times New Roman"/>
          <w:sz w:val="26"/>
          <w:szCs w:val="26"/>
        </w:rPr>
      </w:pPr>
    </w:p>
    <w:p w14:paraId="4C29A4B3" w14:textId="03DEDEBC" w:rsidR="007A414B" w:rsidRDefault="00FC1993" w:rsidP="00F738C2">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La </w:t>
      </w:r>
      <w:proofErr w:type="gramStart"/>
      <w:r>
        <w:rPr>
          <w:rFonts w:ascii="Times New Roman" w:hAnsi="Times New Roman" w:cs="Times New Roman"/>
          <w:sz w:val="26"/>
          <w:szCs w:val="26"/>
        </w:rPr>
        <w:t xml:space="preserve">figure </w:t>
      </w:r>
      <w:r w:rsidR="00EE3731">
        <w:rPr>
          <w:rFonts w:ascii="Times New Roman" w:hAnsi="Times New Roman" w:cs="Times New Roman"/>
          <w:sz w:val="26"/>
          <w:szCs w:val="26"/>
        </w:rPr>
        <w:t xml:space="preserve"> </w:t>
      </w:r>
      <w:r w:rsidR="00EE3731" w:rsidRPr="00EE3731">
        <w:rPr>
          <w:rStyle w:val="SansinterligneCar"/>
        </w:rPr>
        <w:t>n</w:t>
      </w:r>
      <w:proofErr w:type="gramEnd"/>
      <w:r w:rsidR="00EE3731" w:rsidRPr="00EE3731">
        <w:rPr>
          <w:rStyle w:val="SansinterligneCar"/>
        </w:rPr>
        <w:t>°7</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présente le tableau de bord de</w:t>
      </w:r>
      <w:r w:rsidR="00F738C2">
        <w:rPr>
          <w:rFonts w:ascii="Times New Roman" w:hAnsi="Times New Roman" w:cs="Times New Roman"/>
          <w:sz w:val="26"/>
          <w:szCs w:val="26"/>
        </w:rPr>
        <w:t xml:space="preserve"> validation</w:t>
      </w:r>
      <w:r w:rsidR="00447C97">
        <w:rPr>
          <w:rFonts w:ascii="Times New Roman" w:hAnsi="Times New Roman" w:cs="Times New Roman"/>
          <w:sz w:val="26"/>
          <w:szCs w:val="26"/>
        </w:rPr>
        <w:t xml:space="preserve"> des demandes</w:t>
      </w:r>
    </w:p>
    <w:p w14:paraId="0E6EB5EC" w14:textId="38A9DE48" w:rsidR="00617BB5" w:rsidRPr="00EB0094" w:rsidRDefault="00617BB5" w:rsidP="00EB0094">
      <w:pPr>
        <w:tabs>
          <w:tab w:val="left" w:pos="2474"/>
        </w:tabs>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67C14E90" wp14:editId="7F678D2D">
            <wp:extent cx="5759450" cy="2630805"/>
            <wp:effectExtent l="19050" t="19050" r="12700" b="17145"/>
            <wp:docPr id="119823630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36307" name="Image 11982363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2630805"/>
                    </a:xfrm>
                    <a:prstGeom prst="rect">
                      <a:avLst/>
                    </a:prstGeom>
                    <a:ln>
                      <a:solidFill>
                        <a:schemeClr val="bg2"/>
                      </a:solidFill>
                    </a:ln>
                  </pic:spPr>
                </pic:pic>
              </a:graphicData>
            </a:graphic>
          </wp:inline>
        </w:drawing>
      </w:r>
    </w:p>
    <w:p w14:paraId="49D422F9" w14:textId="0329EEEA" w:rsidR="00236E1C" w:rsidRPr="00EB0094" w:rsidRDefault="00236E1C" w:rsidP="00A70417">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7</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 xml:space="preserve">résentation du </w:t>
      </w:r>
      <w:r w:rsidR="00651D25">
        <w:rPr>
          <w:rFonts w:ascii="Times New Roman" w:hAnsi="Times New Roman" w:cs="Times New Roman"/>
          <w:i/>
          <w:iCs/>
          <w:color w:val="4472C4" w:themeColor="accent1"/>
          <w:sz w:val="26"/>
          <w:szCs w:val="26"/>
        </w:rPr>
        <w:t xml:space="preserve">tableau de bord </w:t>
      </w:r>
      <w:r w:rsidR="00BD644B">
        <w:rPr>
          <w:rFonts w:ascii="Times New Roman" w:hAnsi="Times New Roman" w:cs="Times New Roman"/>
          <w:i/>
          <w:iCs/>
          <w:color w:val="4472C4" w:themeColor="accent1"/>
          <w:sz w:val="26"/>
          <w:szCs w:val="26"/>
        </w:rPr>
        <w:t>de Validation</w:t>
      </w:r>
    </w:p>
    <w:p w14:paraId="486445BC" w14:textId="6A4E96F3" w:rsidR="00236E1C" w:rsidRDefault="00236E1C">
      <w:pPr>
        <w:rPr>
          <w:rFonts w:ascii="Times New Roman" w:hAnsi="Times New Roman" w:cs="Times New Roman"/>
          <w:sz w:val="26"/>
          <w:szCs w:val="26"/>
        </w:rPr>
      </w:pPr>
    </w:p>
    <w:p w14:paraId="3491D278" w14:textId="77777777" w:rsidR="00D97A2A" w:rsidRDefault="00D97A2A">
      <w:pPr>
        <w:rPr>
          <w:rFonts w:ascii="Times New Roman" w:hAnsi="Times New Roman" w:cs="Times New Roman"/>
          <w:sz w:val="26"/>
          <w:szCs w:val="26"/>
        </w:rPr>
      </w:pPr>
    </w:p>
    <w:p w14:paraId="2A430098" w14:textId="655842AC" w:rsidR="00F27DC7" w:rsidRDefault="00342505" w:rsidP="007A414B">
      <w:pPr>
        <w:ind w:firstLine="720"/>
        <w:rPr>
          <w:rFonts w:ascii="Times New Roman" w:hAnsi="Times New Roman" w:cs="Times New Roman"/>
          <w:sz w:val="26"/>
          <w:szCs w:val="26"/>
        </w:rPr>
      </w:pPr>
      <w:r>
        <w:rPr>
          <w:rFonts w:ascii="Times New Roman" w:hAnsi="Times New Roman" w:cs="Times New Roman"/>
          <w:sz w:val="26"/>
          <w:szCs w:val="26"/>
        </w:rPr>
        <w:t>La figure</w:t>
      </w:r>
      <w:r w:rsidR="00EE3731">
        <w:rPr>
          <w:rFonts w:ascii="Times New Roman" w:hAnsi="Times New Roman" w:cs="Times New Roman"/>
          <w:sz w:val="26"/>
          <w:szCs w:val="26"/>
        </w:rPr>
        <w:t xml:space="preserve"> </w:t>
      </w:r>
      <w:r w:rsidR="00EE3731" w:rsidRPr="00EE3731">
        <w:rPr>
          <w:rStyle w:val="SansinterligneCar"/>
        </w:rPr>
        <w:t>n°</w:t>
      </w:r>
      <w:proofErr w:type="gramStart"/>
      <w:r w:rsidR="00EE3731" w:rsidRPr="00EE3731">
        <w:rPr>
          <w:rStyle w:val="SansinterligneCar"/>
        </w:rPr>
        <w:t>8</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 xml:space="preserve"> présente</w:t>
      </w:r>
      <w:proofErr w:type="gramEnd"/>
      <w:r>
        <w:rPr>
          <w:rFonts w:ascii="Times New Roman" w:hAnsi="Times New Roman" w:cs="Times New Roman"/>
          <w:sz w:val="26"/>
          <w:szCs w:val="26"/>
        </w:rPr>
        <w:t xml:space="preserve"> le tableau de </w:t>
      </w:r>
      <w:r w:rsidR="003374CB">
        <w:rPr>
          <w:rFonts w:ascii="Times New Roman" w:hAnsi="Times New Roman" w:cs="Times New Roman"/>
          <w:sz w:val="26"/>
          <w:szCs w:val="26"/>
        </w:rPr>
        <w:t xml:space="preserve">bord </w:t>
      </w:r>
      <w:r w:rsidR="007A414B">
        <w:rPr>
          <w:rFonts w:ascii="Times New Roman" w:hAnsi="Times New Roman" w:cs="Times New Roman"/>
          <w:sz w:val="26"/>
          <w:szCs w:val="26"/>
        </w:rPr>
        <w:t>d</w:t>
      </w:r>
      <w:r w:rsidR="00447C97">
        <w:rPr>
          <w:rFonts w:ascii="Times New Roman" w:hAnsi="Times New Roman" w:cs="Times New Roman"/>
          <w:sz w:val="26"/>
          <w:szCs w:val="26"/>
        </w:rPr>
        <w:t>u</w:t>
      </w:r>
      <w:r w:rsidR="007A414B">
        <w:rPr>
          <w:rFonts w:ascii="Times New Roman" w:hAnsi="Times New Roman" w:cs="Times New Roman"/>
          <w:sz w:val="26"/>
          <w:szCs w:val="26"/>
        </w:rPr>
        <w:t xml:space="preserve"> gestionnaire</w:t>
      </w:r>
    </w:p>
    <w:p w14:paraId="3DEF3E71" w14:textId="40E23FA3" w:rsidR="00A70417" w:rsidRDefault="00BD644B">
      <w:pPr>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42B03751" wp14:editId="2D762AB5">
            <wp:extent cx="5759450" cy="2501265"/>
            <wp:effectExtent l="19050" t="19050" r="12700" b="13335"/>
            <wp:docPr id="118689394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93947" name="Image 11868939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2501265"/>
                    </a:xfrm>
                    <a:prstGeom prst="rect">
                      <a:avLst/>
                    </a:prstGeom>
                    <a:ln>
                      <a:solidFill>
                        <a:schemeClr val="bg2"/>
                      </a:solidFill>
                    </a:ln>
                  </pic:spPr>
                </pic:pic>
              </a:graphicData>
            </a:graphic>
          </wp:inline>
        </w:drawing>
      </w:r>
    </w:p>
    <w:p w14:paraId="44F1F221" w14:textId="56BD7984" w:rsidR="00E61BB8" w:rsidRPr="00EB0094" w:rsidRDefault="00E61BB8" w:rsidP="00E61BB8">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8</w:t>
      </w:r>
      <w:r w:rsidRPr="00EB0094">
        <w:rPr>
          <w:rFonts w:ascii="Times New Roman" w:hAnsi="Times New Roman" w:cs="Times New Roman"/>
          <w:i/>
          <w:iCs/>
          <w:color w:val="4472C4" w:themeColor="accent1"/>
          <w:sz w:val="26"/>
          <w:szCs w:val="26"/>
        </w:rPr>
        <w:t xml:space="preserve"> : P</w:t>
      </w:r>
      <w:r>
        <w:rPr>
          <w:rFonts w:ascii="Times New Roman" w:hAnsi="Times New Roman" w:cs="Times New Roman"/>
          <w:i/>
          <w:iCs/>
          <w:color w:val="4472C4" w:themeColor="accent1"/>
          <w:sz w:val="26"/>
          <w:szCs w:val="26"/>
        </w:rPr>
        <w:t xml:space="preserve">résentation du </w:t>
      </w:r>
      <w:r w:rsidR="00651D25">
        <w:rPr>
          <w:rFonts w:ascii="Times New Roman" w:hAnsi="Times New Roman" w:cs="Times New Roman"/>
          <w:i/>
          <w:iCs/>
          <w:color w:val="4472C4" w:themeColor="accent1"/>
          <w:sz w:val="26"/>
          <w:szCs w:val="26"/>
        </w:rPr>
        <w:t>tableau de bord</w:t>
      </w:r>
      <w:r>
        <w:rPr>
          <w:rFonts w:ascii="Times New Roman" w:hAnsi="Times New Roman" w:cs="Times New Roman"/>
          <w:i/>
          <w:iCs/>
          <w:color w:val="4472C4" w:themeColor="accent1"/>
          <w:sz w:val="26"/>
          <w:szCs w:val="26"/>
        </w:rPr>
        <w:t xml:space="preserve"> Gestion des EPIs</w:t>
      </w:r>
    </w:p>
    <w:p w14:paraId="62E9E289" w14:textId="77777777" w:rsidR="00A70417" w:rsidRDefault="00A70417">
      <w:pPr>
        <w:rPr>
          <w:rFonts w:ascii="Times New Roman" w:hAnsi="Times New Roman" w:cs="Times New Roman"/>
          <w:sz w:val="26"/>
          <w:szCs w:val="26"/>
        </w:rPr>
      </w:pPr>
    </w:p>
    <w:p w14:paraId="5FED0CE9" w14:textId="77777777" w:rsidR="00A70417" w:rsidRDefault="00A70417">
      <w:pPr>
        <w:rPr>
          <w:rFonts w:ascii="Times New Roman" w:hAnsi="Times New Roman" w:cs="Times New Roman"/>
          <w:sz w:val="26"/>
          <w:szCs w:val="26"/>
        </w:rPr>
      </w:pPr>
    </w:p>
    <w:p w14:paraId="59A305AF" w14:textId="77777777" w:rsidR="00A70417" w:rsidRDefault="00A70417">
      <w:pPr>
        <w:rPr>
          <w:rFonts w:ascii="Times New Roman" w:hAnsi="Times New Roman" w:cs="Times New Roman"/>
          <w:sz w:val="26"/>
          <w:szCs w:val="26"/>
        </w:rPr>
      </w:pPr>
    </w:p>
    <w:p w14:paraId="040CA410" w14:textId="7F2DB3E7" w:rsidR="0027641D" w:rsidRDefault="0027641D" w:rsidP="0027641D">
      <w:pPr>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La figure </w:t>
      </w:r>
      <w:r w:rsidR="00EE3731" w:rsidRPr="00EE3731">
        <w:rPr>
          <w:rStyle w:val="SansinterligneCar"/>
        </w:rPr>
        <w:t>n°9</w:t>
      </w:r>
      <w:r w:rsidR="00EE3731" w:rsidRPr="00EB0094">
        <w:rPr>
          <w:rFonts w:ascii="Times New Roman" w:hAnsi="Times New Roman" w:cs="Times New Roman"/>
          <w:i/>
          <w:iCs/>
          <w:color w:val="4472C4" w:themeColor="accent1"/>
          <w:sz w:val="26"/>
          <w:szCs w:val="26"/>
        </w:rPr>
        <w:t xml:space="preserve"> </w:t>
      </w:r>
      <w:r>
        <w:rPr>
          <w:rFonts w:ascii="Times New Roman" w:hAnsi="Times New Roman" w:cs="Times New Roman"/>
          <w:sz w:val="26"/>
          <w:szCs w:val="26"/>
        </w:rPr>
        <w:t>présente la page de création de compte</w:t>
      </w:r>
      <w:r w:rsidR="00844FC4">
        <w:rPr>
          <w:rFonts w:ascii="Times New Roman" w:hAnsi="Times New Roman" w:cs="Times New Roman"/>
          <w:sz w:val="26"/>
          <w:szCs w:val="26"/>
        </w:rPr>
        <w:t xml:space="preserve"> utilisateur</w:t>
      </w:r>
      <w:r>
        <w:rPr>
          <w:rFonts w:ascii="Times New Roman" w:hAnsi="Times New Roman" w:cs="Times New Roman"/>
          <w:sz w:val="26"/>
          <w:szCs w:val="26"/>
        </w:rPr>
        <w:t xml:space="preserve"> </w:t>
      </w:r>
    </w:p>
    <w:p w14:paraId="0ADF111A" w14:textId="4CA40410" w:rsidR="0027641D" w:rsidRDefault="00247881" w:rsidP="0027641D">
      <w:pPr>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4B3CAC9C" wp14:editId="3B8CBF82">
            <wp:extent cx="5759450" cy="2652395"/>
            <wp:effectExtent l="0" t="0" r="0" b="0"/>
            <wp:docPr id="109250451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04517" name="Image 10925045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2652395"/>
                    </a:xfrm>
                    <a:prstGeom prst="rect">
                      <a:avLst/>
                    </a:prstGeom>
                  </pic:spPr>
                </pic:pic>
              </a:graphicData>
            </a:graphic>
          </wp:inline>
        </w:drawing>
      </w:r>
    </w:p>
    <w:p w14:paraId="4DAEC3EB" w14:textId="305FDB2F" w:rsidR="00247881" w:rsidRPr="00EB0094" w:rsidRDefault="00247881" w:rsidP="00247881">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9</w:t>
      </w:r>
      <w:r w:rsidRPr="00EB0094">
        <w:rPr>
          <w:rFonts w:ascii="Times New Roman" w:hAnsi="Times New Roman" w:cs="Times New Roman"/>
          <w:i/>
          <w:iCs/>
          <w:color w:val="4472C4" w:themeColor="accent1"/>
          <w:sz w:val="26"/>
          <w:szCs w:val="26"/>
        </w:rPr>
        <w:t xml:space="preserve"> : </w:t>
      </w:r>
      <w:r>
        <w:rPr>
          <w:rFonts w:ascii="Times New Roman" w:hAnsi="Times New Roman" w:cs="Times New Roman"/>
          <w:i/>
          <w:iCs/>
          <w:color w:val="4472C4" w:themeColor="accent1"/>
          <w:sz w:val="26"/>
          <w:szCs w:val="26"/>
        </w:rPr>
        <w:t xml:space="preserve">Page de Création de Compte </w:t>
      </w:r>
    </w:p>
    <w:p w14:paraId="02F95C21" w14:textId="77777777" w:rsidR="0027641D" w:rsidRDefault="0027641D" w:rsidP="0027641D">
      <w:pPr>
        <w:rPr>
          <w:rFonts w:ascii="Times New Roman" w:hAnsi="Times New Roman" w:cs="Times New Roman"/>
          <w:sz w:val="26"/>
          <w:szCs w:val="26"/>
        </w:rPr>
      </w:pPr>
    </w:p>
    <w:p w14:paraId="73B8C371" w14:textId="77777777" w:rsidR="00247881" w:rsidRDefault="00247881" w:rsidP="0027641D">
      <w:pPr>
        <w:rPr>
          <w:rFonts w:ascii="Times New Roman" w:hAnsi="Times New Roman" w:cs="Times New Roman"/>
          <w:sz w:val="26"/>
          <w:szCs w:val="26"/>
        </w:rPr>
      </w:pPr>
    </w:p>
    <w:p w14:paraId="70077487" w14:textId="33397144" w:rsidR="00247881" w:rsidRDefault="00247881" w:rsidP="00247881">
      <w:pPr>
        <w:ind w:firstLine="720"/>
        <w:rPr>
          <w:rFonts w:ascii="Times New Roman" w:hAnsi="Times New Roman" w:cs="Times New Roman"/>
          <w:sz w:val="26"/>
          <w:szCs w:val="26"/>
        </w:rPr>
      </w:pPr>
      <w:r>
        <w:rPr>
          <w:rFonts w:ascii="Times New Roman" w:hAnsi="Times New Roman" w:cs="Times New Roman"/>
          <w:sz w:val="26"/>
          <w:szCs w:val="26"/>
        </w:rPr>
        <w:t xml:space="preserve">La figure </w:t>
      </w:r>
      <w:r w:rsidR="00EE3731" w:rsidRPr="00EE3731">
        <w:rPr>
          <w:rStyle w:val="SansinterligneCar"/>
        </w:rPr>
        <w:t>n°10</w:t>
      </w:r>
      <w:r>
        <w:rPr>
          <w:rFonts w:ascii="Times New Roman" w:hAnsi="Times New Roman" w:cs="Times New Roman"/>
          <w:sz w:val="26"/>
          <w:szCs w:val="26"/>
        </w:rPr>
        <w:t xml:space="preserve"> présente le tableau de bord de </w:t>
      </w:r>
      <w:r w:rsidR="005F4212">
        <w:rPr>
          <w:rFonts w:ascii="Times New Roman" w:hAnsi="Times New Roman" w:cs="Times New Roman"/>
          <w:sz w:val="26"/>
          <w:szCs w:val="26"/>
        </w:rPr>
        <w:t>l’</w:t>
      </w:r>
      <w:r>
        <w:rPr>
          <w:rFonts w:ascii="Times New Roman" w:hAnsi="Times New Roman" w:cs="Times New Roman"/>
          <w:sz w:val="26"/>
          <w:szCs w:val="26"/>
        </w:rPr>
        <w:t>administrateur</w:t>
      </w:r>
    </w:p>
    <w:p w14:paraId="274A7F6E" w14:textId="097BB1F6" w:rsidR="00247881" w:rsidRDefault="00247881" w:rsidP="0027641D">
      <w:pPr>
        <w:rPr>
          <w:rFonts w:ascii="Times New Roman" w:hAnsi="Times New Roman" w:cs="Times New Roman"/>
          <w:sz w:val="26"/>
          <w:szCs w:val="26"/>
        </w:rPr>
      </w:pPr>
      <w:r>
        <w:rPr>
          <w:rFonts w:ascii="Times New Roman" w:hAnsi="Times New Roman" w:cs="Times New Roman"/>
          <w:noProof/>
          <w:sz w:val="26"/>
          <w:szCs w:val="26"/>
          <w:lang w:eastAsia="fr-FR"/>
        </w:rPr>
        <w:drawing>
          <wp:inline distT="0" distB="0" distL="0" distR="0" wp14:anchorId="6966D899" wp14:editId="44A9A787">
            <wp:extent cx="5759450" cy="2645410"/>
            <wp:effectExtent l="0" t="0" r="0" b="2540"/>
            <wp:docPr id="107756335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63356" name="Image 107756335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2645410"/>
                    </a:xfrm>
                    <a:prstGeom prst="rect">
                      <a:avLst/>
                    </a:prstGeom>
                  </pic:spPr>
                </pic:pic>
              </a:graphicData>
            </a:graphic>
          </wp:inline>
        </w:drawing>
      </w:r>
    </w:p>
    <w:p w14:paraId="2CEB4429" w14:textId="12BB464E" w:rsidR="00566C86" w:rsidRPr="00EB0094" w:rsidRDefault="00566C86" w:rsidP="00566C86">
      <w:pPr>
        <w:jc w:val="center"/>
        <w:rPr>
          <w:rFonts w:ascii="Times New Roman" w:hAnsi="Times New Roman" w:cs="Times New Roman"/>
          <w:i/>
          <w:iCs/>
          <w:color w:val="4472C4" w:themeColor="accent1"/>
          <w:sz w:val="26"/>
          <w:szCs w:val="26"/>
        </w:rPr>
      </w:pPr>
      <w:r w:rsidRPr="00EB0094">
        <w:rPr>
          <w:rFonts w:ascii="Times New Roman" w:hAnsi="Times New Roman" w:cs="Times New Roman"/>
          <w:i/>
          <w:iCs/>
          <w:color w:val="4472C4" w:themeColor="accent1"/>
          <w:sz w:val="26"/>
          <w:szCs w:val="26"/>
        </w:rPr>
        <w:t>Figure n°</w:t>
      </w:r>
      <w:r>
        <w:rPr>
          <w:rFonts w:ascii="Times New Roman" w:hAnsi="Times New Roman" w:cs="Times New Roman"/>
          <w:i/>
          <w:iCs/>
          <w:color w:val="4472C4" w:themeColor="accent1"/>
          <w:sz w:val="26"/>
          <w:szCs w:val="26"/>
        </w:rPr>
        <w:t>10</w:t>
      </w:r>
      <w:r w:rsidRPr="00EB0094">
        <w:rPr>
          <w:rFonts w:ascii="Times New Roman" w:hAnsi="Times New Roman" w:cs="Times New Roman"/>
          <w:i/>
          <w:iCs/>
          <w:color w:val="4472C4" w:themeColor="accent1"/>
          <w:sz w:val="26"/>
          <w:szCs w:val="26"/>
        </w:rPr>
        <w:t xml:space="preserve"> : </w:t>
      </w:r>
      <w:r>
        <w:rPr>
          <w:rFonts w:ascii="Times New Roman" w:hAnsi="Times New Roman" w:cs="Times New Roman"/>
          <w:i/>
          <w:iCs/>
          <w:color w:val="4472C4" w:themeColor="accent1"/>
          <w:sz w:val="26"/>
          <w:szCs w:val="26"/>
        </w:rPr>
        <w:t xml:space="preserve">Le Tableau de bord </w:t>
      </w:r>
      <w:r w:rsidR="00651D25">
        <w:rPr>
          <w:rFonts w:ascii="Times New Roman" w:hAnsi="Times New Roman" w:cs="Times New Roman"/>
          <w:i/>
          <w:iCs/>
          <w:color w:val="4472C4" w:themeColor="accent1"/>
          <w:sz w:val="26"/>
          <w:szCs w:val="26"/>
        </w:rPr>
        <w:t>de l’administrateur</w:t>
      </w:r>
      <w:r>
        <w:rPr>
          <w:rFonts w:ascii="Times New Roman" w:hAnsi="Times New Roman" w:cs="Times New Roman"/>
          <w:i/>
          <w:iCs/>
          <w:color w:val="4472C4" w:themeColor="accent1"/>
          <w:sz w:val="26"/>
          <w:szCs w:val="26"/>
        </w:rPr>
        <w:t xml:space="preserve"> </w:t>
      </w:r>
    </w:p>
    <w:p w14:paraId="3C8E3FA5" w14:textId="77777777" w:rsidR="00A70417" w:rsidRDefault="00A70417">
      <w:pPr>
        <w:rPr>
          <w:rFonts w:ascii="Times New Roman" w:hAnsi="Times New Roman" w:cs="Times New Roman"/>
          <w:sz w:val="26"/>
          <w:szCs w:val="26"/>
        </w:rPr>
      </w:pPr>
    </w:p>
    <w:p w14:paraId="1C402F0E" w14:textId="77777777" w:rsidR="00A70417" w:rsidRDefault="00A70417">
      <w:pPr>
        <w:rPr>
          <w:rFonts w:ascii="Times New Roman" w:hAnsi="Times New Roman" w:cs="Times New Roman"/>
          <w:sz w:val="26"/>
          <w:szCs w:val="26"/>
        </w:rPr>
      </w:pPr>
    </w:p>
    <w:p w14:paraId="472F82F6" w14:textId="77777777" w:rsidR="00A70417" w:rsidRDefault="00A70417">
      <w:pPr>
        <w:rPr>
          <w:rFonts w:ascii="Times New Roman" w:hAnsi="Times New Roman" w:cs="Times New Roman"/>
          <w:sz w:val="26"/>
          <w:szCs w:val="26"/>
        </w:rPr>
      </w:pPr>
    </w:p>
    <w:p w14:paraId="7061EEB9" w14:textId="50612424" w:rsidR="00D41FDA" w:rsidRDefault="00D41FDA" w:rsidP="00D41FDA">
      <w:pPr>
        <w:pStyle w:val="Style4"/>
      </w:pPr>
      <w:r w:rsidRPr="00AC6DF4">
        <w:lastRenderedPageBreak/>
        <w:t>III-3-</w:t>
      </w:r>
      <w:r>
        <w:t>2</w:t>
      </w:r>
      <w:r w:rsidRPr="00AC6DF4">
        <w:t xml:space="preserve"> : </w:t>
      </w:r>
      <w:r w:rsidR="00DB2A17">
        <w:t>Difficult</w:t>
      </w:r>
      <w:r w:rsidR="00071F8B">
        <w:t>és rencontrées et accès sécuritaire</w:t>
      </w:r>
    </w:p>
    <w:p w14:paraId="39B4680C" w14:textId="1AD131A6" w:rsidR="00AC592E" w:rsidRDefault="00AC592E" w:rsidP="00D41FDA">
      <w:pPr>
        <w:pStyle w:val="Style4"/>
      </w:pPr>
    </w:p>
    <w:p w14:paraId="13A40C5A" w14:textId="77777777" w:rsidR="00AC592E" w:rsidRPr="003F7A05" w:rsidRDefault="00AC592E" w:rsidP="00AC592E">
      <w:pPr>
        <w:pStyle w:val="NormalWeb"/>
        <w:ind w:firstLine="720"/>
        <w:rPr>
          <w:sz w:val="26"/>
          <w:szCs w:val="26"/>
        </w:rPr>
      </w:pPr>
      <w:r w:rsidRPr="003F7A05">
        <w:rPr>
          <w:sz w:val="26"/>
          <w:szCs w:val="26"/>
        </w:rPr>
        <w:t>Les tests réalisés ont porté essentiellement sur les fonctionnalités principales de la plateforme : la soumission de demande d’EPI, le traitement par le DQHSE, la livraison par le gestionnaire, la gestion du stock et la génération des notifications automatiques. Ces tests ont été effectués à l’aide de Postman pour le backend et par des simulations d’utilisation du frontend développé avec React. Chaque scénario d’utilisation a été validé afin de s’assurer que le système répond correctement aux entrées des utilisateurs et traite les erreurs de manière adéquate.</w:t>
      </w:r>
    </w:p>
    <w:p w14:paraId="177A9AB6" w14:textId="77777777" w:rsidR="00AC592E" w:rsidRPr="003F7A05" w:rsidRDefault="00AC592E" w:rsidP="00AC592E">
      <w:pPr>
        <w:pStyle w:val="NormalWeb"/>
        <w:ind w:firstLine="720"/>
        <w:rPr>
          <w:sz w:val="26"/>
          <w:szCs w:val="26"/>
        </w:rPr>
      </w:pPr>
      <w:r w:rsidRPr="003F7A05">
        <w:rPr>
          <w:sz w:val="26"/>
          <w:szCs w:val="26"/>
        </w:rPr>
        <w:t>Les résultats ont montré que la plateforme fonctionne de manière fluide, les interactions entre les différents modules sont cohérentes, et les actions réalisées sont bien enregistrées dans la base de données. Le système parvient à notifier les utilisateurs au bon moment, détecte automatiquement les stocks faibles, et déclenche les alertes configurées.</w:t>
      </w:r>
    </w:p>
    <w:p w14:paraId="558DEC91" w14:textId="77777777" w:rsidR="00AC592E" w:rsidRPr="003F7A05" w:rsidRDefault="00AC592E" w:rsidP="00AC592E">
      <w:pPr>
        <w:pStyle w:val="NormalWeb"/>
        <w:rPr>
          <w:sz w:val="26"/>
          <w:szCs w:val="26"/>
        </w:rPr>
      </w:pPr>
      <w:r w:rsidRPr="003F7A05">
        <w:rPr>
          <w:sz w:val="26"/>
          <w:szCs w:val="26"/>
        </w:rPr>
        <w:t>Toutefois, quelques difficultés ont été observées notamment :</w:t>
      </w:r>
    </w:p>
    <w:p w14:paraId="40B95636" w14:textId="77777777" w:rsidR="00AC592E" w:rsidRPr="003F7A05" w:rsidRDefault="00AC592E" w:rsidP="00207E6A">
      <w:pPr>
        <w:pStyle w:val="NormalWeb"/>
        <w:numPr>
          <w:ilvl w:val="0"/>
          <w:numId w:val="51"/>
        </w:numPr>
        <w:rPr>
          <w:sz w:val="26"/>
          <w:szCs w:val="26"/>
        </w:rPr>
      </w:pPr>
      <w:proofErr w:type="gramStart"/>
      <w:r w:rsidRPr="003F7A05">
        <w:rPr>
          <w:sz w:val="26"/>
          <w:szCs w:val="26"/>
        </w:rPr>
        <w:t>le</w:t>
      </w:r>
      <w:proofErr w:type="gramEnd"/>
      <w:r w:rsidRPr="003F7A05">
        <w:rPr>
          <w:sz w:val="26"/>
          <w:szCs w:val="26"/>
        </w:rPr>
        <w:t xml:space="preserve"> traitement simultané de plusieurs requêtes pouvait occasionner un ralentissement du serveur en local, ce qui nécessite une optimisation pour une montée en charge réelle ;</w:t>
      </w:r>
    </w:p>
    <w:p w14:paraId="212D1FCC" w14:textId="77777777" w:rsidR="00AC592E" w:rsidRPr="003F7A05" w:rsidRDefault="00AC592E" w:rsidP="00207E6A">
      <w:pPr>
        <w:pStyle w:val="NormalWeb"/>
        <w:numPr>
          <w:ilvl w:val="0"/>
          <w:numId w:val="51"/>
        </w:numPr>
        <w:rPr>
          <w:sz w:val="26"/>
          <w:szCs w:val="26"/>
        </w:rPr>
      </w:pPr>
      <w:proofErr w:type="gramStart"/>
      <w:r w:rsidRPr="003F7A05">
        <w:rPr>
          <w:sz w:val="26"/>
          <w:szCs w:val="26"/>
        </w:rPr>
        <w:t>des</w:t>
      </w:r>
      <w:proofErr w:type="gramEnd"/>
      <w:r w:rsidRPr="003F7A05">
        <w:rPr>
          <w:sz w:val="26"/>
          <w:szCs w:val="26"/>
        </w:rPr>
        <w:t xml:space="preserve"> erreurs de validation non interceptées au niveau du frontend ont parfois permis la soumission de formulaires incomplets, montrant la nécessité de renforcer les contrôles de saisie côté client.</w:t>
      </w:r>
    </w:p>
    <w:p w14:paraId="666A5D7B" w14:textId="6B964D01" w:rsidR="00AC592E" w:rsidRPr="003F7A05" w:rsidRDefault="00AC592E" w:rsidP="007020CF">
      <w:pPr>
        <w:pStyle w:val="NormalWeb"/>
        <w:rPr>
          <w:sz w:val="26"/>
          <w:szCs w:val="26"/>
        </w:rPr>
      </w:pPr>
      <w:r w:rsidRPr="003F7A05">
        <w:rPr>
          <w:sz w:val="26"/>
          <w:szCs w:val="26"/>
        </w:rPr>
        <w:t>Ces observations ouvrent la voie à des améliorations futures, notamment en matière d’optimisation des performances, d’ajout de tests unitaires automatisés, et de renforcement de la gestion des erreurs côté client.</w:t>
      </w:r>
    </w:p>
    <w:p w14:paraId="54EB3506" w14:textId="77777777" w:rsidR="00A70417" w:rsidRDefault="00A70417">
      <w:pPr>
        <w:rPr>
          <w:rFonts w:ascii="Times New Roman" w:hAnsi="Times New Roman" w:cs="Times New Roman"/>
          <w:sz w:val="26"/>
          <w:szCs w:val="26"/>
        </w:rPr>
      </w:pPr>
    </w:p>
    <w:p w14:paraId="1D9837D7" w14:textId="77777777" w:rsidR="00A70417" w:rsidRDefault="00A70417">
      <w:pPr>
        <w:rPr>
          <w:rFonts w:ascii="Times New Roman" w:hAnsi="Times New Roman" w:cs="Times New Roman"/>
          <w:sz w:val="26"/>
          <w:szCs w:val="26"/>
        </w:rPr>
      </w:pPr>
      <w:r>
        <w:rPr>
          <w:rFonts w:ascii="Times New Roman" w:hAnsi="Times New Roman" w:cs="Times New Roman"/>
          <w:sz w:val="26"/>
          <w:szCs w:val="26"/>
        </w:rPr>
        <w:br w:type="page"/>
      </w:r>
    </w:p>
    <w:p w14:paraId="716CA77A" w14:textId="77777777" w:rsidR="00D41FDA" w:rsidRDefault="00D41FDA">
      <w:pPr>
        <w:rPr>
          <w:rFonts w:ascii="Times New Roman" w:hAnsi="Times New Roman" w:cs="Times New Roman"/>
          <w:sz w:val="26"/>
          <w:szCs w:val="26"/>
        </w:rPr>
      </w:pPr>
    </w:p>
    <w:p w14:paraId="0D065972" w14:textId="334FF5DF" w:rsidR="00324839" w:rsidRDefault="00324839">
      <w:pPr>
        <w:rPr>
          <w:rFonts w:ascii="Times New Roman" w:hAnsi="Times New Roman" w:cs="Times New Roman"/>
          <w:sz w:val="26"/>
          <w:szCs w:val="26"/>
        </w:rPr>
      </w:pPr>
      <w:r w:rsidRPr="00ED5FDB">
        <w:rPr>
          <w:rFonts w:ascii="Times New Roman" w:hAnsi="Times New Roman" w:cs="Times New Roman"/>
          <w:noProof/>
          <w:sz w:val="26"/>
          <w:szCs w:val="26"/>
          <w:lang w:eastAsia="fr-FR"/>
        </w:rPr>
        <mc:AlternateContent>
          <mc:Choice Requires="wps">
            <w:drawing>
              <wp:anchor distT="0" distB="0" distL="114300" distR="114300" simplePos="0" relativeHeight="251658248" behindDoc="1" locked="0" layoutInCell="1" allowOverlap="1" wp14:anchorId="5F4DB3E1" wp14:editId="20D40A6C">
                <wp:simplePos x="0" y="0"/>
                <wp:positionH relativeFrom="margin">
                  <wp:posOffset>-88900</wp:posOffset>
                </wp:positionH>
                <wp:positionV relativeFrom="paragraph">
                  <wp:posOffset>3472815</wp:posOffset>
                </wp:positionV>
                <wp:extent cx="5748296" cy="1907926"/>
                <wp:effectExtent l="0" t="0" r="5080" b="0"/>
                <wp:wrapTight wrapText="bothSides">
                  <wp:wrapPolygon edited="0">
                    <wp:start x="1503" y="0"/>
                    <wp:lineTo x="0" y="216"/>
                    <wp:lineTo x="0" y="20277"/>
                    <wp:lineTo x="7445" y="21356"/>
                    <wp:lineTo x="20259" y="21356"/>
                    <wp:lineTo x="20474" y="21356"/>
                    <wp:lineTo x="21261" y="20924"/>
                    <wp:lineTo x="21548" y="20493"/>
                    <wp:lineTo x="21548" y="1079"/>
                    <wp:lineTo x="13888" y="0"/>
                    <wp:lineTo x="1503" y="0"/>
                  </wp:wrapPolygon>
                </wp:wrapTight>
                <wp:docPr id="264747342" name="Double vague 15"/>
                <wp:cNvGraphicFramePr/>
                <a:graphic xmlns:a="http://schemas.openxmlformats.org/drawingml/2006/main">
                  <a:graphicData uri="http://schemas.microsoft.com/office/word/2010/wordprocessingShape">
                    <wps:wsp>
                      <wps:cNvSpPr/>
                      <wps:spPr>
                        <a:xfrm>
                          <a:off x="0" y="0"/>
                          <a:ext cx="5748296" cy="1907926"/>
                        </a:xfrm>
                        <a:prstGeom prst="doubleWave">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5097D0" w14:textId="77777777" w:rsidR="00020155" w:rsidRPr="00781AD8" w:rsidRDefault="00020155" w:rsidP="00324839">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DB3E1" id="_x0000_s1034" type="#_x0000_t188" style="position:absolute;margin-left:-7pt;margin-top:273.45pt;width:452.6pt;height:150.25pt;z-index:-251658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" adj="1350" fillcolor="#5b9bd5 [3208]" stroked="f" strokeweight="1pt">
                <v:textbox>
                  <w:txbxContent>
                    <w:p w14:paraId="7E5097D0" w14:textId="77777777" w:rsidR="00020155" w:rsidRPr="00781AD8" w:rsidRDefault="00020155" w:rsidP="00324839">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CONCLUSION</w:t>
                      </w:r>
                    </w:p>
                  </w:txbxContent>
                </v:textbox>
                <w10:wrap type="tight" anchorx="margin"/>
              </v:shape>
            </w:pict>
          </mc:Fallback>
        </mc:AlternateContent>
      </w:r>
      <w:r>
        <w:rPr>
          <w:rFonts w:ascii="Times New Roman" w:hAnsi="Times New Roman" w:cs="Times New Roman"/>
          <w:sz w:val="26"/>
          <w:szCs w:val="26"/>
        </w:rPr>
        <w:br w:type="page"/>
      </w:r>
    </w:p>
    <w:p w14:paraId="4069258C" w14:textId="77777777" w:rsidR="00236E1C" w:rsidRDefault="00236E1C">
      <w:pPr>
        <w:rPr>
          <w:rFonts w:ascii="Times New Roman" w:hAnsi="Times New Roman" w:cs="Times New Roman"/>
          <w:sz w:val="26"/>
          <w:szCs w:val="26"/>
        </w:rPr>
      </w:pPr>
    </w:p>
    <w:p w14:paraId="143266C0" w14:textId="6765C866" w:rsidR="00D7225D" w:rsidRPr="00EC4BD5" w:rsidRDefault="00291C30" w:rsidP="00A52C4E">
      <w:pPr>
        <w:pStyle w:val="Titre1"/>
        <w:jc w:val="center"/>
        <w:rPr>
          <w:rFonts w:ascii="Times New Roman" w:hAnsi="Times New Roman" w:cs="Times New Roman"/>
          <w:b/>
          <w:bCs/>
          <w:color w:val="auto"/>
        </w:rPr>
      </w:pPr>
      <w:bookmarkStart w:id="48" w:name="_Toc201154348"/>
      <w:r w:rsidRPr="00EC4BD5">
        <w:rPr>
          <w:rFonts w:ascii="Times New Roman" w:hAnsi="Times New Roman" w:cs="Times New Roman"/>
          <w:b/>
          <w:bCs/>
          <w:color w:val="auto"/>
        </w:rPr>
        <w:t>CONCLUSION</w:t>
      </w:r>
      <w:bookmarkEnd w:id="48"/>
    </w:p>
    <w:p w14:paraId="3F0FCF04" w14:textId="77777777" w:rsidR="00272069" w:rsidRPr="00272069" w:rsidRDefault="00272069" w:rsidP="00272069"/>
    <w:p w14:paraId="506A208A" w14:textId="77777777" w:rsidR="00A52C4E" w:rsidRPr="00A52C4E"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Le développement d’un système numérique de gestion des Équipements de Protection Individuelle au Port Autonome de Cotonou a permis de répondre à des lacunes majeures constatées dans la gestion actuelle. Grâce à une approche centrée sur les utilisateurs et une architecture technique robuste, cette solution contribue à améliorer la réactivité, la sécurité et la performance opérationnelle du PAC.</w:t>
      </w:r>
    </w:p>
    <w:p w14:paraId="126F2DF8" w14:textId="77777777" w:rsidR="00A52C4E" w:rsidRPr="00A52C4E"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Cette expérience a été particulièrement enrichissante sur le plan académique, professionnel et humain. Elle nous a permis d’approfondir notre maîtrise de technologies modernes telles que Java, Spring Boot et React, tout en prenant conscience des enjeux organisationnels liés à la mise en œuvre de solutions informatiques dans un environnement réel.</w:t>
      </w:r>
    </w:p>
    <w:p w14:paraId="4E4342C8" w14:textId="28960B34" w:rsidR="00BE4402" w:rsidRDefault="00A52C4E" w:rsidP="00F2337A">
      <w:pPr>
        <w:spacing w:line="360" w:lineRule="auto"/>
        <w:ind w:firstLine="720"/>
        <w:jc w:val="both"/>
        <w:rPr>
          <w:rFonts w:ascii="Times New Roman" w:hAnsi="Times New Roman" w:cs="Times New Roman"/>
          <w:sz w:val="26"/>
          <w:szCs w:val="26"/>
        </w:rPr>
      </w:pPr>
      <w:r w:rsidRPr="00A52C4E">
        <w:rPr>
          <w:rFonts w:ascii="Times New Roman" w:hAnsi="Times New Roman" w:cs="Times New Roman"/>
          <w:sz w:val="26"/>
          <w:szCs w:val="26"/>
        </w:rPr>
        <w:t>Ce projet ouvre également des perspectives d’évolution, notamment vers l’intégration d’une gestion multi-sites, de tableaux de bord analytiques ou d’interconnexions avec d’autres systèmes d’information. Il constitue un exemple concret d'application de la technologie au service de la sécurité et de l'efficacité dans un contexte professionnel.</w:t>
      </w:r>
    </w:p>
    <w:p w14:paraId="1F38835D" w14:textId="77777777" w:rsidR="00BE4402" w:rsidRDefault="00BE4402">
      <w:pPr>
        <w:rPr>
          <w:rFonts w:ascii="Times New Roman" w:hAnsi="Times New Roman" w:cs="Times New Roman"/>
          <w:sz w:val="26"/>
          <w:szCs w:val="26"/>
        </w:rPr>
      </w:pPr>
      <w:r>
        <w:rPr>
          <w:rFonts w:ascii="Times New Roman" w:hAnsi="Times New Roman" w:cs="Times New Roman"/>
          <w:sz w:val="26"/>
          <w:szCs w:val="26"/>
        </w:rPr>
        <w:br w:type="page"/>
      </w:r>
    </w:p>
    <w:p w14:paraId="57574CD6" w14:textId="189EE159" w:rsidR="00BE4402" w:rsidRDefault="00B81E04" w:rsidP="00AD7662">
      <w:pPr>
        <w:pStyle w:val="Style6"/>
      </w:pPr>
      <w:bookmarkStart w:id="49" w:name="_Toc201154350"/>
      <w:r>
        <w:lastRenderedPageBreak/>
        <w:t>REFERENCES WEBOGRAPHI</w:t>
      </w:r>
      <w:r w:rsidR="00AD7662">
        <w:t>ES</w:t>
      </w:r>
      <w:bookmarkEnd w:id="49"/>
    </w:p>
    <w:p w14:paraId="1F912868" w14:textId="2E1051E8" w:rsidR="00020155" w:rsidRDefault="005F619F" w:rsidP="00020155">
      <w:pPr>
        <w:rPr>
          <w:rFonts w:ascii="Times New Roman" w:hAnsi="Times New Roman" w:cs="Times New Roman"/>
          <w:sz w:val="26"/>
          <w:szCs w:val="26"/>
        </w:rPr>
      </w:pPr>
      <w:r>
        <w:t>[</w:t>
      </w:r>
      <w:r>
        <w:t xml:space="preserve">1] </w:t>
      </w:r>
      <w:hyperlink r:id="rId28" w:history="1">
        <w:r w:rsidR="00020155" w:rsidRPr="00851EBB">
          <w:rPr>
            <w:rStyle w:val="Lienhypertexte"/>
            <w:rFonts w:ascii="Times New Roman" w:hAnsi="Times New Roman" w:cs="Times New Roman"/>
            <w:sz w:val="26"/>
            <w:szCs w:val="26"/>
          </w:rPr>
          <w:t>https://spring.io/projects/spring-authorization-server$</w:t>
        </w:r>
      </w:hyperlink>
    </w:p>
    <w:p w14:paraId="253D806E" w14:textId="02BCD7A6" w:rsidR="00020155" w:rsidRDefault="005F619F" w:rsidP="00020155">
      <w:pPr>
        <w:tabs>
          <w:tab w:val="left" w:pos="1380"/>
        </w:tabs>
        <w:rPr>
          <w:rFonts w:ascii="Times New Roman" w:hAnsi="Times New Roman" w:cs="Times New Roman"/>
          <w:color w:val="4472C4" w:themeColor="accent1"/>
          <w:sz w:val="26"/>
          <w:szCs w:val="26"/>
        </w:rPr>
      </w:pPr>
      <w:r>
        <w:t>[</w:t>
      </w:r>
      <w:r>
        <w:t>2</w:t>
      </w:r>
      <w:r>
        <w:t xml:space="preserve">] </w:t>
      </w:r>
      <w:hyperlink r:id="rId29" w:history="1">
        <w:r w:rsidR="006377E3" w:rsidRPr="00851EBB">
          <w:rPr>
            <w:rStyle w:val="Lienhypertexte"/>
            <w:rFonts w:ascii="Times New Roman" w:hAnsi="Times New Roman" w:cs="Times New Roman"/>
            <w:sz w:val="26"/>
            <w:szCs w:val="26"/>
          </w:rPr>
          <w:t>https://start.spring.io/index.html</w:t>
        </w:r>
      </w:hyperlink>
    </w:p>
    <w:p w14:paraId="594DF24C" w14:textId="7C8D50E6" w:rsidR="006377E3" w:rsidRDefault="005F619F" w:rsidP="00020155">
      <w:pPr>
        <w:tabs>
          <w:tab w:val="left" w:pos="1380"/>
        </w:tabs>
      </w:pPr>
      <w:r>
        <w:t xml:space="preserve">[1] </w:t>
      </w:r>
      <w:hyperlink r:id="rId30" w:tgtFrame="_blank" w:tooltip="https://www.youtube.com/watch?v=k6Nmt-l1Bzc" w:history="1">
        <w:r w:rsidR="006377E3">
          <w:rPr>
            <w:rStyle w:val="Lienhypertexte"/>
            <w:rFonts w:ascii="Calibri" w:hAnsi="Calibri" w:cs="Calibri"/>
            <w:color w:val="1155CC"/>
          </w:rPr>
          <w:t>https://www.youtube.com/watch?v=k6Nmt-l1Bzc</w:t>
        </w:r>
      </w:hyperlink>
    </w:p>
    <w:p w14:paraId="79A31F52" w14:textId="5C77829F" w:rsidR="006377E3" w:rsidRDefault="005F619F" w:rsidP="00020155">
      <w:pPr>
        <w:tabs>
          <w:tab w:val="left" w:pos="1380"/>
        </w:tabs>
      </w:pPr>
      <w:r>
        <w:t>[</w:t>
      </w:r>
      <w:r>
        <w:t>3</w:t>
      </w:r>
      <w:r>
        <w:t xml:space="preserve">] </w:t>
      </w:r>
      <w:hyperlink r:id="rId31" w:tgtFrame="_blank" w:tooltip="https://gayerie.dev/docs/spring/index.html" w:history="1">
        <w:r w:rsidR="006377E3">
          <w:rPr>
            <w:rStyle w:val="Lienhypertexte"/>
            <w:rFonts w:ascii="Calibri" w:hAnsi="Calibri" w:cs="Calibri"/>
            <w:color w:val="1155CC"/>
          </w:rPr>
          <w:t>https://gayerie.dev/docs/spring/index.html</w:t>
        </w:r>
      </w:hyperlink>
    </w:p>
    <w:p w14:paraId="43C36FB0" w14:textId="45FD7E16" w:rsidR="00157929" w:rsidRDefault="005F619F">
      <w:pPr>
        <w:rPr>
          <w:rFonts w:ascii="Times New Roman" w:hAnsi="Times New Roman" w:cs="Times New Roman"/>
          <w:color w:val="4472C4" w:themeColor="accent1"/>
          <w:sz w:val="26"/>
          <w:szCs w:val="26"/>
        </w:rPr>
      </w:pPr>
      <w:bookmarkStart w:id="50" w:name="_Toc201154351"/>
      <w:r>
        <w:t>[</w:t>
      </w:r>
      <w:r>
        <w:t>4</w:t>
      </w:r>
      <w:r>
        <w:t xml:space="preserve">] </w:t>
      </w:r>
      <w:hyperlink r:id="rId32" w:history="1">
        <w:r w:rsidRPr="00851EBB">
          <w:rPr>
            <w:rStyle w:val="Lienhypertexte"/>
            <w:rFonts w:ascii="Times New Roman" w:hAnsi="Times New Roman" w:cs="Times New Roman"/>
            <w:sz w:val="26"/>
            <w:szCs w:val="26"/>
          </w:rPr>
          <w:t>https://www.jetbrains.com/idea/download/?section=windows</w:t>
        </w:r>
      </w:hyperlink>
      <w:r w:rsidR="00157929" w:rsidRPr="00157929">
        <w:rPr>
          <w:rFonts w:ascii="Times New Roman" w:hAnsi="Times New Roman" w:cs="Times New Roman"/>
          <w:color w:val="4472C4" w:themeColor="accent1"/>
          <w:sz w:val="26"/>
          <w:szCs w:val="26"/>
        </w:rPr>
        <w:t xml:space="preserve"> </w:t>
      </w:r>
    </w:p>
    <w:p w14:paraId="66D8D259" w14:textId="16F3522E" w:rsidR="005F619F" w:rsidRDefault="005F619F">
      <w:pPr>
        <w:rPr>
          <w:rFonts w:ascii="Times New Roman" w:hAnsi="Times New Roman" w:cs="Times New Roman"/>
          <w:color w:val="4472C4" w:themeColor="accent1"/>
          <w:sz w:val="26"/>
          <w:szCs w:val="26"/>
        </w:rPr>
      </w:pPr>
      <w:r>
        <w:t>[</w:t>
      </w:r>
      <w:r>
        <w:t>5</w:t>
      </w:r>
      <w:r>
        <w:t xml:space="preserve">] </w:t>
      </w:r>
      <w:hyperlink r:id="rId33" w:history="1">
        <w:r w:rsidRPr="00851EBB">
          <w:rPr>
            <w:rStyle w:val="Lienhypertexte"/>
            <w:rFonts w:ascii="Times New Roman" w:hAnsi="Times New Roman" w:cs="Times New Roman"/>
            <w:sz w:val="26"/>
            <w:szCs w:val="26"/>
          </w:rPr>
          <w:t>https://www.youtube.com/watch?v=UY-9noR8dQ4</w:t>
        </w:r>
      </w:hyperlink>
    </w:p>
    <w:p w14:paraId="38BBB04E" w14:textId="59CAB7A9" w:rsidR="005F619F" w:rsidRDefault="005F619F">
      <w:pPr>
        <w:rPr>
          <w:rFonts w:ascii="Times New Roman" w:hAnsi="Times New Roman" w:cs="Times New Roman"/>
          <w:color w:val="4472C4" w:themeColor="accent1"/>
          <w:sz w:val="26"/>
          <w:szCs w:val="26"/>
        </w:rPr>
      </w:pPr>
      <w:r>
        <w:t>[</w:t>
      </w:r>
      <w:r>
        <w:t>6</w:t>
      </w:r>
      <w:r>
        <w:t xml:space="preserve">] </w:t>
      </w:r>
      <w:hyperlink r:id="rId34" w:history="1">
        <w:r w:rsidRPr="00851EBB">
          <w:rPr>
            <w:rStyle w:val="Lienhypertexte"/>
            <w:rFonts w:ascii="Times New Roman" w:hAnsi="Times New Roman" w:cs="Times New Roman"/>
            <w:sz w:val="26"/>
            <w:szCs w:val="26"/>
          </w:rPr>
          <w:t>https://dartagnan.cg.helmo.be/~p150107/tutoriels/uml-uc/</w:t>
        </w:r>
      </w:hyperlink>
    </w:p>
    <w:p w14:paraId="7B710EEE" w14:textId="4D672297" w:rsidR="005F619F" w:rsidRDefault="005F619F">
      <w:pPr>
        <w:rPr>
          <w:rStyle w:val="selectable-text"/>
          <w:rFonts w:ascii="Times New Roman" w:hAnsi="Times New Roman" w:cs="Times New Roman"/>
          <w:color w:val="4472C4" w:themeColor="accent1"/>
          <w:sz w:val="26"/>
          <w:szCs w:val="26"/>
        </w:rPr>
      </w:pPr>
      <w:r>
        <w:t>[</w:t>
      </w:r>
      <w:r>
        <w:t xml:space="preserve">7] </w:t>
      </w:r>
      <w:bookmarkStart w:id="51" w:name="_GoBack"/>
      <w:bookmarkEnd w:id="51"/>
      <w:r w:rsidRPr="005F619F">
        <w:rPr>
          <w:rStyle w:val="selectable-text"/>
          <w:rFonts w:ascii="Times New Roman" w:hAnsi="Times New Roman" w:cs="Times New Roman"/>
          <w:color w:val="4472C4" w:themeColor="accent1"/>
          <w:sz w:val="26"/>
          <w:szCs w:val="26"/>
        </w:rPr>
        <w:t>https://www.bing.com/images/search?q=logo+du+parc+b%C3%A9nin&amp;id=96803</w:t>
      </w:r>
    </w:p>
    <w:p w14:paraId="6D05F913" w14:textId="59FA8945" w:rsidR="005F619F" w:rsidRPr="005F619F" w:rsidRDefault="005F619F">
      <w:pPr>
        <w:rPr>
          <w:rFonts w:ascii="Times New Roman" w:hAnsi="Times New Roman" w:cs="Times New Roman"/>
          <w:color w:val="4472C4" w:themeColor="accent1"/>
          <w:sz w:val="26"/>
          <w:szCs w:val="26"/>
        </w:rPr>
      </w:pPr>
      <w:r w:rsidRPr="005F619F">
        <w:rPr>
          <w:rStyle w:val="selectable-text"/>
          <w:rFonts w:ascii="Times New Roman" w:hAnsi="Times New Roman" w:cs="Times New Roman"/>
          <w:color w:val="4472C4" w:themeColor="accent1"/>
          <w:sz w:val="26"/>
          <w:szCs w:val="26"/>
        </w:rPr>
        <w:t>764F59F2028594E8BE7DDD87D0685C0AE79&amp;FORM=IACFIR</w:t>
      </w:r>
    </w:p>
    <w:p w14:paraId="50882392" w14:textId="13D3E9F7" w:rsidR="00020155" w:rsidRPr="00157929" w:rsidRDefault="00020155">
      <w:pPr>
        <w:rPr>
          <w:rFonts w:ascii="Times New Roman" w:eastAsiaTheme="majorEastAsia" w:hAnsi="Times New Roman" w:cs="Times New Roman"/>
          <w:b/>
          <w:bCs/>
          <w:color w:val="000000" w:themeColor="text1"/>
          <w:sz w:val="26"/>
          <w:szCs w:val="26"/>
        </w:rPr>
      </w:pPr>
      <w:r w:rsidRPr="00157929">
        <w:rPr>
          <w:rFonts w:ascii="Times New Roman" w:eastAsiaTheme="majorEastAsia" w:hAnsi="Times New Roman" w:cs="Times New Roman"/>
          <w:b/>
          <w:bCs/>
          <w:color w:val="000000" w:themeColor="text1"/>
          <w:sz w:val="26"/>
          <w:szCs w:val="26"/>
        </w:rPr>
        <w:br w:type="page"/>
      </w:r>
    </w:p>
    <w:p w14:paraId="7177CAF5" w14:textId="6E586784" w:rsidR="00AD7662" w:rsidRPr="00A52C4E" w:rsidRDefault="00AD7662" w:rsidP="00AD7662">
      <w:pPr>
        <w:pStyle w:val="Style6"/>
      </w:pPr>
      <w:r>
        <w:lastRenderedPageBreak/>
        <w:t>REFERENCES BIBLIOGRAPHIQUES</w:t>
      </w:r>
      <w:bookmarkEnd w:id="50"/>
    </w:p>
    <w:p w14:paraId="0795EEF3" w14:textId="02BEF681" w:rsidR="00A52C4E" w:rsidRDefault="00A52C4E" w:rsidP="00422ED8">
      <w:r>
        <w:br w:type="page"/>
      </w:r>
    </w:p>
    <w:p w14:paraId="52C0DB51" w14:textId="095F86CC" w:rsidR="00851D0A" w:rsidRDefault="00C07177" w:rsidP="00DC34DB">
      <w:pPr>
        <w:spacing w:line="360" w:lineRule="auto"/>
        <w:jc w:val="center"/>
        <w:rPr>
          <w:rFonts w:ascii="Times New Roman" w:hAnsi="Times New Roman" w:cs="Times New Roman"/>
          <w:b/>
          <w:bCs/>
          <w:sz w:val="36"/>
          <w:szCs w:val="36"/>
        </w:rPr>
      </w:pPr>
      <w:r w:rsidRPr="007072F5">
        <w:rPr>
          <w:rFonts w:ascii="Times New Roman" w:hAnsi="Times New Roman" w:cs="Times New Roman"/>
          <w:b/>
          <w:bCs/>
          <w:sz w:val="36"/>
          <w:szCs w:val="36"/>
        </w:rPr>
        <w:lastRenderedPageBreak/>
        <w:t>TABLE DES MATIERES</w:t>
      </w:r>
    </w:p>
    <w:p w14:paraId="38D1080C" w14:textId="77777777" w:rsidR="00411992" w:rsidRPr="0023608E" w:rsidRDefault="00411992" w:rsidP="00411992">
      <w:pPr>
        <w:pStyle w:val="TM1"/>
        <w:tabs>
          <w:tab w:val="right" w:leader="dot" w:pos="9062"/>
        </w:tabs>
        <w:rPr>
          <w:rFonts w:ascii="Times New Roman" w:hAnsi="Times New Roman" w:cs="Times New Roman"/>
          <w:noProof/>
          <w:kern w:val="2"/>
          <w:sz w:val="26"/>
          <w:szCs w:val="26"/>
          <w14:ligatures w14:val="standardContextual"/>
        </w:rPr>
      </w:pPr>
      <w:r>
        <w:rPr>
          <w:sz w:val="26"/>
          <w:szCs w:val="26"/>
        </w:rPr>
        <w:fldChar w:fldCharType="begin"/>
      </w:r>
      <w:r>
        <w:rPr>
          <w:sz w:val="26"/>
          <w:szCs w:val="26"/>
        </w:rPr>
        <w:instrText xml:space="preserve"> TOC \o "1-4" \h \z \u </w:instrText>
      </w:r>
      <w:r>
        <w:rPr>
          <w:sz w:val="26"/>
          <w:szCs w:val="26"/>
        </w:rPr>
        <w:fldChar w:fldCharType="separate"/>
      </w:r>
      <w:hyperlink w:anchor="_Toc201154306" w:history="1">
        <w:r w:rsidRPr="0023608E">
          <w:rPr>
            <w:rStyle w:val="Lienhypertexte"/>
            <w:rFonts w:ascii="Times New Roman" w:hAnsi="Times New Roman" w:cs="Times New Roman"/>
            <w:noProof/>
            <w:sz w:val="26"/>
            <w:szCs w:val="26"/>
          </w:rPr>
          <w:t>APPROBATION DES MAÎTRES MEMOIRES ET DU MAÎTRE DE STAGE</w:t>
        </w:r>
        <w:r w:rsidRPr="0023608E">
          <w:rPr>
            <w:rFonts w:ascii="Times New Roman" w:hAnsi="Times New Roman" w:cs="Times New Roman"/>
            <w:noProof/>
            <w:webHidden/>
            <w:sz w:val="26"/>
            <w:szCs w:val="26"/>
          </w:rPr>
          <w:tab/>
        </w:r>
        <w:r w:rsidRPr="0023608E">
          <w:rPr>
            <w:rFonts w:ascii="Times New Roman" w:hAnsi="Times New Roman" w:cs="Times New Roman"/>
            <w:noProof/>
            <w:webHidden/>
            <w:sz w:val="26"/>
            <w:szCs w:val="26"/>
          </w:rPr>
          <w:fldChar w:fldCharType="begin"/>
        </w:r>
        <w:r w:rsidRPr="0023608E">
          <w:rPr>
            <w:rFonts w:ascii="Times New Roman" w:hAnsi="Times New Roman" w:cs="Times New Roman"/>
            <w:noProof/>
            <w:webHidden/>
            <w:sz w:val="26"/>
            <w:szCs w:val="26"/>
          </w:rPr>
          <w:instrText xml:space="preserve"> PAGEREF _Toc201154306 \h </w:instrText>
        </w:r>
        <w:r w:rsidRPr="0023608E">
          <w:rPr>
            <w:rFonts w:ascii="Times New Roman" w:hAnsi="Times New Roman" w:cs="Times New Roman"/>
            <w:noProof/>
            <w:webHidden/>
            <w:sz w:val="26"/>
            <w:szCs w:val="26"/>
          </w:rPr>
        </w:r>
        <w:r w:rsidRPr="0023608E">
          <w:rPr>
            <w:rFonts w:ascii="Times New Roman" w:hAnsi="Times New Roman" w:cs="Times New Roman"/>
            <w:noProof/>
            <w:webHidden/>
            <w:sz w:val="26"/>
            <w:szCs w:val="26"/>
          </w:rPr>
          <w:fldChar w:fldCharType="separate"/>
        </w:r>
        <w:r w:rsidRPr="0023608E">
          <w:rPr>
            <w:rFonts w:ascii="Times New Roman" w:hAnsi="Times New Roman" w:cs="Times New Roman"/>
            <w:noProof/>
            <w:webHidden/>
            <w:sz w:val="26"/>
            <w:szCs w:val="26"/>
          </w:rPr>
          <w:t>i</w:t>
        </w:r>
        <w:r w:rsidRPr="0023608E">
          <w:rPr>
            <w:rFonts w:ascii="Times New Roman" w:hAnsi="Times New Roman" w:cs="Times New Roman"/>
            <w:noProof/>
            <w:webHidden/>
            <w:sz w:val="26"/>
            <w:szCs w:val="26"/>
          </w:rPr>
          <w:fldChar w:fldCharType="end"/>
        </w:r>
      </w:hyperlink>
    </w:p>
    <w:p w14:paraId="462E90AC"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07" w:history="1">
        <w:r w:rsidR="00411992" w:rsidRPr="0023608E">
          <w:rPr>
            <w:rStyle w:val="Lienhypertexte"/>
            <w:rFonts w:ascii="Times New Roman" w:hAnsi="Times New Roman" w:cs="Times New Roman"/>
            <w:noProof/>
            <w:sz w:val="26"/>
            <w:szCs w:val="26"/>
          </w:rPr>
          <w:t>DEDICACES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ii</w:t>
        </w:r>
        <w:r w:rsidR="00411992" w:rsidRPr="0023608E">
          <w:rPr>
            <w:rFonts w:ascii="Times New Roman" w:hAnsi="Times New Roman" w:cs="Times New Roman"/>
            <w:noProof/>
            <w:webHidden/>
            <w:sz w:val="26"/>
            <w:szCs w:val="26"/>
          </w:rPr>
          <w:fldChar w:fldCharType="end"/>
        </w:r>
      </w:hyperlink>
    </w:p>
    <w:p w14:paraId="0370E7EF"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08" w:history="1">
        <w:r w:rsidR="00411992" w:rsidRPr="0023608E">
          <w:rPr>
            <w:rStyle w:val="Lienhypertexte"/>
            <w:rFonts w:ascii="Times New Roman" w:hAnsi="Times New Roman" w:cs="Times New Roman"/>
            <w:noProof/>
            <w:sz w:val="26"/>
            <w:szCs w:val="26"/>
          </w:rPr>
          <w:t>REMERCIEMENTS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iii</w:t>
        </w:r>
        <w:r w:rsidR="00411992" w:rsidRPr="0023608E">
          <w:rPr>
            <w:rFonts w:ascii="Times New Roman" w:hAnsi="Times New Roman" w:cs="Times New Roman"/>
            <w:noProof/>
            <w:webHidden/>
            <w:sz w:val="26"/>
            <w:szCs w:val="26"/>
          </w:rPr>
          <w:fldChar w:fldCharType="end"/>
        </w:r>
      </w:hyperlink>
    </w:p>
    <w:p w14:paraId="1D7E8050"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09" w:history="1">
        <w:r w:rsidR="00411992" w:rsidRPr="0023608E">
          <w:rPr>
            <w:rStyle w:val="Lienhypertexte"/>
            <w:rFonts w:ascii="Times New Roman" w:hAnsi="Times New Roman" w:cs="Times New Roman"/>
            <w:noProof/>
            <w:sz w:val="26"/>
            <w:szCs w:val="26"/>
          </w:rPr>
          <w:t>GLOSSAIRES ET SIGLES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_Toc201154309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iv</w:t>
        </w:r>
        <w:r w:rsidR="00411992" w:rsidRPr="0023608E">
          <w:rPr>
            <w:rFonts w:ascii="Times New Roman" w:hAnsi="Times New Roman" w:cs="Times New Roman"/>
            <w:noProof/>
            <w:webHidden/>
            <w:sz w:val="26"/>
            <w:szCs w:val="26"/>
          </w:rPr>
          <w:fldChar w:fldCharType="end"/>
        </w:r>
      </w:hyperlink>
    </w:p>
    <w:p w14:paraId="190D314A"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0" w:history="1">
        <w:r w:rsidR="00411992" w:rsidRPr="0023608E">
          <w:rPr>
            <w:rStyle w:val="Lienhypertexte"/>
            <w:rFonts w:ascii="Times New Roman" w:hAnsi="Times New Roman" w:cs="Times New Roman"/>
            <w:noProof/>
            <w:sz w:val="26"/>
            <w:szCs w:val="26"/>
          </w:rPr>
          <w:t>RESUME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w:t>
        </w:r>
        <w:r w:rsidR="00411992" w:rsidRPr="0023608E">
          <w:rPr>
            <w:rFonts w:ascii="Times New Roman" w:hAnsi="Times New Roman" w:cs="Times New Roman"/>
            <w:noProof/>
            <w:webHidden/>
            <w:sz w:val="26"/>
            <w:szCs w:val="26"/>
          </w:rPr>
          <w:fldChar w:fldCharType="end"/>
        </w:r>
      </w:hyperlink>
    </w:p>
    <w:p w14:paraId="2A28AE8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1" w:history="1">
        <w:r w:rsidR="00411992" w:rsidRPr="0023608E">
          <w:rPr>
            <w:rStyle w:val="Lienhypertexte"/>
            <w:rFonts w:ascii="Times New Roman" w:hAnsi="Times New Roman" w:cs="Times New Roman"/>
            <w:noProof/>
            <w:sz w:val="26"/>
            <w:szCs w:val="26"/>
            <w:lang w:val="en-ZA"/>
          </w:rPr>
          <w:t>ABSTRACT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w:t>
        </w:r>
        <w:r w:rsidR="00411992" w:rsidRPr="0023608E">
          <w:rPr>
            <w:rFonts w:ascii="Times New Roman" w:hAnsi="Times New Roman" w:cs="Times New Roman"/>
            <w:noProof/>
            <w:webHidden/>
            <w:sz w:val="26"/>
            <w:szCs w:val="26"/>
          </w:rPr>
          <w:fldChar w:fldCharType="end"/>
        </w:r>
      </w:hyperlink>
    </w:p>
    <w:p w14:paraId="75BBAE21"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2" w:history="1">
        <w:r w:rsidR="00411992" w:rsidRPr="0023608E">
          <w:rPr>
            <w:rStyle w:val="Lienhypertexte"/>
            <w:rFonts w:ascii="Times New Roman" w:hAnsi="Times New Roman" w:cs="Times New Roman"/>
            <w:noProof/>
            <w:sz w:val="26"/>
            <w:szCs w:val="26"/>
          </w:rPr>
          <w:t>SOMMAIRE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vii</w:t>
        </w:r>
        <w:r w:rsidR="00411992" w:rsidRPr="0023608E">
          <w:rPr>
            <w:rFonts w:ascii="Times New Roman" w:hAnsi="Times New Roman" w:cs="Times New Roman"/>
            <w:noProof/>
            <w:webHidden/>
            <w:sz w:val="26"/>
            <w:szCs w:val="26"/>
          </w:rPr>
          <w:fldChar w:fldCharType="end"/>
        </w:r>
      </w:hyperlink>
    </w:p>
    <w:p w14:paraId="3C14205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3" w:history="1">
        <w:r w:rsidR="00411992" w:rsidRPr="0023608E">
          <w:rPr>
            <w:rStyle w:val="Lienhypertexte"/>
            <w:rFonts w:ascii="Times New Roman" w:hAnsi="Times New Roman" w:cs="Times New Roman"/>
            <w:noProof/>
            <w:sz w:val="26"/>
            <w:szCs w:val="26"/>
          </w:rPr>
          <w:t>LISTE DES TABLEAUX</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viii</w:t>
        </w:r>
        <w:r w:rsidR="00411992" w:rsidRPr="0023608E">
          <w:rPr>
            <w:rFonts w:ascii="Times New Roman" w:hAnsi="Times New Roman" w:cs="Times New Roman"/>
            <w:noProof/>
            <w:webHidden/>
            <w:sz w:val="26"/>
            <w:szCs w:val="26"/>
          </w:rPr>
          <w:fldChar w:fldCharType="end"/>
        </w:r>
      </w:hyperlink>
    </w:p>
    <w:p w14:paraId="6B28DF3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4" w:history="1">
        <w:r w:rsidR="00411992" w:rsidRPr="0023608E">
          <w:rPr>
            <w:rStyle w:val="Lienhypertexte"/>
            <w:rFonts w:ascii="Times New Roman" w:hAnsi="Times New Roman" w:cs="Times New Roman"/>
            <w:noProof/>
            <w:sz w:val="26"/>
            <w:szCs w:val="26"/>
          </w:rPr>
          <w:t>LISTE DES FIGURES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ix</w:t>
        </w:r>
        <w:r w:rsidR="00411992" w:rsidRPr="0023608E">
          <w:rPr>
            <w:rFonts w:ascii="Times New Roman" w:hAnsi="Times New Roman" w:cs="Times New Roman"/>
            <w:noProof/>
            <w:webHidden/>
            <w:sz w:val="26"/>
            <w:szCs w:val="26"/>
          </w:rPr>
          <w:fldChar w:fldCharType="end"/>
        </w:r>
      </w:hyperlink>
    </w:p>
    <w:p w14:paraId="1A079992"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5" w:history="1">
        <w:r w:rsidR="00411992" w:rsidRPr="0023608E">
          <w:rPr>
            <w:rStyle w:val="Lienhypertexte"/>
            <w:rFonts w:ascii="Times New Roman" w:hAnsi="Times New Roman" w:cs="Times New Roman"/>
            <w:noProof/>
            <w:sz w:val="26"/>
            <w:szCs w:val="26"/>
          </w:rPr>
          <w:t>I</w:t>
        </w:r>
        <w:r w:rsidR="00411992" w:rsidRPr="008D492D">
          <w:rPr>
            <w:rStyle w:val="Lienhypertexte"/>
            <w:rFonts w:ascii="Times New Roman" w:hAnsi="Times New Roman" w:cs="Times New Roman"/>
            <w:b/>
            <w:bCs/>
            <w:noProof/>
            <w:sz w:val="26"/>
            <w:szCs w:val="26"/>
          </w:rPr>
          <w:t>NTRODUCTION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w:t>
        </w:r>
        <w:r w:rsidR="00411992" w:rsidRPr="0023608E">
          <w:rPr>
            <w:rFonts w:ascii="Times New Roman" w:hAnsi="Times New Roman" w:cs="Times New Roman"/>
            <w:noProof/>
            <w:webHidden/>
            <w:sz w:val="26"/>
            <w:szCs w:val="26"/>
          </w:rPr>
          <w:fldChar w:fldCharType="end"/>
        </w:r>
      </w:hyperlink>
    </w:p>
    <w:p w14:paraId="309B3B33"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16" w:history="1">
        <w:r w:rsidR="00411992" w:rsidRPr="0023608E">
          <w:rPr>
            <w:rStyle w:val="Lienhypertexte"/>
            <w:rFonts w:ascii="Times New Roman" w:hAnsi="Times New Roman" w:cs="Times New Roman"/>
            <w:noProof/>
            <w:sz w:val="26"/>
            <w:szCs w:val="26"/>
          </w:rPr>
          <w:t>CHAPITRE I : PRESENTATION DU CADRE INSTITUTIONNEL DE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w:t>
        </w:r>
        <w:r w:rsidR="00411992" w:rsidRPr="0023608E">
          <w:rPr>
            <w:rFonts w:ascii="Times New Roman" w:hAnsi="Times New Roman" w:cs="Times New Roman"/>
            <w:noProof/>
            <w:webHidden/>
            <w:sz w:val="26"/>
            <w:szCs w:val="26"/>
          </w:rPr>
          <w:fldChar w:fldCharType="end"/>
        </w:r>
      </w:hyperlink>
    </w:p>
    <w:p w14:paraId="4E3AE01B"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17" w:history="1">
        <w:r w:rsidR="00411992" w:rsidRPr="0023608E">
          <w:rPr>
            <w:rStyle w:val="Lienhypertexte"/>
            <w:rFonts w:ascii="Times New Roman" w:hAnsi="Times New Roman" w:cs="Times New Roman"/>
            <w:noProof/>
            <w:sz w:val="26"/>
            <w:szCs w:val="26"/>
          </w:rPr>
          <w:t>I-1- PRESENTATION GENERALE DU PORT AUTONOME DE COTONOU (PAC)</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w:t>
        </w:r>
        <w:r w:rsidR="00411992" w:rsidRPr="0023608E">
          <w:rPr>
            <w:rFonts w:ascii="Times New Roman" w:hAnsi="Times New Roman" w:cs="Times New Roman"/>
            <w:noProof/>
            <w:webHidden/>
            <w:sz w:val="26"/>
            <w:szCs w:val="26"/>
          </w:rPr>
          <w:fldChar w:fldCharType="end"/>
        </w:r>
      </w:hyperlink>
    </w:p>
    <w:p w14:paraId="43B437B6"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18" w:history="1">
        <w:r w:rsidR="00411992" w:rsidRPr="0023608E">
          <w:rPr>
            <w:rStyle w:val="Lienhypertexte"/>
            <w:rFonts w:ascii="Times New Roman" w:hAnsi="Times New Roman" w:cs="Times New Roman"/>
            <w:noProof/>
            <w:sz w:val="26"/>
            <w:szCs w:val="26"/>
          </w:rPr>
          <w:t>I-2- DEROULEMENT DU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11</w:t>
        </w:r>
        <w:r w:rsidR="00411992" w:rsidRPr="0023608E">
          <w:rPr>
            <w:rFonts w:ascii="Times New Roman" w:hAnsi="Times New Roman" w:cs="Times New Roman"/>
            <w:noProof/>
            <w:webHidden/>
            <w:sz w:val="26"/>
            <w:szCs w:val="26"/>
          </w:rPr>
          <w:fldChar w:fldCharType="end"/>
        </w:r>
      </w:hyperlink>
    </w:p>
    <w:p w14:paraId="73CA1B07"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19" w:history="1">
        <w:r w:rsidR="00411992" w:rsidRPr="0023608E">
          <w:rPr>
            <w:rStyle w:val="Lienhypertexte"/>
            <w:rFonts w:ascii="Times New Roman" w:hAnsi="Times New Roman" w:cs="Times New Roman"/>
            <w:noProof/>
            <w:sz w:val="26"/>
            <w:szCs w:val="26"/>
          </w:rPr>
          <w:t>I-2-1-Travaux effectués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_Toc201154319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11</w:t>
        </w:r>
        <w:r w:rsidR="00411992" w:rsidRPr="0023608E">
          <w:rPr>
            <w:rFonts w:ascii="Times New Roman" w:hAnsi="Times New Roman" w:cs="Times New Roman"/>
            <w:noProof/>
            <w:webHidden/>
            <w:sz w:val="26"/>
            <w:szCs w:val="26"/>
          </w:rPr>
          <w:fldChar w:fldCharType="end"/>
        </w:r>
      </w:hyperlink>
    </w:p>
    <w:p w14:paraId="2B7BDA8C"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0" w:history="1">
        <w:r w:rsidR="00411992" w:rsidRPr="0023608E">
          <w:rPr>
            <w:rStyle w:val="Lienhypertexte"/>
            <w:rFonts w:ascii="Times New Roman" w:hAnsi="Times New Roman" w:cs="Times New Roman"/>
            <w:noProof/>
            <w:sz w:val="26"/>
            <w:szCs w:val="26"/>
          </w:rPr>
          <w:t>I-2-2- Acquis du Stage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12</w:t>
        </w:r>
        <w:r w:rsidR="00411992" w:rsidRPr="0023608E">
          <w:rPr>
            <w:rFonts w:ascii="Times New Roman" w:hAnsi="Times New Roman" w:cs="Times New Roman"/>
            <w:noProof/>
            <w:webHidden/>
            <w:sz w:val="26"/>
            <w:szCs w:val="26"/>
          </w:rPr>
          <w:fldChar w:fldCharType="end"/>
        </w:r>
      </w:hyperlink>
    </w:p>
    <w:p w14:paraId="497C0234"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1" w:history="1">
        <w:r w:rsidR="00411992" w:rsidRPr="0023608E">
          <w:rPr>
            <w:rStyle w:val="Lienhypertexte"/>
            <w:rFonts w:ascii="Times New Roman" w:hAnsi="Times New Roman" w:cs="Times New Roman"/>
            <w:noProof/>
            <w:sz w:val="26"/>
            <w:szCs w:val="26"/>
          </w:rPr>
          <w:t>I-2-3- Difficultés rencontrées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13</w:t>
        </w:r>
        <w:r w:rsidR="00411992" w:rsidRPr="0023608E">
          <w:rPr>
            <w:rFonts w:ascii="Times New Roman" w:hAnsi="Times New Roman" w:cs="Times New Roman"/>
            <w:noProof/>
            <w:webHidden/>
            <w:sz w:val="26"/>
            <w:szCs w:val="26"/>
          </w:rPr>
          <w:fldChar w:fldCharType="end"/>
        </w:r>
      </w:hyperlink>
    </w:p>
    <w:p w14:paraId="356D5A76"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22" w:history="1">
        <w:r w:rsidR="00411992" w:rsidRPr="0023608E">
          <w:rPr>
            <w:rStyle w:val="Lienhypertexte"/>
            <w:rFonts w:ascii="Times New Roman" w:hAnsi="Times New Roman" w:cs="Times New Roman"/>
            <w:noProof/>
            <w:sz w:val="26"/>
            <w:szCs w:val="26"/>
          </w:rPr>
          <w:t>CHAPITRE II : CADRE THEORIQUE ET METHODOLOGIQUE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14</w:t>
        </w:r>
        <w:r w:rsidR="00411992" w:rsidRPr="0023608E">
          <w:rPr>
            <w:rFonts w:ascii="Times New Roman" w:hAnsi="Times New Roman" w:cs="Times New Roman"/>
            <w:noProof/>
            <w:webHidden/>
            <w:sz w:val="26"/>
            <w:szCs w:val="26"/>
          </w:rPr>
          <w:fldChar w:fldCharType="end"/>
        </w:r>
      </w:hyperlink>
    </w:p>
    <w:p w14:paraId="3F3424FA"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23" w:history="1">
        <w:r w:rsidR="00411992" w:rsidRPr="0023608E">
          <w:rPr>
            <w:rStyle w:val="Lienhypertexte"/>
            <w:rFonts w:ascii="Times New Roman" w:hAnsi="Times New Roman" w:cs="Times New Roman"/>
            <w:noProof/>
            <w:sz w:val="26"/>
            <w:szCs w:val="26"/>
          </w:rPr>
          <w:t>II-1- Étude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15</w:t>
        </w:r>
        <w:r w:rsidR="00411992" w:rsidRPr="0023608E">
          <w:rPr>
            <w:rFonts w:ascii="Times New Roman" w:hAnsi="Times New Roman" w:cs="Times New Roman"/>
            <w:noProof/>
            <w:webHidden/>
            <w:sz w:val="26"/>
            <w:szCs w:val="26"/>
          </w:rPr>
          <w:fldChar w:fldCharType="end"/>
        </w:r>
      </w:hyperlink>
    </w:p>
    <w:p w14:paraId="4E7B68EE"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4" w:history="1">
        <w:r w:rsidR="00411992" w:rsidRPr="0023608E">
          <w:rPr>
            <w:rStyle w:val="Lienhypertexte"/>
            <w:rFonts w:ascii="Times New Roman" w:hAnsi="Times New Roman" w:cs="Times New Roman"/>
            <w:noProof/>
            <w:sz w:val="26"/>
            <w:szCs w:val="26"/>
          </w:rPr>
          <w:t>II-1-1 Présentation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15</w:t>
        </w:r>
        <w:r w:rsidR="00411992" w:rsidRPr="0023608E">
          <w:rPr>
            <w:rFonts w:ascii="Times New Roman" w:hAnsi="Times New Roman" w:cs="Times New Roman"/>
            <w:noProof/>
            <w:webHidden/>
            <w:sz w:val="26"/>
            <w:szCs w:val="26"/>
          </w:rPr>
          <w:fldChar w:fldCharType="end"/>
        </w:r>
      </w:hyperlink>
    </w:p>
    <w:p w14:paraId="6F7551B1"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5" w:history="1">
        <w:r w:rsidR="00411992" w:rsidRPr="0023608E">
          <w:rPr>
            <w:rStyle w:val="Lienhypertexte"/>
            <w:rFonts w:ascii="Times New Roman" w:hAnsi="Times New Roman" w:cs="Times New Roman"/>
            <w:noProof/>
            <w:sz w:val="26"/>
            <w:szCs w:val="26"/>
          </w:rPr>
          <w:t>II-1-2 Critique de l’existant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16</w:t>
        </w:r>
        <w:r w:rsidR="00411992" w:rsidRPr="0023608E">
          <w:rPr>
            <w:rFonts w:ascii="Times New Roman" w:hAnsi="Times New Roman" w:cs="Times New Roman"/>
            <w:noProof/>
            <w:webHidden/>
            <w:sz w:val="26"/>
            <w:szCs w:val="26"/>
          </w:rPr>
          <w:fldChar w:fldCharType="end"/>
        </w:r>
      </w:hyperlink>
    </w:p>
    <w:p w14:paraId="02CBEE56"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26" w:history="1">
        <w:r w:rsidR="00411992" w:rsidRPr="0023608E">
          <w:rPr>
            <w:rStyle w:val="Lienhypertexte"/>
            <w:rFonts w:ascii="Times New Roman" w:hAnsi="Times New Roman" w:cs="Times New Roman"/>
            <w:noProof/>
            <w:sz w:val="26"/>
            <w:szCs w:val="26"/>
          </w:rPr>
          <w:t>II-2- Approche de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17</w:t>
        </w:r>
        <w:r w:rsidR="00411992" w:rsidRPr="0023608E">
          <w:rPr>
            <w:rFonts w:ascii="Times New Roman" w:hAnsi="Times New Roman" w:cs="Times New Roman"/>
            <w:noProof/>
            <w:webHidden/>
            <w:sz w:val="26"/>
            <w:szCs w:val="26"/>
          </w:rPr>
          <w:fldChar w:fldCharType="end"/>
        </w:r>
      </w:hyperlink>
    </w:p>
    <w:p w14:paraId="6483169B"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7" w:history="1">
        <w:r w:rsidR="00411992" w:rsidRPr="0023608E">
          <w:rPr>
            <w:rStyle w:val="Lienhypertexte"/>
            <w:rFonts w:ascii="Times New Roman" w:hAnsi="Times New Roman" w:cs="Times New Roman"/>
            <w:noProof/>
            <w:sz w:val="26"/>
            <w:szCs w:val="26"/>
          </w:rPr>
          <w:t>II-2-1 État de l’art</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17</w:t>
        </w:r>
        <w:r w:rsidR="00411992" w:rsidRPr="0023608E">
          <w:rPr>
            <w:rFonts w:ascii="Times New Roman" w:hAnsi="Times New Roman" w:cs="Times New Roman"/>
            <w:noProof/>
            <w:webHidden/>
            <w:sz w:val="26"/>
            <w:szCs w:val="26"/>
          </w:rPr>
          <w:fldChar w:fldCharType="end"/>
        </w:r>
      </w:hyperlink>
    </w:p>
    <w:p w14:paraId="14072F73"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28" w:history="1">
        <w:r w:rsidR="00411992" w:rsidRPr="0023608E">
          <w:rPr>
            <w:rStyle w:val="Lienhypertexte"/>
            <w:rFonts w:ascii="Times New Roman" w:hAnsi="Times New Roman" w:cs="Times New Roman"/>
            <w:noProof/>
            <w:sz w:val="26"/>
            <w:szCs w:val="26"/>
          </w:rPr>
          <w:t>II-2-2 Proposition d’approche de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72B411E9"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29" w:history="1">
        <w:r w:rsidR="00411992" w:rsidRPr="0023608E">
          <w:rPr>
            <w:rStyle w:val="Lienhypertexte"/>
            <w:rFonts w:ascii="Times New Roman" w:hAnsi="Times New Roman" w:cs="Times New Roman"/>
            <w:noProof/>
            <w:sz w:val="26"/>
            <w:szCs w:val="26"/>
          </w:rPr>
          <w:t>II-3 Cahier des charges fonctionnel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_Toc201154329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01200E43"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0" w:history="1">
        <w:r w:rsidR="00411992" w:rsidRPr="0023608E">
          <w:rPr>
            <w:rStyle w:val="Lienhypertexte"/>
            <w:rFonts w:ascii="Times New Roman" w:hAnsi="Times New Roman" w:cs="Times New Roman"/>
            <w:noProof/>
            <w:sz w:val="26"/>
            <w:szCs w:val="26"/>
          </w:rPr>
          <w:t>II-3-1 Cahier des charges fonctionnel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18</w:t>
        </w:r>
        <w:r w:rsidR="00411992" w:rsidRPr="0023608E">
          <w:rPr>
            <w:rFonts w:ascii="Times New Roman" w:hAnsi="Times New Roman" w:cs="Times New Roman"/>
            <w:noProof/>
            <w:webHidden/>
            <w:sz w:val="26"/>
            <w:szCs w:val="26"/>
          </w:rPr>
          <w:fldChar w:fldCharType="end"/>
        </w:r>
      </w:hyperlink>
    </w:p>
    <w:p w14:paraId="45CFC222"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1" w:history="1">
        <w:r w:rsidR="00411992" w:rsidRPr="0023608E">
          <w:rPr>
            <w:rStyle w:val="Lienhypertexte"/>
            <w:rFonts w:ascii="Times New Roman" w:hAnsi="Times New Roman" w:cs="Times New Roman"/>
            <w:noProof/>
            <w:sz w:val="26"/>
            <w:szCs w:val="26"/>
          </w:rPr>
          <w:t>II-3-2 Clarification conceptuelle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21</w:t>
        </w:r>
        <w:r w:rsidR="00411992" w:rsidRPr="0023608E">
          <w:rPr>
            <w:rFonts w:ascii="Times New Roman" w:hAnsi="Times New Roman" w:cs="Times New Roman"/>
            <w:noProof/>
            <w:webHidden/>
            <w:sz w:val="26"/>
            <w:szCs w:val="26"/>
          </w:rPr>
          <w:fldChar w:fldCharType="end"/>
        </w:r>
      </w:hyperlink>
    </w:p>
    <w:p w14:paraId="4E57691F"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2" w:history="1">
        <w:r w:rsidR="00411992" w:rsidRPr="0023608E">
          <w:rPr>
            <w:rStyle w:val="Lienhypertexte"/>
            <w:rFonts w:ascii="Times New Roman" w:hAnsi="Times New Roman" w:cs="Times New Roman"/>
            <w:noProof/>
            <w:sz w:val="26"/>
            <w:szCs w:val="26"/>
          </w:rPr>
          <w:t>II-3-3 Démarche méthodologique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22</w:t>
        </w:r>
        <w:r w:rsidR="00411992" w:rsidRPr="0023608E">
          <w:rPr>
            <w:rFonts w:ascii="Times New Roman" w:hAnsi="Times New Roman" w:cs="Times New Roman"/>
            <w:noProof/>
            <w:webHidden/>
            <w:sz w:val="26"/>
            <w:szCs w:val="26"/>
          </w:rPr>
          <w:fldChar w:fldCharType="end"/>
        </w:r>
      </w:hyperlink>
    </w:p>
    <w:p w14:paraId="0A68963E"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33" w:history="1">
        <w:r w:rsidR="00411992" w:rsidRPr="0023608E">
          <w:rPr>
            <w:rStyle w:val="Lienhypertexte"/>
            <w:rFonts w:ascii="Times New Roman" w:hAnsi="Times New Roman" w:cs="Times New Roman"/>
            <w:noProof/>
            <w:sz w:val="26"/>
            <w:szCs w:val="26"/>
          </w:rPr>
          <w:t>CHAPITRE III : MISE EN ŒUVRE DE LA SOLUTION ET TESTS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24</w:t>
        </w:r>
        <w:r w:rsidR="00411992" w:rsidRPr="0023608E">
          <w:rPr>
            <w:rFonts w:ascii="Times New Roman" w:hAnsi="Times New Roman" w:cs="Times New Roman"/>
            <w:noProof/>
            <w:webHidden/>
            <w:sz w:val="26"/>
            <w:szCs w:val="26"/>
          </w:rPr>
          <w:fldChar w:fldCharType="end"/>
        </w:r>
      </w:hyperlink>
    </w:p>
    <w:p w14:paraId="6958830A"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34" w:history="1">
        <w:r w:rsidR="00411992" w:rsidRPr="0023608E">
          <w:rPr>
            <w:rStyle w:val="Lienhypertexte"/>
            <w:rFonts w:ascii="Times New Roman" w:hAnsi="Times New Roman" w:cs="Times New Roman"/>
            <w:noProof/>
            <w:sz w:val="26"/>
            <w:szCs w:val="26"/>
          </w:rPr>
          <w:t>III-1 Étude Comparative ou Analyse Informatique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25</w:t>
        </w:r>
        <w:r w:rsidR="00411992" w:rsidRPr="0023608E">
          <w:rPr>
            <w:rFonts w:ascii="Times New Roman" w:hAnsi="Times New Roman" w:cs="Times New Roman"/>
            <w:noProof/>
            <w:webHidden/>
            <w:sz w:val="26"/>
            <w:szCs w:val="26"/>
          </w:rPr>
          <w:fldChar w:fldCharType="end"/>
        </w:r>
      </w:hyperlink>
    </w:p>
    <w:p w14:paraId="03A81185"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5" w:history="1">
        <w:r w:rsidR="00411992" w:rsidRPr="0023608E">
          <w:rPr>
            <w:rStyle w:val="Lienhypertexte"/>
            <w:rFonts w:ascii="Times New Roman" w:hAnsi="Times New Roman" w:cs="Times New Roman"/>
            <w:noProof/>
            <w:sz w:val="26"/>
            <w:szCs w:val="26"/>
          </w:rPr>
          <w:t>III-1-1 Choix de l’approche d’analyse informatique</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25</w:t>
        </w:r>
        <w:r w:rsidR="00411992" w:rsidRPr="0023608E">
          <w:rPr>
            <w:rFonts w:ascii="Times New Roman" w:hAnsi="Times New Roman" w:cs="Times New Roman"/>
            <w:noProof/>
            <w:webHidden/>
            <w:sz w:val="26"/>
            <w:szCs w:val="26"/>
          </w:rPr>
          <w:fldChar w:fldCharType="end"/>
        </w:r>
      </w:hyperlink>
    </w:p>
    <w:p w14:paraId="61B4CA98"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36" w:history="1">
        <w:r w:rsidR="00411992" w:rsidRPr="0023608E">
          <w:rPr>
            <w:rStyle w:val="Lienhypertexte"/>
            <w:rFonts w:ascii="Times New Roman" w:hAnsi="Times New Roman" w:cs="Times New Roman"/>
            <w:noProof/>
            <w:sz w:val="26"/>
            <w:szCs w:val="26"/>
          </w:rPr>
          <w:t>III-1-2 Diagramme UML</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27</w:t>
        </w:r>
        <w:r w:rsidR="00411992" w:rsidRPr="0023608E">
          <w:rPr>
            <w:rFonts w:ascii="Times New Roman" w:hAnsi="Times New Roman" w:cs="Times New Roman"/>
            <w:noProof/>
            <w:webHidden/>
            <w:sz w:val="26"/>
            <w:szCs w:val="26"/>
          </w:rPr>
          <w:fldChar w:fldCharType="end"/>
        </w:r>
      </w:hyperlink>
    </w:p>
    <w:p w14:paraId="6FCD1AA8"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37" w:history="1">
        <w:r w:rsidR="00411992" w:rsidRPr="0023608E">
          <w:rPr>
            <w:rStyle w:val="Lienhypertexte"/>
            <w:rFonts w:ascii="Times New Roman" w:hAnsi="Times New Roman" w:cs="Times New Roman"/>
            <w:noProof/>
            <w:sz w:val="26"/>
            <w:szCs w:val="26"/>
          </w:rPr>
          <w:t>III-1-2-1 Diagramme de cas d’utilisation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27</w:t>
        </w:r>
        <w:r w:rsidR="00411992" w:rsidRPr="0023608E">
          <w:rPr>
            <w:rFonts w:ascii="Times New Roman" w:hAnsi="Times New Roman" w:cs="Times New Roman"/>
            <w:noProof/>
            <w:webHidden/>
            <w:sz w:val="26"/>
            <w:szCs w:val="26"/>
          </w:rPr>
          <w:fldChar w:fldCharType="end"/>
        </w:r>
      </w:hyperlink>
    </w:p>
    <w:p w14:paraId="2A849F63"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38" w:history="1">
        <w:r w:rsidR="00411992" w:rsidRPr="0023608E">
          <w:rPr>
            <w:rStyle w:val="Lienhypertexte"/>
            <w:rFonts w:ascii="Times New Roman" w:hAnsi="Times New Roman" w:cs="Times New Roman"/>
            <w:noProof/>
            <w:sz w:val="26"/>
            <w:szCs w:val="26"/>
          </w:rPr>
          <w:t>III-1-2-2 Diagramme des classes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32</w:t>
        </w:r>
        <w:r w:rsidR="00411992" w:rsidRPr="0023608E">
          <w:rPr>
            <w:rFonts w:ascii="Times New Roman" w:hAnsi="Times New Roman" w:cs="Times New Roman"/>
            <w:noProof/>
            <w:webHidden/>
            <w:sz w:val="26"/>
            <w:szCs w:val="26"/>
          </w:rPr>
          <w:fldChar w:fldCharType="end"/>
        </w:r>
      </w:hyperlink>
    </w:p>
    <w:p w14:paraId="3CE35249"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39" w:history="1">
        <w:r w:rsidR="00411992" w:rsidRPr="0023608E">
          <w:rPr>
            <w:rStyle w:val="Lienhypertexte"/>
            <w:rFonts w:ascii="Times New Roman" w:hAnsi="Times New Roman" w:cs="Times New Roman"/>
            <w:noProof/>
            <w:sz w:val="26"/>
            <w:szCs w:val="26"/>
          </w:rPr>
          <w:t>III-1-2-3 Diagramme d’activité</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_Toc201154339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34</w:t>
        </w:r>
        <w:r w:rsidR="00411992" w:rsidRPr="0023608E">
          <w:rPr>
            <w:rFonts w:ascii="Times New Roman" w:hAnsi="Times New Roman" w:cs="Times New Roman"/>
            <w:noProof/>
            <w:webHidden/>
            <w:sz w:val="26"/>
            <w:szCs w:val="26"/>
          </w:rPr>
          <w:fldChar w:fldCharType="end"/>
        </w:r>
      </w:hyperlink>
    </w:p>
    <w:p w14:paraId="77D892A2"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40" w:history="1">
        <w:r w:rsidR="00411992" w:rsidRPr="0023608E">
          <w:rPr>
            <w:rStyle w:val="Lienhypertexte"/>
            <w:rFonts w:ascii="Times New Roman" w:hAnsi="Times New Roman" w:cs="Times New Roman"/>
            <w:noProof/>
            <w:sz w:val="26"/>
            <w:szCs w:val="26"/>
          </w:rPr>
          <w:t>III-2 Mise en Œuvre de la Solution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36</w:t>
        </w:r>
        <w:r w:rsidR="00411992" w:rsidRPr="0023608E">
          <w:rPr>
            <w:rFonts w:ascii="Times New Roman" w:hAnsi="Times New Roman" w:cs="Times New Roman"/>
            <w:noProof/>
            <w:webHidden/>
            <w:sz w:val="26"/>
            <w:szCs w:val="26"/>
          </w:rPr>
          <w:fldChar w:fldCharType="end"/>
        </w:r>
      </w:hyperlink>
    </w:p>
    <w:p w14:paraId="4A7E4211"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1" w:history="1">
        <w:r w:rsidR="00411992" w:rsidRPr="0023608E">
          <w:rPr>
            <w:rStyle w:val="Lienhypertexte"/>
            <w:rFonts w:ascii="Times New Roman" w:hAnsi="Times New Roman" w:cs="Times New Roman"/>
            <w:noProof/>
            <w:sz w:val="26"/>
            <w:szCs w:val="26"/>
          </w:rPr>
          <w:t>III-2-1 Choix Techniques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36</w:t>
        </w:r>
        <w:r w:rsidR="00411992" w:rsidRPr="0023608E">
          <w:rPr>
            <w:rFonts w:ascii="Times New Roman" w:hAnsi="Times New Roman" w:cs="Times New Roman"/>
            <w:noProof/>
            <w:webHidden/>
            <w:sz w:val="26"/>
            <w:szCs w:val="26"/>
          </w:rPr>
          <w:fldChar w:fldCharType="end"/>
        </w:r>
      </w:hyperlink>
    </w:p>
    <w:p w14:paraId="68B971B2"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2" w:history="1">
        <w:r w:rsidR="00411992" w:rsidRPr="0023608E">
          <w:rPr>
            <w:rStyle w:val="Lienhypertexte"/>
            <w:rFonts w:ascii="Times New Roman" w:hAnsi="Times New Roman" w:cs="Times New Roman"/>
            <w:noProof/>
            <w:sz w:val="26"/>
            <w:szCs w:val="26"/>
          </w:rPr>
          <w:t>III-2-2 Techniques Utilisées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_Toc201154342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37</w:t>
        </w:r>
        <w:r w:rsidR="00411992" w:rsidRPr="0023608E">
          <w:rPr>
            <w:rFonts w:ascii="Times New Roman" w:hAnsi="Times New Roman" w:cs="Times New Roman"/>
            <w:noProof/>
            <w:webHidden/>
            <w:sz w:val="26"/>
            <w:szCs w:val="26"/>
          </w:rPr>
          <w:fldChar w:fldCharType="end"/>
        </w:r>
      </w:hyperlink>
    </w:p>
    <w:p w14:paraId="2D4BAC9B"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43" w:history="1">
        <w:r w:rsidR="00411992" w:rsidRPr="0023608E">
          <w:rPr>
            <w:rStyle w:val="Lienhypertexte"/>
            <w:rFonts w:ascii="Times New Roman" w:hAnsi="Times New Roman" w:cs="Times New Roman"/>
            <w:noProof/>
            <w:sz w:val="26"/>
            <w:szCs w:val="26"/>
          </w:rPr>
          <w:t>III-2-2-1 Frontend</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_Toc201154343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38</w:t>
        </w:r>
        <w:r w:rsidR="00411992" w:rsidRPr="0023608E">
          <w:rPr>
            <w:rFonts w:ascii="Times New Roman" w:hAnsi="Times New Roman" w:cs="Times New Roman"/>
            <w:noProof/>
            <w:webHidden/>
            <w:sz w:val="26"/>
            <w:szCs w:val="26"/>
          </w:rPr>
          <w:fldChar w:fldCharType="end"/>
        </w:r>
      </w:hyperlink>
    </w:p>
    <w:p w14:paraId="4B298236" w14:textId="77777777" w:rsidR="00411992" w:rsidRPr="0023608E" w:rsidRDefault="00020155" w:rsidP="00411992">
      <w:pPr>
        <w:pStyle w:val="TM4"/>
        <w:tabs>
          <w:tab w:val="right" w:leader="dot" w:pos="9062"/>
        </w:tabs>
        <w:rPr>
          <w:rFonts w:ascii="Times New Roman" w:hAnsi="Times New Roman" w:cs="Times New Roman"/>
          <w:noProof/>
          <w:kern w:val="2"/>
          <w:sz w:val="26"/>
          <w:szCs w:val="26"/>
          <w14:ligatures w14:val="standardContextual"/>
        </w:rPr>
      </w:pPr>
      <w:hyperlink w:anchor="_Toc201154344" w:history="1">
        <w:r w:rsidR="00411992" w:rsidRPr="0023608E">
          <w:rPr>
            <w:rStyle w:val="Lienhypertexte"/>
            <w:rFonts w:ascii="Times New Roman" w:hAnsi="Times New Roman" w:cs="Times New Roman"/>
            <w:noProof/>
            <w:sz w:val="26"/>
            <w:szCs w:val="26"/>
          </w:rPr>
          <w:t>III-2-1-2 Backend</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_Toc201154344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39</w:t>
        </w:r>
        <w:r w:rsidR="00411992" w:rsidRPr="0023608E">
          <w:rPr>
            <w:rFonts w:ascii="Times New Roman" w:hAnsi="Times New Roman" w:cs="Times New Roman"/>
            <w:noProof/>
            <w:webHidden/>
            <w:sz w:val="26"/>
            <w:szCs w:val="26"/>
          </w:rPr>
          <w:fldChar w:fldCharType="end"/>
        </w:r>
      </w:hyperlink>
    </w:p>
    <w:p w14:paraId="12752B89" w14:textId="77777777" w:rsidR="00411992" w:rsidRPr="0023608E" w:rsidRDefault="00020155" w:rsidP="00411992">
      <w:pPr>
        <w:pStyle w:val="TM2"/>
        <w:tabs>
          <w:tab w:val="right" w:leader="dot" w:pos="9062"/>
        </w:tabs>
        <w:rPr>
          <w:rFonts w:ascii="Times New Roman" w:hAnsi="Times New Roman" w:cs="Times New Roman"/>
          <w:noProof/>
          <w:kern w:val="2"/>
          <w:sz w:val="26"/>
          <w:szCs w:val="26"/>
          <w14:ligatures w14:val="standardContextual"/>
        </w:rPr>
      </w:pPr>
      <w:hyperlink w:anchor="_Toc201154345" w:history="1">
        <w:r w:rsidR="00411992" w:rsidRPr="0023608E">
          <w:rPr>
            <w:rStyle w:val="Lienhypertexte"/>
            <w:rFonts w:ascii="Times New Roman" w:hAnsi="Times New Roman" w:cs="Times New Roman"/>
            <w:noProof/>
            <w:sz w:val="26"/>
            <w:szCs w:val="26"/>
          </w:rPr>
          <w:t>III-3 : Résultats et Discussion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_Toc201154345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3413D90C"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6" w:history="1">
        <w:r w:rsidR="00411992" w:rsidRPr="0023608E">
          <w:rPr>
            <w:rStyle w:val="Lienhypertexte"/>
            <w:rFonts w:ascii="Times New Roman" w:hAnsi="Times New Roman" w:cs="Times New Roman"/>
            <w:noProof/>
            <w:sz w:val="26"/>
            <w:szCs w:val="26"/>
          </w:rPr>
          <w:t>III-3-1 : Captures d’écrans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_Toc201154346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787A76A0" w14:textId="77777777" w:rsidR="00411992" w:rsidRPr="0023608E" w:rsidRDefault="00020155" w:rsidP="00411992">
      <w:pPr>
        <w:pStyle w:val="TM3"/>
        <w:tabs>
          <w:tab w:val="right" w:leader="dot" w:pos="9062"/>
        </w:tabs>
        <w:rPr>
          <w:rFonts w:ascii="Times New Roman" w:hAnsi="Times New Roman" w:cs="Times New Roman"/>
          <w:noProof/>
          <w:kern w:val="2"/>
          <w:sz w:val="26"/>
          <w:szCs w:val="26"/>
          <w14:ligatures w14:val="standardContextual"/>
        </w:rPr>
      </w:pPr>
      <w:hyperlink w:anchor="_Toc201154347" w:history="1">
        <w:r w:rsidR="00411992" w:rsidRPr="0023608E">
          <w:rPr>
            <w:rStyle w:val="Lienhypertexte"/>
            <w:rFonts w:ascii="Times New Roman" w:hAnsi="Times New Roman" w:cs="Times New Roman"/>
            <w:noProof/>
            <w:sz w:val="26"/>
            <w:szCs w:val="26"/>
          </w:rPr>
          <w:t>III-3-2 : Tests, discussion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_Toc201154347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43</w:t>
        </w:r>
        <w:r w:rsidR="00411992" w:rsidRPr="0023608E">
          <w:rPr>
            <w:rFonts w:ascii="Times New Roman" w:hAnsi="Times New Roman" w:cs="Times New Roman"/>
            <w:noProof/>
            <w:webHidden/>
            <w:sz w:val="26"/>
            <w:szCs w:val="26"/>
          </w:rPr>
          <w:fldChar w:fldCharType="end"/>
        </w:r>
      </w:hyperlink>
    </w:p>
    <w:p w14:paraId="0D25CD17"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48" w:history="1">
        <w:r w:rsidR="00411992" w:rsidRPr="0023608E">
          <w:rPr>
            <w:rStyle w:val="Lienhypertexte"/>
            <w:rFonts w:ascii="Times New Roman" w:hAnsi="Times New Roman" w:cs="Times New Roman"/>
            <w:b/>
            <w:bCs/>
            <w:noProof/>
            <w:sz w:val="26"/>
            <w:szCs w:val="26"/>
          </w:rPr>
          <w:t>CONCLUSION</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_Toc201154348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45</w:t>
        </w:r>
        <w:r w:rsidR="00411992" w:rsidRPr="0023608E">
          <w:rPr>
            <w:rFonts w:ascii="Times New Roman" w:hAnsi="Times New Roman" w:cs="Times New Roman"/>
            <w:noProof/>
            <w:webHidden/>
            <w:sz w:val="26"/>
            <w:szCs w:val="26"/>
          </w:rPr>
          <w:fldChar w:fldCharType="end"/>
        </w:r>
      </w:hyperlink>
    </w:p>
    <w:p w14:paraId="7E39B3A8"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49" w:history="1">
        <w:r w:rsidR="00411992" w:rsidRPr="0023608E">
          <w:rPr>
            <w:rStyle w:val="Lienhypertexte"/>
            <w:rFonts w:ascii="Times New Roman" w:hAnsi="Times New Roman" w:cs="Times New Roman"/>
            <w:noProof/>
            <w:sz w:val="26"/>
            <w:szCs w:val="26"/>
          </w:rPr>
          <w:t>ANNEXES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_Toc201154349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46</w:t>
        </w:r>
        <w:r w:rsidR="00411992" w:rsidRPr="0023608E">
          <w:rPr>
            <w:rFonts w:ascii="Times New Roman" w:hAnsi="Times New Roman" w:cs="Times New Roman"/>
            <w:noProof/>
            <w:webHidden/>
            <w:sz w:val="26"/>
            <w:szCs w:val="26"/>
          </w:rPr>
          <w:fldChar w:fldCharType="end"/>
        </w:r>
      </w:hyperlink>
    </w:p>
    <w:p w14:paraId="06AE3F1A" w14:textId="77777777" w:rsidR="00411992" w:rsidRPr="0023608E" w:rsidRDefault="00020155" w:rsidP="00411992">
      <w:pPr>
        <w:pStyle w:val="TM1"/>
        <w:tabs>
          <w:tab w:val="right" w:leader="dot" w:pos="9062"/>
        </w:tabs>
        <w:rPr>
          <w:rFonts w:ascii="Times New Roman" w:hAnsi="Times New Roman" w:cs="Times New Roman"/>
          <w:noProof/>
          <w:kern w:val="2"/>
          <w:sz w:val="26"/>
          <w:szCs w:val="26"/>
          <w14:ligatures w14:val="standardContextual"/>
        </w:rPr>
      </w:pPr>
      <w:hyperlink w:anchor="_Toc201154350" w:history="1">
        <w:r w:rsidR="00411992" w:rsidRPr="0023608E">
          <w:rPr>
            <w:rStyle w:val="Lienhypertexte"/>
            <w:rFonts w:ascii="Times New Roman" w:hAnsi="Times New Roman" w:cs="Times New Roman"/>
            <w:noProof/>
            <w:sz w:val="26"/>
            <w:szCs w:val="26"/>
          </w:rPr>
          <w:t>REFERENCES WEBOGRAPHISUES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_Toc201154350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47</w:t>
        </w:r>
        <w:r w:rsidR="00411992" w:rsidRPr="0023608E">
          <w:rPr>
            <w:rFonts w:ascii="Times New Roman" w:hAnsi="Times New Roman" w:cs="Times New Roman"/>
            <w:noProof/>
            <w:webHidden/>
            <w:sz w:val="26"/>
            <w:szCs w:val="26"/>
          </w:rPr>
          <w:fldChar w:fldCharType="end"/>
        </w:r>
      </w:hyperlink>
    </w:p>
    <w:p w14:paraId="65B780B7" w14:textId="77777777" w:rsidR="00411992" w:rsidRDefault="00020155" w:rsidP="00411992">
      <w:pPr>
        <w:pStyle w:val="TM1"/>
        <w:tabs>
          <w:tab w:val="right" w:leader="dot" w:pos="9062"/>
        </w:tabs>
        <w:rPr>
          <w:noProof/>
          <w:kern w:val="2"/>
          <w:sz w:val="24"/>
          <w:szCs w:val="24"/>
          <w14:ligatures w14:val="standardContextual"/>
        </w:rPr>
      </w:pPr>
      <w:hyperlink w:anchor="_Toc201154351" w:history="1">
        <w:r w:rsidR="00411992" w:rsidRPr="0023608E">
          <w:rPr>
            <w:rStyle w:val="Lienhypertexte"/>
            <w:rFonts w:ascii="Times New Roman" w:hAnsi="Times New Roman" w:cs="Times New Roman"/>
            <w:noProof/>
            <w:sz w:val="26"/>
            <w:szCs w:val="26"/>
          </w:rPr>
          <w:t>REFERENCES BIBLIOGRAPHIQUES</w:t>
        </w:r>
        <w:r w:rsidR="00411992" w:rsidRPr="0023608E">
          <w:rPr>
            <w:rFonts w:ascii="Times New Roman" w:hAnsi="Times New Roman" w:cs="Times New Roman"/>
            <w:noProof/>
            <w:webHidden/>
            <w:sz w:val="26"/>
            <w:szCs w:val="26"/>
          </w:rPr>
          <w:tab/>
        </w:r>
        <w:r w:rsidR="00411992" w:rsidRPr="0023608E">
          <w:rPr>
            <w:rFonts w:ascii="Times New Roman" w:hAnsi="Times New Roman" w:cs="Times New Roman"/>
            <w:noProof/>
            <w:webHidden/>
            <w:sz w:val="26"/>
            <w:szCs w:val="26"/>
          </w:rPr>
          <w:fldChar w:fldCharType="begin"/>
        </w:r>
        <w:r w:rsidR="00411992" w:rsidRPr="0023608E">
          <w:rPr>
            <w:rFonts w:ascii="Times New Roman" w:hAnsi="Times New Roman" w:cs="Times New Roman"/>
            <w:noProof/>
            <w:webHidden/>
            <w:sz w:val="26"/>
            <w:szCs w:val="26"/>
          </w:rPr>
          <w:instrText xml:space="preserve"> PAGEREF _Toc201154351 \h </w:instrText>
        </w:r>
        <w:r w:rsidR="00411992" w:rsidRPr="0023608E">
          <w:rPr>
            <w:rFonts w:ascii="Times New Roman" w:hAnsi="Times New Roman" w:cs="Times New Roman"/>
            <w:noProof/>
            <w:webHidden/>
            <w:sz w:val="26"/>
            <w:szCs w:val="26"/>
          </w:rPr>
        </w:r>
        <w:r w:rsidR="00411992" w:rsidRPr="0023608E">
          <w:rPr>
            <w:rFonts w:ascii="Times New Roman" w:hAnsi="Times New Roman" w:cs="Times New Roman"/>
            <w:noProof/>
            <w:webHidden/>
            <w:sz w:val="26"/>
            <w:szCs w:val="26"/>
          </w:rPr>
          <w:fldChar w:fldCharType="separate"/>
        </w:r>
        <w:r w:rsidR="00411992" w:rsidRPr="0023608E">
          <w:rPr>
            <w:rFonts w:ascii="Times New Roman" w:hAnsi="Times New Roman" w:cs="Times New Roman"/>
            <w:noProof/>
            <w:webHidden/>
            <w:sz w:val="26"/>
            <w:szCs w:val="26"/>
          </w:rPr>
          <w:t>48</w:t>
        </w:r>
        <w:r w:rsidR="00411992" w:rsidRPr="0023608E">
          <w:rPr>
            <w:rFonts w:ascii="Times New Roman" w:hAnsi="Times New Roman" w:cs="Times New Roman"/>
            <w:noProof/>
            <w:webHidden/>
            <w:sz w:val="26"/>
            <w:szCs w:val="26"/>
          </w:rPr>
          <w:fldChar w:fldCharType="end"/>
        </w:r>
      </w:hyperlink>
    </w:p>
    <w:p w14:paraId="6EB71820" w14:textId="4BD1D621" w:rsidR="009B59EA" w:rsidRPr="00747FB9" w:rsidRDefault="00411992" w:rsidP="00411992">
      <w:pPr>
        <w:spacing w:line="360" w:lineRule="auto"/>
        <w:rPr>
          <w:rFonts w:ascii="Times New Roman" w:hAnsi="Times New Roman" w:cs="Times New Roman"/>
          <w:sz w:val="28"/>
          <w:szCs w:val="28"/>
        </w:rPr>
      </w:pPr>
      <w:r>
        <w:rPr>
          <w:sz w:val="26"/>
          <w:szCs w:val="26"/>
        </w:rPr>
        <w:fldChar w:fldCharType="end"/>
      </w:r>
    </w:p>
    <w:sectPr w:rsidR="009B59EA" w:rsidRPr="00747FB9" w:rsidSect="002E1E61">
      <w:footerReference w:type="default" r:id="rId35"/>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8951B8" w14:textId="77777777" w:rsidR="004E123A" w:rsidRDefault="004E123A" w:rsidP="00BB6BC3">
      <w:pPr>
        <w:spacing w:after="0" w:line="240" w:lineRule="auto"/>
      </w:pPr>
      <w:r>
        <w:separator/>
      </w:r>
    </w:p>
  </w:endnote>
  <w:endnote w:type="continuationSeparator" w:id="0">
    <w:p w14:paraId="07DFF932" w14:textId="77777777" w:rsidR="004E123A" w:rsidRDefault="004E123A" w:rsidP="00BB6BC3">
      <w:pPr>
        <w:spacing w:after="0" w:line="240" w:lineRule="auto"/>
      </w:pPr>
      <w:r>
        <w:continuationSeparator/>
      </w:r>
    </w:p>
  </w:endnote>
  <w:endnote w:type="continuationNotice" w:id="1">
    <w:p w14:paraId="3ED5D141" w14:textId="77777777" w:rsidR="004E123A" w:rsidRDefault="004E12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EF7C4" w14:textId="77777777" w:rsidR="00020155" w:rsidRDefault="00020155" w:rsidP="003C657A">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0" distR="0" simplePos="0" relativeHeight="251672580" behindDoc="0" locked="0" layoutInCell="1" allowOverlap="1" wp14:anchorId="5615FE84" wp14:editId="24D1FB33">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2006714139"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B75AD36" w14:textId="77777777"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15FE84" id="Rectangle 45" o:spid="_x0000_s1035" style="position:absolute;margin-left:-14pt;margin-top:7.05pt;width:34.3pt;height:28pt;z-index:251672580;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" fillcolor="black [3213]" strokecolor="black [3213]" strokeweight="3pt">
              <v:stroke joinstyle="miter"/>
              <v:textbox>
                <w:txbxContent>
                  <w:p w14:paraId="3B75AD36" w14:textId="77777777"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Pr="00084AEB">
                      <w:rPr>
                        <w:color w:val="FFFFFF" w:themeColor="background1"/>
                        <w:sz w:val="28"/>
                        <w:szCs w:val="28"/>
                        <w14:textOutline w14:w="9525" w14:cap="rnd" w14:cmpd="sng" w14:algn="ctr">
                          <w14:noFill/>
                          <w14:prstDash w14:val="solid"/>
                          <w14:bevel/>
                        </w14:textOutline>
                      </w:rPr>
                      <w:t>2</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eastAsia="fr-FR"/>
      </w:rPr>
      <mc:AlternateContent>
        <mc:Choice Requires="wps">
          <w:drawing>
            <wp:anchor distT="0" distB="0" distL="114300" distR="114300" simplePos="0" relativeHeight="251671556" behindDoc="0" locked="0" layoutInCell="1" allowOverlap="1" wp14:anchorId="269EA6ED" wp14:editId="2F768BF2">
              <wp:simplePos x="0" y="0"/>
              <wp:positionH relativeFrom="margin">
                <wp:align>center</wp:align>
              </wp:positionH>
              <wp:positionV relativeFrom="paragraph">
                <wp:posOffset>69941</wp:posOffset>
              </wp:positionV>
              <wp:extent cx="5834561" cy="14515"/>
              <wp:effectExtent l="0" t="0" r="33020" b="24130"/>
              <wp:wrapNone/>
              <wp:docPr id="536218556"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515E2" id="Connecteur droit 15" o:spid="_x0000_s1026" style="position:absolute;z-index:2516715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" strokecolor="black [3213]" strokeweight="1.5pt">
              <v:stroke joinstyle="miter"/>
              <w10:wrap anchorx="margin"/>
            </v:line>
          </w:pict>
        </mc:Fallback>
      </mc:AlternateContent>
    </w:r>
  </w:p>
  <w:p w14:paraId="16F41EE7" w14:textId="77777777" w:rsidR="00020155" w:rsidRPr="005C568A" w:rsidRDefault="00020155" w:rsidP="000C541F">
    <w:pPr>
      <w:pStyle w:val="Pieddepage"/>
      <w:jc w:val="center"/>
      <w:rPr>
        <w:rFonts w:ascii="Times New Roman" w:hAnsi="Times New Roman" w:cs="Times New Roman"/>
        <w:i/>
        <w:iCs/>
        <w:color w:val="000000" w:themeColor="text1"/>
      </w:rPr>
    </w:pPr>
    <w:r w:rsidRPr="005C568A">
      <w:rPr>
        <w:rFonts w:ascii="Times New Roman" w:hAnsi="Times New Roman" w:cs="Times New Roman"/>
        <w:i/>
        <w:iCs/>
        <w:color w:val="000000" w:themeColor="text1"/>
        <w:sz w:val="24"/>
        <w:szCs w:val="24"/>
      </w:rPr>
      <w:t>Besilia AHOMAGNON   &amp;   Léa AKOSSETAN</w:t>
    </w:r>
    <w:r w:rsidRPr="005C568A">
      <w:rPr>
        <w:rFonts w:ascii="Times New Roman" w:hAnsi="Times New Roman" w:cs="Times New Roman"/>
        <w:i/>
        <w:iCs/>
        <w:color w:val="000000" w:themeColor="text1"/>
      </w:rPr>
      <w:tab/>
      <w:t xml:space="preserve">                              </w:t>
    </w:r>
    <w:r w:rsidRPr="000D5C74">
      <w:rPr>
        <w:rFonts w:ascii="Times New Roman" w:hAnsi="Times New Roman" w:cs="Times New Roman"/>
        <w:i/>
        <w:iCs/>
        <w:color w:val="000000" w:themeColor="text1"/>
        <w:sz w:val="24"/>
        <w:szCs w:val="24"/>
      </w:rPr>
      <w:t>Juin 2025</w:t>
    </w:r>
  </w:p>
  <w:p w14:paraId="2E5251C5" w14:textId="77777777" w:rsidR="00020155" w:rsidRDefault="00020155">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75A700" w14:textId="38DAD439" w:rsidR="00020155" w:rsidRDefault="00020155" w:rsidP="003C657A">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0" distR="0" simplePos="0" relativeHeight="251658244" behindDoc="0" locked="0" layoutInCell="1" allowOverlap="1" wp14:anchorId="4E916CDA" wp14:editId="263997A3">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1142121452"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2EC4DDA" w14:textId="0A61C347"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5F619F">
                            <w:rPr>
                              <w:noProof/>
                              <w:color w:val="FFFFFF" w:themeColor="background1"/>
                              <w:sz w:val="28"/>
                              <w:szCs w:val="28"/>
                              <w14:textOutline w14:w="9525" w14:cap="rnd" w14:cmpd="sng" w14:algn="ctr">
                                <w14:noFill/>
                                <w14:prstDash w14:val="solid"/>
                                <w14:bevel/>
                              </w14:textOutline>
                            </w:rPr>
                            <w:t>5</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16CDA" id="_x0000_s1036" style="position:absolute;margin-left:-14pt;margin-top:7.05pt;width:34.3pt;height:28pt;z-index:25165824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" fillcolor="black [3213]" strokecolor="black [3213]" strokeweight="3pt">
              <v:stroke joinstyle="miter"/>
              <v:textbox>
                <w:txbxContent>
                  <w:p w14:paraId="22EC4DDA" w14:textId="0A61C347" w:rsidR="00020155" w:rsidRPr="00F741F3" w:rsidRDefault="00020155" w:rsidP="003C657A">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5F619F">
                      <w:rPr>
                        <w:noProof/>
                        <w:color w:val="FFFFFF" w:themeColor="background1"/>
                        <w:sz w:val="28"/>
                        <w:szCs w:val="28"/>
                        <w14:textOutline w14:w="9525" w14:cap="rnd" w14:cmpd="sng" w14:algn="ctr">
                          <w14:noFill/>
                          <w14:prstDash w14:val="solid"/>
                          <w14:bevel/>
                        </w14:textOutline>
                      </w:rPr>
                      <w:t>5</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eastAsia="fr-FR"/>
      </w:rPr>
      <mc:AlternateContent>
        <mc:Choice Requires="wps">
          <w:drawing>
            <wp:anchor distT="0" distB="0" distL="114300" distR="114300" simplePos="0" relativeHeight="251658243" behindDoc="0" locked="0" layoutInCell="1" allowOverlap="1" wp14:anchorId="33A409E3" wp14:editId="7CBC63BC">
              <wp:simplePos x="0" y="0"/>
              <wp:positionH relativeFrom="margin">
                <wp:align>center</wp:align>
              </wp:positionH>
              <wp:positionV relativeFrom="paragraph">
                <wp:posOffset>69941</wp:posOffset>
              </wp:positionV>
              <wp:extent cx="5834561" cy="14515"/>
              <wp:effectExtent l="0" t="0" r="33020" b="24130"/>
              <wp:wrapNone/>
              <wp:docPr id="455648990"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97CB5" id="Connecteur droit 15" o:spid="_x0000_s1026" style="position:absolute;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" strokecolor="black [3213]" strokeweight="1.5pt">
              <v:stroke joinstyle="miter"/>
              <w10:wrap anchorx="margin"/>
            </v:line>
          </w:pict>
        </mc:Fallback>
      </mc:AlternateContent>
    </w:r>
  </w:p>
  <w:p w14:paraId="0DF964FE" w14:textId="7AB2CFCD" w:rsidR="00020155" w:rsidRPr="005C568A" w:rsidRDefault="00020155" w:rsidP="000C541F">
    <w:pPr>
      <w:pStyle w:val="Pieddepage"/>
      <w:jc w:val="center"/>
      <w:rPr>
        <w:rFonts w:ascii="Times New Roman" w:hAnsi="Times New Roman" w:cs="Times New Roman"/>
        <w:i/>
        <w:iCs/>
        <w:color w:val="000000" w:themeColor="text1"/>
      </w:rPr>
    </w:pPr>
    <w:r w:rsidRPr="005C568A">
      <w:rPr>
        <w:rFonts w:ascii="Times New Roman" w:hAnsi="Times New Roman" w:cs="Times New Roman"/>
        <w:i/>
        <w:iCs/>
        <w:color w:val="000000" w:themeColor="text1"/>
        <w:sz w:val="24"/>
        <w:szCs w:val="24"/>
      </w:rPr>
      <w:t>Besilia AHOMAGNON   &amp;   Léa AKOSSETAN</w:t>
    </w:r>
    <w:r w:rsidRPr="005C568A">
      <w:rPr>
        <w:rFonts w:ascii="Times New Roman" w:hAnsi="Times New Roman" w:cs="Times New Roman"/>
        <w:i/>
        <w:iCs/>
        <w:color w:val="000000" w:themeColor="text1"/>
      </w:rPr>
      <w:tab/>
      <w:t xml:space="preserve">                              </w:t>
    </w:r>
    <w:r w:rsidRPr="000D5C74">
      <w:rPr>
        <w:rFonts w:ascii="Times New Roman" w:hAnsi="Times New Roman" w:cs="Times New Roman"/>
        <w:i/>
        <w:iCs/>
        <w:color w:val="000000" w:themeColor="text1"/>
        <w:sz w:val="24"/>
        <w:szCs w:val="24"/>
      </w:rPr>
      <w:t>Juin 2025</w:t>
    </w:r>
  </w:p>
  <w:p w14:paraId="672B9C78" w14:textId="6EE67D6B" w:rsidR="00020155" w:rsidRDefault="00020155">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D1A88" w14:textId="77777777" w:rsidR="00020155" w:rsidRDefault="00020155" w:rsidP="00FE3F5B">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0" distR="0" simplePos="0" relativeHeight="251668484" behindDoc="0" locked="0" layoutInCell="1" allowOverlap="1" wp14:anchorId="173A40CF" wp14:editId="30D4F5D4">
              <wp:simplePos x="0" y="0"/>
              <wp:positionH relativeFrom="rightMargin">
                <wp:posOffset>-177585</wp:posOffset>
              </wp:positionH>
              <wp:positionV relativeFrom="bottomMargin">
                <wp:posOffset>89310</wp:posOffset>
              </wp:positionV>
              <wp:extent cx="435610" cy="355600"/>
              <wp:effectExtent l="76200" t="76200" r="59690" b="63500"/>
              <wp:wrapSquare wrapText="bothSides"/>
              <wp:docPr id="1753990758"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B243F4C" w14:textId="723AD181" w:rsidR="00020155" w:rsidRPr="00F741F3" w:rsidRDefault="00020155" w:rsidP="00FE3F5B">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5F619F">
                            <w:rPr>
                              <w:noProof/>
                              <w:color w:val="FFFFFF" w:themeColor="background1"/>
                              <w:sz w:val="28"/>
                              <w:szCs w:val="28"/>
                              <w14:textOutline w14:w="9525" w14:cap="rnd" w14:cmpd="sng" w14:algn="ctr">
                                <w14:noFill/>
                                <w14:prstDash w14:val="solid"/>
                                <w14:bevel/>
                              </w14:textOutline>
                            </w:rPr>
                            <w:t>6</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3A40CF" id="_x0000_s1037" style="position:absolute;margin-left:-14pt;margin-top:7.05pt;width:34.3pt;height:28pt;z-index:25166848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" fillcolor="black [3213]" strokecolor="black [3213]" strokeweight="3pt">
              <v:stroke joinstyle="miter"/>
              <v:textbox>
                <w:txbxContent>
                  <w:p w14:paraId="5B243F4C" w14:textId="723AD181" w:rsidR="00020155" w:rsidRPr="00F741F3" w:rsidRDefault="00020155" w:rsidP="00FE3F5B">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5F619F">
                      <w:rPr>
                        <w:noProof/>
                        <w:color w:val="FFFFFF" w:themeColor="background1"/>
                        <w:sz w:val="28"/>
                        <w:szCs w:val="28"/>
                        <w14:textOutline w14:w="9525" w14:cap="rnd" w14:cmpd="sng" w14:algn="ctr">
                          <w14:noFill/>
                          <w14:prstDash w14:val="solid"/>
                          <w14:bevel/>
                        </w14:textOutline>
                      </w:rPr>
                      <w:t>6</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r w:rsidRPr="00456F8E">
      <w:rPr>
        <w:i/>
        <w:iCs/>
        <w:noProof/>
        <w:color w:val="2E74B5" w:themeColor="accent5" w:themeShade="BF"/>
        <w:sz w:val="24"/>
        <w:szCs w:val="24"/>
        <w:lang w:eastAsia="fr-FR"/>
      </w:rPr>
      <mc:AlternateContent>
        <mc:Choice Requires="wps">
          <w:drawing>
            <wp:anchor distT="0" distB="0" distL="114300" distR="114300" simplePos="0" relativeHeight="251667460" behindDoc="0" locked="0" layoutInCell="1" allowOverlap="1" wp14:anchorId="74E79B6E" wp14:editId="7442CDDC">
              <wp:simplePos x="0" y="0"/>
              <wp:positionH relativeFrom="margin">
                <wp:align>center</wp:align>
              </wp:positionH>
              <wp:positionV relativeFrom="paragraph">
                <wp:posOffset>69941</wp:posOffset>
              </wp:positionV>
              <wp:extent cx="5834561" cy="14515"/>
              <wp:effectExtent l="0" t="0" r="33020" b="24130"/>
              <wp:wrapNone/>
              <wp:docPr id="1096387490"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B0AC2" id="Connecteur droit 15" o:spid="_x0000_s1026" style="position:absolute;z-index:2516674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5pt" to="459.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" strokecolor="black [3213]" strokeweight="1.5pt">
              <v:stroke joinstyle="miter"/>
              <w10:wrap anchorx="margin"/>
            </v:line>
          </w:pict>
        </mc:Fallback>
      </mc:AlternateContent>
    </w:r>
  </w:p>
  <w:p w14:paraId="5E0F97AA" w14:textId="77777777" w:rsidR="00020155" w:rsidRPr="005C568A" w:rsidRDefault="00020155" w:rsidP="00FE3F5B">
    <w:pPr>
      <w:pStyle w:val="Pieddepage"/>
      <w:jc w:val="center"/>
      <w:rPr>
        <w:rFonts w:ascii="Times New Roman" w:hAnsi="Times New Roman" w:cs="Times New Roman"/>
        <w:i/>
        <w:iCs/>
        <w:color w:val="000000" w:themeColor="text1"/>
      </w:rPr>
    </w:pPr>
    <w:r w:rsidRPr="005C568A">
      <w:rPr>
        <w:rFonts w:ascii="Times New Roman" w:hAnsi="Times New Roman" w:cs="Times New Roman"/>
        <w:i/>
        <w:iCs/>
        <w:color w:val="000000" w:themeColor="text1"/>
        <w:sz w:val="24"/>
        <w:szCs w:val="24"/>
      </w:rPr>
      <w:t>Besilia AHOMAGNON   &amp;   Léa AKOSSETAN</w:t>
    </w:r>
    <w:r w:rsidRPr="005C568A">
      <w:rPr>
        <w:rFonts w:ascii="Times New Roman" w:hAnsi="Times New Roman" w:cs="Times New Roman"/>
        <w:i/>
        <w:iCs/>
        <w:color w:val="000000" w:themeColor="text1"/>
      </w:rPr>
      <w:tab/>
      <w:t xml:space="preserve">                              </w:t>
    </w:r>
    <w:r w:rsidRPr="000D5C74">
      <w:rPr>
        <w:rFonts w:ascii="Times New Roman" w:hAnsi="Times New Roman" w:cs="Times New Roman"/>
        <w:i/>
        <w:iCs/>
        <w:color w:val="000000" w:themeColor="text1"/>
        <w:sz w:val="24"/>
        <w:szCs w:val="24"/>
      </w:rPr>
      <w:t>Juin 2025</w:t>
    </w:r>
  </w:p>
  <w:p w14:paraId="3C5AF851" w14:textId="77777777" w:rsidR="00020155" w:rsidRPr="00FE3F5B" w:rsidRDefault="00020155">
    <w:pPr>
      <w:pStyle w:val="Pieddepage"/>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2CC4" w14:textId="1A8346EB" w:rsidR="00020155" w:rsidRDefault="00020155" w:rsidP="00CA483C">
    <w:pPr>
      <w:pStyle w:val="Pieddepage"/>
      <w:rPr>
        <w:i/>
        <w:iCs/>
        <w:color w:val="2E74B5" w:themeColor="accent5" w:themeShade="BF"/>
        <w:sz w:val="24"/>
        <w:szCs w:val="24"/>
      </w:rPr>
    </w:pPr>
    <w:r w:rsidRPr="00456F8E">
      <w:rPr>
        <w:i/>
        <w:iCs/>
        <w:noProof/>
        <w:color w:val="2E74B5" w:themeColor="accent5" w:themeShade="BF"/>
        <w:sz w:val="24"/>
        <w:szCs w:val="24"/>
        <w:lang w:eastAsia="fr-FR"/>
      </w:rPr>
      <mc:AlternateContent>
        <mc:Choice Requires="wps">
          <w:drawing>
            <wp:anchor distT="0" distB="0" distL="114300" distR="114300" simplePos="0" relativeHeight="251663364" behindDoc="0" locked="0" layoutInCell="1" allowOverlap="1" wp14:anchorId="3E42DB16" wp14:editId="23A222C7">
              <wp:simplePos x="0" y="0"/>
              <wp:positionH relativeFrom="margin">
                <wp:align>center</wp:align>
              </wp:positionH>
              <wp:positionV relativeFrom="paragraph">
                <wp:posOffset>212970</wp:posOffset>
              </wp:positionV>
              <wp:extent cx="5834561" cy="14515"/>
              <wp:effectExtent l="0" t="0" r="33020" b="24130"/>
              <wp:wrapNone/>
              <wp:docPr id="885570015" name="Connecteur droit 15"/>
              <wp:cNvGraphicFramePr/>
              <a:graphic xmlns:a="http://schemas.openxmlformats.org/drawingml/2006/main">
                <a:graphicData uri="http://schemas.microsoft.com/office/word/2010/wordprocessingShape">
                  <wps:wsp>
                    <wps:cNvCnPr/>
                    <wps:spPr>
                      <a:xfrm>
                        <a:off x="0" y="0"/>
                        <a:ext cx="5834561" cy="145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2A71BF" id="Connecteur droit 15" o:spid="_x0000_s1026" style="position:absolute;z-index:2516633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6.75pt" to="459.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" strokecolor="black [3213]" strokeweight="1.5pt">
              <v:stroke joinstyle="miter"/>
              <w10:wrap anchorx="margin"/>
            </v:line>
          </w:pict>
        </mc:Fallback>
      </mc:AlternateContent>
    </w:r>
    <w:r>
      <w:rPr>
        <w:i/>
        <w:iCs/>
        <w:color w:val="2E74B5" w:themeColor="accent5" w:themeShade="BF"/>
        <w:sz w:val="24"/>
        <w:szCs w:val="24"/>
      </w:rPr>
      <w:tab/>
    </w:r>
  </w:p>
  <w:p w14:paraId="19177744" w14:textId="39445B8C" w:rsidR="00020155" w:rsidRDefault="00020155" w:rsidP="00CA483C">
    <w:pPr>
      <w:pStyle w:val="Pieddepage"/>
    </w:pPr>
    <w:r w:rsidRPr="00456F8E">
      <w:rPr>
        <w:i/>
        <w:iCs/>
        <w:noProof/>
        <w:color w:val="2E74B5" w:themeColor="accent5" w:themeShade="BF"/>
        <w:sz w:val="24"/>
        <w:szCs w:val="24"/>
        <w:lang w:eastAsia="fr-FR"/>
      </w:rPr>
      <mc:AlternateContent>
        <mc:Choice Requires="wps">
          <w:drawing>
            <wp:anchor distT="0" distB="0" distL="0" distR="0" simplePos="0" relativeHeight="251665412" behindDoc="0" locked="0" layoutInCell="1" allowOverlap="1" wp14:anchorId="2B1FFFAD" wp14:editId="5B627C68">
              <wp:simplePos x="0" y="0"/>
              <wp:positionH relativeFrom="rightMargin">
                <wp:posOffset>-279400</wp:posOffset>
              </wp:positionH>
              <wp:positionV relativeFrom="bottomMargin">
                <wp:posOffset>237060</wp:posOffset>
              </wp:positionV>
              <wp:extent cx="435610" cy="355600"/>
              <wp:effectExtent l="76200" t="76200" r="59690" b="63500"/>
              <wp:wrapSquare wrapText="bothSides"/>
              <wp:docPr id="886249003" name="Rectangle 45"/>
              <wp:cNvGraphicFramePr/>
              <a:graphic xmlns:a="http://schemas.openxmlformats.org/drawingml/2006/main">
                <a:graphicData uri="http://schemas.microsoft.com/office/word/2010/wordprocessingShape">
                  <wps:wsp>
                    <wps:cNvSpPr/>
                    <wps:spPr>
                      <a:xfrm>
                        <a:off x="0" y="0"/>
                        <a:ext cx="435610" cy="355600"/>
                      </a:xfrm>
                      <a:prstGeom prst="roundRect">
                        <a:avLst/>
                      </a:prstGeom>
                      <a:solidFill>
                        <a:schemeClr val="tx1"/>
                      </a:solidFill>
                      <a:ln w="38100">
                        <a:solidFill>
                          <a:schemeClr val="tx1"/>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85E7B95" w14:textId="6DEABFF0" w:rsidR="00020155" w:rsidRPr="00F741F3" w:rsidRDefault="00020155" w:rsidP="001D067F">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5F619F">
                            <w:rPr>
                              <w:noProof/>
                              <w:color w:val="FFFFFF" w:themeColor="background1"/>
                              <w:sz w:val="28"/>
                              <w:szCs w:val="28"/>
                              <w14:textOutline w14:w="9525" w14:cap="rnd" w14:cmpd="sng" w14:algn="ctr">
                                <w14:noFill/>
                                <w14:prstDash w14:val="solid"/>
                                <w14:bevel/>
                              </w14:textOutline>
                            </w:rPr>
                            <w:t>52</w:t>
                          </w:r>
                          <w:r w:rsidRPr="00084AEB">
                            <w:rPr>
                              <w:color w:val="FFFFFF" w:themeColor="background1"/>
                              <w:sz w:val="28"/>
                              <w:szCs w:val="28"/>
                              <w14:textOutline w14:w="9525" w14:cap="rnd" w14:cmpd="sng" w14:algn="ctr">
                                <w14:no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1FFFAD" id="_x0000_s1038" style="position:absolute;margin-left:-22pt;margin-top:18.65pt;width:34.3pt;height:28pt;z-index:2516654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" fillcolor="black [3213]" strokecolor="black [3213]" strokeweight="3pt">
              <v:stroke joinstyle="miter"/>
              <v:textbox>
                <w:txbxContent>
                  <w:p w14:paraId="685E7B95" w14:textId="6DEABFF0" w:rsidR="00020155" w:rsidRPr="00F741F3" w:rsidRDefault="00020155" w:rsidP="001D067F">
                    <w:pPr>
                      <w:jc w:val="center"/>
                      <w:rPr>
                        <w:color w:val="FFFFFF" w:themeColor="background1"/>
                        <w:sz w:val="28"/>
                        <w:szCs w:val="28"/>
                        <w14:textOutline w14:w="9525" w14:cap="rnd" w14:cmpd="sng" w14:algn="ctr">
                          <w14:noFill/>
                          <w14:prstDash w14:val="solid"/>
                          <w14:bevel/>
                        </w14:textOutline>
                      </w:rPr>
                    </w:pPr>
                    <w:r w:rsidRPr="00084AEB">
                      <w:rPr>
                        <w:color w:val="FFFFFF" w:themeColor="background1"/>
                        <w:sz w:val="28"/>
                        <w:szCs w:val="28"/>
                        <w14:textOutline w14:w="9525" w14:cap="rnd" w14:cmpd="sng" w14:algn="ctr">
                          <w14:noFill/>
                          <w14:prstDash w14:val="solid"/>
                          <w14:bevel/>
                        </w14:textOutline>
                      </w:rPr>
                      <w:fldChar w:fldCharType="begin"/>
                    </w:r>
                    <w:r w:rsidRPr="00084AEB">
                      <w:rPr>
                        <w:color w:val="FFFFFF" w:themeColor="background1"/>
                        <w:sz w:val="28"/>
                        <w:szCs w:val="28"/>
                        <w14:textOutline w14:w="9525" w14:cap="rnd" w14:cmpd="sng" w14:algn="ctr">
                          <w14:noFill/>
                          <w14:prstDash w14:val="solid"/>
                          <w14:bevel/>
                        </w14:textOutline>
                      </w:rPr>
                      <w:instrText>PAGE   \* MERGEFORMAT</w:instrText>
                    </w:r>
                    <w:r w:rsidRPr="00084AEB">
                      <w:rPr>
                        <w:color w:val="FFFFFF" w:themeColor="background1"/>
                        <w:sz w:val="28"/>
                        <w:szCs w:val="28"/>
                        <w14:textOutline w14:w="9525" w14:cap="rnd" w14:cmpd="sng" w14:algn="ctr">
                          <w14:noFill/>
                          <w14:prstDash w14:val="solid"/>
                          <w14:bevel/>
                        </w14:textOutline>
                      </w:rPr>
                      <w:fldChar w:fldCharType="separate"/>
                    </w:r>
                    <w:r w:rsidR="005F619F">
                      <w:rPr>
                        <w:noProof/>
                        <w:color w:val="FFFFFF" w:themeColor="background1"/>
                        <w:sz w:val="28"/>
                        <w:szCs w:val="28"/>
                        <w14:textOutline w14:w="9525" w14:cap="rnd" w14:cmpd="sng" w14:algn="ctr">
                          <w14:noFill/>
                          <w14:prstDash w14:val="solid"/>
                          <w14:bevel/>
                        </w14:textOutline>
                      </w:rPr>
                      <w:t>52</w:t>
                    </w:r>
                    <w:r w:rsidRPr="00084AEB">
                      <w:rPr>
                        <w:color w:val="FFFFFF" w:themeColor="background1"/>
                        <w:sz w:val="28"/>
                        <w:szCs w:val="28"/>
                        <w14:textOutline w14:w="9525" w14:cap="rnd" w14:cmpd="sng" w14:algn="ctr">
                          <w14:noFill/>
                          <w14:prstDash w14:val="solid"/>
                          <w14:bevel/>
                        </w14:textOutline>
                      </w:rPr>
                      <w:fldChar w:fldCharType="end"/>
                    </w:r>
                  </w:p>
                </w:txbxContent>
              </v:textbox>
              <w10:wrap type="square" anchorx="margin" anchory="margin"/>
            </v:roundrect>
          </w:pict>
        </mc:Fallback>
      </mc:AlternateContent>
    </w:r>
  </w:p>
  <w:p w14:paraId="64C779BA" w14:textId="0D8D8E98" w:rsidR="00020155" w:rsidRPr="00AB3888" w:rsidRDefault="00020155">
    <w:pPr>
      <w:pStyle w:val="Pieddepage"/>
      <w:rPr>
        <w:rFonts w:ascii="Times New Roman" w:hAnsi="Times New Roman" w:cs="Times New Roman"/>
        <w:i/>
        <w:iCs/>
        <w:color w:val="000000" w:themeColor="text1"/>
        <w:sz w:val="24"/>
        <w:szCs w:val="24"/>
      </w:rPr>
    </w:pPr>
    <w:r w:rsidRPr="00AB3888">
      <w:rPr>
        <w:rFonts w:ascii="Times New Roman" w:hAnsi="Times New Roman" w:cs="Times New Roman"/>
        <w:i/>
        <w:iCs/>
        <w:color w:val="000000" w:themeColor="text1"/>
        <w:sz w:val="24"/>
        <w:szCs w:val="24"/>
      </w:rPr>
      <w:t>Besilia AHOMAGNON      &amp;    Léa AKOSSETAN                           Juin 2025</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7733AB" w14:textId="77777777" w:rsidR="004E123A" w:rsidRDefault="004E123A" w:rsidP="00BB6BC3">
      <w:pPr>
        <w:spacing w:after="0" w:line="240" w:lineRule="auto"/>
      </w:pPr>
      <w:r>
        <w:separator/>
      </w:r>
    </w:p>
  </w:footnote>
  <w:footnote w:type="continuationSeparator" w:id="0">
    <w:p w14:paraId="1DD252EC" w14:textId="77777777" w:rsidR="004E123A" w:rsidRDefault="004E123A" w:rsidP="00BB6BC3">
      <w:pPr>
        <w:spacing w:after="0" w:line="240" w:lineRule="auto"/>
      </w:pPr>
      <w:r>
        <w:continuationSeparator/>
      </w:r>
    </w:p>
  </w:footnote>
  <w:footnote w:type="continuationNotice" w:id="1">
    <w:p w14:paraId="01102681" w14:textId="77777777" w:rsidR="004E123A" w:rsidRDefault="004E123A">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39F3" w14:textId="77777777" w:rsidR="00020155" w:rsidRPr="00486C2E" w:rsidRDefault="00020155" w:rsidP="000A7D9F">
    <w:pPr>
      <w:pStyle w:val="En-tte"/>
      <w:jc w:val="center"/>
      <w:rPr>
        <w:rFonts w:ascii="Times New Roman" w:hAnsi="Times New Roman" w:cs="Times New Roman"/>
        <w:i/>
        <w:iCs/>
        <w:color w:val="000000" w:themeColor="text1"/>
        <w:sz w:val="20"/>
        <w:szCs w:val="20"/>
      </w:rPr>
    </w:pPr>
    <w:r w:rsidRPr="00486C2E">
      <w:rPr>
        <w:rFonts w:ascii="Times New Roman" w:hAnsi="Times New Roman" w:cs="Times New Roman"/>
        <w:i/>
        <w:iCs/>
        <w:color w:val="000000" w:themeColor="text1"/>
        <w:sz w:val="20"/>
        <w:szCs w:val="20"/>
      </w:rPr>
      <w:t>Système de Gestion des Equipements de Protection Individuelle (EPI) au Port Autonome de Cotonou (PAC)</w:t>
    </w:r>
  </w:p>
  <w:p w14:paraId="713E0135" w14:textId="77777777" w:rsidR="00020155" w:rsidRPr="00F55987" w:rsidRDefault="00020155" w:rsidP="000A7D9F">
    <w:pPr>
      <w:pStyle w:val="En-tte"/>
      <w:jc w:val="center"/>
      <w:rPr>
        <w:rFonts w:ascii="Times New Roman" w:hAnsi="Times New Roman" w:cs="Times New Roman"/>
        <w:i/>
        <w:iCs/>
        <w:color w:val="000000" w:themeColor="text1"/>
        <w:sz w:val="32"/>
        <w:szCs w:val="32"/>
      </w:rPr>
    </w:pPr>
    <w:r w:rsidRPr="00F55987">
      <w:rPr>
        <w:rFonts w:ascii="Times New Roman" w:hAnsi="Times New Roman" w:cs="Times New Roman"/>
        <w:i/>
        <w:iCs/>
        <w:noProof/>
        <w:color w:val="000000" w:themeColor="text1"/>
        <w:sz w:val="24"/>
        <w:szCs w:val="24"/>
        <w:lang w:eastAsia="fr-FR"/>
      </w:rPr>
      <mc:AlternateContent>
        <mc:Choice Requires="wps">
          <w:drawing>
            <wp:anchor distT="0" distB="0" distL="114300" distR="114300" simplePos="0" relativeHeight="251670532" behindDoc="0" locked="0" layoutInCell="1" allowOverlap="1" wp14:anchorId="6B58ABB9" wp14:editId="43C0CA19">
              <wp:simplePos x="0" y="0"/>
              <wp:positionH relativeFrom="margin">
                <wp:align>left</wp:align>
              </wp:positionH>
              <wp:positionV relativeFrom="paragraph">
                <wp:posOffset>82822</wp:posOffset>
              </wp:positionV>
              <wp:extent cx="5743121" cy="10160"/>
              <wp:effectExtent l="0" t="0" r="29210" b="27940"/>
              <wp:wrapNone/>
              <wp:docPr id="335692865" name="Connecteur droit 11"/>
              <wp:cNvGraphicFramePr/>
              <a:graphic xmlns:a="http://schemas.openxmlformats.org/drawingml/2006/main">
                <a:graphicData uri="http://schemas.microsoft.com/office/word/2010/wordprocessingShape">
                  <wps:wsp>
                    <wps:cNvCnPr/>
                    <wps:spPr>
                      <a:xfrm>
                        <a:off x="0" y="0"/>
                        <a:ext cx="5743121" cy="10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6A847" id="Connecteur droit 11" o:spid="_x0000_s1026" style="position:absolute;z-index:2516705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" strokecolor="black [3213]" strokeweight="1.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435B0" w14:textId="77777777" w:rsidR="00020155" w:rsidRPr="00224977" w:rsidRDefault="00020155" w:rsidP="00ED570D">
    <w:pPr>
      <w:pStyle w:val="En-tte"/>
      <w:jc w:val="center"/>
      <w:rPr>
        <w:rFonts w:ascii="Times New Roman" w:hAnsi="Times New Roman" w:cs="Times New Roman"/>
        <w:i/>
        <w:iCs/>
        <w:color w:val="2E74B5" w:themeColor="accent5" w:themeShade="BF"/>
        <w:sz w:val="26"/>
        <w:szCs w:val="26"/>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489F1" w14:textId="75E8B6B0" w:rsidR="00020155" w:rsidRPr="00486C2E" w:rsidRDefault="00020155" w:rsidP="000A7D9F">
    <w:pPr>
      <w:pStyle w:val="En-tte"/>
      <w:jc w:val="center"/>
      <w:rPr>
        <w:rFonts w:ascii="Times New Roman" w:hAnsi="Times New Roman" w:cs="Times New Roman"/>
        <w:i/>
        <w:iCs/>
        <w:color w:val="000000" w:themeColor="text1"/>
        <w:sz w:val="20"/>
        <w:szCs w:val="20"/>
      </w:rPr>
    </w:pPr>
    <w:r w:rsidRPr="00486C2E">
      <w:rPr>
        <w:rFonts w:ascii="Times New Roman" w:hAnsi="Times New Roman" w:cs="Times New Roman"/>
        <w:i/>
        <w:iCs/>
        <w:color w:val="000000" w:themeColor="text1"/>
        <w:sz w:val="20"/>
        <w:szCs w:val="20"/>
      </w:rPr>
      <w:t>Système de Gestion des Equipements de Protection Individuelle (EPI) au Port Autonome de Cotonou (PAC)</w:t>
    </w:r>
  </w:p>
  <w:p w14:paraId="24C86DDD" w14:textId="5B6862D5" w:rsidR="00020155" w:rsidRPr="00F55987" w:rsidRDefault="00020155" w:rsidP="000A7D9F">
    <w:pPr>
      <w:pStyle w:val="En-tte"/>
      <w:jc w:val="center"/>
      <w:rPr>
        <w:rFonts w:ascii="Times New Roman" w:hAnsi="Times New Roman" w:cs="Times New Roman"/>
        <w:i/>
        <w:iCs/>
        <w:color w:val="000000" w:themeColor="text1"/>
        <w:sz w:val="32"/>
        <w:szCs w:val="32"/>
      </w:rPr>
    </w:pPr>
    <w:r w:rsidRPr="00F55987">
      <w:rPr>
        <w:rFonts w:ascii="Times New Roman" w:hAnsi="Times New Roman" w:cs="Times New Roman"/>
        <w:i/>
        <w:iCs/>
        <w:noProof/>
        <w:color w:val="000000" w:themeColor="text1"/>
        <w:sz w:val="24"/>
        <w:szCs w:val="24"/>
        <w:lang w:eastAsia="fr-FR"/>
      </w:rPr>
      <mc:AlternateContent>
        <mc:Choice Requires="wps">
          <w:drawing>
            <wp:anchor distT="0" distB="0" distL="114300" distR="114300" simplePos="0" relativeHeight="251658240" behindDoc="0" locked="0" layoutInCell="1" allowOverlap="1" wp14:anchorId="0F534907" wp14:editId="2B4B2016">
              <wp:simplePos x="0" y="0"/>
              <wp:positionH relativeFrom="margin">
                <wp:align>left</wp:align>
              </wp:positionH>
              <wp:positionV relativeFrom="paragraph">
                <wp:posOffset>82822</wp:posOffset>
              </wp:positionV>
              <wp:extent cx="5743121" cy="10160"/>
              <wp:effectExtent l="0" t="0" r="29210" b="27940"/>
              <wp:wrapNone/>
              <wp:docPr id="1772008636" name="Connecteur droit 11"/>
              <wp:cNvGraphicFramePr/>
              <a:graphic xmlns:a="http://schemas.openxmlformats.org/drawingml/2006/main">
                <a:graphicData uri="http://schemas.microsoft.com/office/word/2010/wordprocessingShape">
                  <wps:wsp>
                    <wps:cNvCnPr/>
                    <wps:spPr>
                      <a:xfrm>
                        <a:off x="0" y="0"/>
                        <a:ext cx="5743121" cy="101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2F5F5" id="Connecteur droit 11" o:spid="_x0000_s1026" style="position:absolute;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5pt" to="452.2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" strokecolor="black [3213]" strokeweight="1.5pt">
              <v:stroke joinstyle="miter"/>
              <w10:wrap anchorx="margin"/>
            </v:lin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EEB99" w14:textId="4AA0B406" w:rsidR="00020155" w:rsidRPr="00224977" w:rsidRDefault="00020155" w:rsidP="00ED570D">
    <w:pPr>
      <w:pStyle w:val="En-tte"/>
      <w:jc w:val="center"/>
      <w:rPr>
        <w:rFonts w:ascii="Times New Roman" w:hAnsi="Times New Roman" w:cs="Times New Roman"/>
        <w:i/>
        <w:iCs/>
        <w:color w:val="2E74B5" w:themeColor="accent5" w:themeShade="BF"/>
        <w:sz w:val="26"/>
        <w:szCs w:val="26"/>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5F02E4"/>
    <w:multiLevelType w:val="multilevel"/>
    <w:tmpl w:val="24D4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45397"/>
    <w:multiLevelType w:val="multilevel"/>
    <w:tmpl w:val="BE266D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35853"/>
    <w:multiLevelType w:val="multilevel"/>
    <w:tmpl w:val="708C4C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17C74B1"/>
    <w:multiLevelType w:val="multilevel"/>
    <w:tmpl w:val="FF1436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69C0137"/>
    <w:multiLevelType w:val="hybridMultilevel"/>
    <w:tmpl w:val="19DEAC54"/>
    <w:lvl w:ilvl="0" w:tplc="7FA43F60">
      <w:start w:val="1"/>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 w15:restartNumberingAfterBreak="0">
    <w:nsid w:val="175B31AE"/>
    <w:multiLevelType w:val="hybridMultilevel"/>
    <w:tmpl w:val="512A2C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5A058B"/>
    <w:multiLevelType w:val="hybridMultilevel"/>
    <w:tmpl w:val="9E827DBA"/>
    <w:lvl w:ilvl="0" w:tplc="20000001">
      <w:start w:val="1"/>
      <w:numFmt w:val="bullet"/>
      <w:lvlText w:val=""/>
      <w:lvlJc w:val="left"/>
      <w:pPr>
        <w:ind w:left="720" w:hanging="360"/>
      </w:pPr>
      <w:rPr>
        <w:rFonts w:ascii="Symbol" w:hAnsi="Symbol" w:hint="default"/>
      </w:rPr>
    </w:lvl>
    <w:lvl w:ilvl="1" w:tplc="6F72E314">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6A3548"/>
    <w:multiLevelType w:val="hybridMultilevel"/>
    <w:tmpl w:val="B41081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CA7BE1"/>
    <w:multiLevelType w:val="hybridMultilevel"/>
    <w:tmpl w:val="4F12C3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13C1FE8"/>
    <w:multiLevelType w:val="hybridMultilevel"/>
    <w:tmpl w:val="7FF676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3B22417"/>
    <w:multiLevelType w:val="hybridMultilevel"/>
    <w:tmpl w:val="5BA6503E"/>
    <w:lvl w:ilvl="0" w:tplc="E31EB23A">
      <w:start w:val="1"/>
      <w:numFmt w:val="decimal"/>
      <w:lvlText w:val="%1."/>
      <w:lvlJc w:val="left"/>
      <w:pPr>
        <w:ind w:left="1440" w:hanging="360"/>
      </w:pPr>
      <w:rPr>
        <w:rFonts w:hint="default"/>
        <w:sz w:val="26"/>
        <w:szCs w:val="26"/>
        <w:u w:val="none"/>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26CE6145"/>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2C49161D"/>
    <w:multiLevelType w:val="multilevel"/>
    <w:tmpl w:val="FF8EB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DB95F65"/>
    <w:multiLevelType w:val="hybridMultilevel"/>
    <w:tmpl w:val="826031DC"/>
    <w:lvl w:ilvl="0" w:tplc="2000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15:restartNumberingAfterBreak="0">
    <w:nsid w:val="317B7F13"/>
    <w:multiLevelType w:val="hybridMultilevel"/>
    <w:tmpl w:val="22882A98"/>
    <w:lvl w:ilvl="0" w:tplc="2000001B">
      <w:start w:val="1"/>
      <w:numFmt w:val="lowerRoman"/>
      <w:lvlText w:val="%1."/>
      <w:lvlJc w:val="righ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 w15:restartNumberingAfterBreak="0">
    <w:nsid w:val="319F6902"/>
    <w:multiLevelType w:val="hybridMultilevel"/>
    <w:tmpl w:val="B28C55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A83B71"/>
    <w:multiLevelType w:val="multilevel"/>
    <w:tmpl w:val="9E36E4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6"/>
        <w:szCs w:val="26"/>
        <w:u w:val="non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A80940"/>
    <w:multiLevelType w:val="multilevel"/>
    <w:tmpl w:val="CBA281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230CD"/>
    <w:multiLevelType w:val="multilevel"/>
    <w:tmpl w:val="D674A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85F66"/>
    <w:multiLevelType w:val="hybridMultilevel"/>
    <w:tmpl w:val="33440BE0"/>
    <w:lvl w:ilvl="0" w:tplc="C35059D4">
      <w:start w:val="1"/>
      <w:numFmt w:val="bullet"/>
      <w:lvlText w:val="‐"/>
      <w:lvlJc w:val="left"/>
      <w:pPr>
        <w:ind w:left="720" w:hanging="360"/>
      </w:pPr>
      <w:rPr>
        <w:rFonts w:ascii="Corbel" w:hAnsi="Corbel" w:hint="default"/>
        <w:sz w:val="44"/>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DA21F4B"/>
    <w:multiLevelType w:val="hybridMultilevel"/>
    <w:tmpl w:val="623625FE"/>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E9517C6"/>
    <w:multiLevelType w:val="multilevel"/>
    <w:tmpl w:val="629C61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04011BF"/>
    <w:multiLevelType w:val="multilevel"/>
    <w:tmpl w:val="51D4A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A02462"/>
    <w:multiLevelType w:val="multilevel"/>
    <w:tmpl w:val="0046F1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2CE1F5B"/>
    <w:multiLevelType w:val="hybridMultilevel"/>
    <w:tmpl w:val="4BA682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3AA0A79"/>
    <w:multiLevelType w:val="hybridMultilevel"/>
    <w:tmpl w:val="6EDA361A"/>
    <w:lvl w:ilvl="0" w:tplc="EDDA45B6">
      <w:start w:val="1"/>
      <w:numFmt w:val="decimal"/>
      <w:lvlText w:val="%1."/>
      <w:lvlJc w:val="left"/>
      <w:pPr>
        <w:ind w:left="720" w:hanging="360"/>
      </w:pPr>
      <w:rPr>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43B408E6"/>
    <w:multiLevelType w:val="hybridMultilevel"/>
    <w:tmpl w:val="FC76F4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5771F24"/>
    <w:multiLevelType w:val="multilevel"/>
    <w:tmpl w:val="A5868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7F63F2"/>
    <w:multiLevelType w:val="hybridMultilevel"/>
    <w:tmpl w:val="C5E4334E"/>
    <w:lvl w:ilvl="0" w:tplc="C35059D4">
      <w:start w:val="1"/>
      <w:numFmt w:val="bullet"/>
      <w:lvlText w:val="‐"/>
      <w:lvlJc w:val="left"/>
      <w:pPr>
        <w:ind w:left="720" w:hanging="360"/>
      </w:pPr>
      <w:rPr>
        <w:rFonts w:ascii="Corbel" w:hAnsi="Corbel" w:hint="default"/>
        <w:sz w:val="44"/>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5BF6FE3"/>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0" w15:restartNumberingAfterBreak="0">
    <w:nsid w:val="47C6484C"/>
    <w:multiLevelType w:val="multilevel"/>
    <w:tmpl w:val="35209522"/>
    <w:lvl w:ilvl="0">
      <w:start w:val="1"/>
      <w:numFmt w:val="bullet"/>
      <w:lvlText w:val="‐"/>
      <w:lvlJc w:val="left"/>
      <w:pPr>
        <w:tabs>
          <w:tab w:val="num" w:pos="1440"/>
        </w:tabs>
        <w:ind w:left="1440" w:hanging="360"/>
      </w:pPr>
      <w:rPr>
        <w:rFonts w:ascii="Corbel" w:hAnsi="Corbel" w:hint="default"/>
        <w:sz w:val="44"/>
        <w:u w:val="none"/>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1" w15:restartNumberingAfterBreak="0">
    <w:nsid w:val="493F2947"/>
    <w:multiLevelType w:val="hybridMultilevel"/>
    <w:tmpl w:val="86FCEBB2"/>
    <w:lvl w:ilvl="0" w:tplc="040C000F">
      <w:start w:val="1"/>
      <w:numFmt w:val="decimal"/>
      <w:lvlText w:val="%1."/>
      <w:lvlJc w:val="left"/>
      <w:pPr>
        <w:ind w:left="1701" w:hanging="360"/>
      </w:pPr>
    </w:lvl>
    <w:lvl w:ilvl="1" w:tplc="040C0019" w:tentative="1">
      <w:start w:val="1"/>
      <w:numFmt w:val="lowerLetter"/>
      <w:lvlText w:val="%2."/>
      <w:lvlJc w:val="left"/>
      <w:pPr>
        <w:ind w:left="2421" w:hanging="360"/>
      </w:pPr>
    </w:lvl>
    <w:lvl w:ilvl="2" w:tplc="040C001B" w:tentative="1">
      <w:start w:val="1"/>
      <w:numFmt w:val="lowerRoman"/>
      <w:lvlText w:val="%3."/>
      <w:lvlJc w:val="right"/>
      <w:pPr>
        <w:ind w:left="3141" w:hanging="180"/>
      </w:pPr>
    </w:lvl>
    <w:lvl w:ilvl="3" w:tplc="040C000F" w:tentative="1">
      <w:start w:val="1"/>
      <w:numFmt w:val="decimal"/>
      <w:lvlText w:val="%4."/>
      <w:lvlJc w:val="left"/>
      <w:pPr>
        <w:ind w:left="3861" w:hanging="360"/>
      </w:pPr>
    </w:lvl>
    <w:lvl w:ilvl="4" w:tplc="040C0019" w:tentative="1">
      <w:start w:val="1"/>
      <w:numFmt w:val="lowerLetter"/>
      <w:lvlText w:val="%5."/>
      <w:lvlJc w:val="left"/>
      <w:pPr>
        <w:ind w:left="4581" w:hanging="360"/>
      </w:pPr>
    </w:lvl>
    <w:lvl w:ilvl="5" w:tplc="040C001B" w:tentative="1">
      <w:start w:val="1"/>
      <w:numFmt w:val="lowerRoman"/>
      <w:lvlText w:val="%6."/>
      <w:lvlJc w:val="right"/>
      <w:pPr>
        <w:ind w:left="5301" w:hanging="180"/>
      </w:pPr>
    </w:lvl>
    <w:lvl w:ilvl="6" w:tplc="040C000F" w:tentative="1">
      <w:start w:val="1"/>
      <w:numFmt w:val="decimal"/>
      <w:lvlText w:val="%7."/>
      <w:lvlJc w:val="left"/>
      <w:pPr>
        <w:ind w:left="6021" w:hanging="360"/>
      </w:pPr>
    </w:lvl>
    <w:lvl w:ilvl="7" w:tplc="040C0019" w:tentative="1">
      <w:start w:val="1"/>
      <w:numFmt w:val="lowerLetter"/>
      <w:lvlText w:val="%8."/>
      <w:lvlJc w:val="left"/>
      <w:pPr>
        <w:ind w:left="6741" w:hanging="360"/>
      </w:pPr>
    </w:lvl>
    <w:lvl w:ilvl="8" w:tplc="040C001B" w:tentative="1">
      <w:start w:val="1"/>
      <w:numFmt w:val="lowerRoman"/>
      <w:lvlText w:val="%9."/>
      <w:lvlJc w:val="right"/>
      <w:pPr>
        <w:ind w:left="7461" w:hanging="180"/>
      </w:pPr>
    </w:lvl>
  </w:abstractNum>
  <w:abstractNum w:abstractNumId="32" w15:restartNumberingAfterBreak="0">
    <w:nsid w:val="4C5807C2"/>
    <w:multiLevelType w:val="hybridMultilevel"/>
    <w:tmpl w:val="96FA999E"/>
    <w:lvl w:ilvl="0" w:tplc="C35059D4">
      <w:start w:val="1"/>
      <w:numFmt w:val="bullet"/>
      <w:lvlText w:val="‐"/>
      <w:lvlJc w:val="left"/>
      <w:pPr>
        <w:ind w:left="1440" w:hanging="360"/>
      </w:pPr>
      <w:rPr>
        <w:rFonts w:ascii="Corbel" w:hAnsi="Corbel" w:hint="default"/>
        <w:sz w:val="44"/>
        <w:u w:val="none"/>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3" w15:restartNumberingAfterBreak="0">
    <w:nsid w:val="4E7C3842"/>
    <w:multiLevelType w:val="hybridMultilevel"/>
    <w:tmpl w:val="18480C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4F5C45DA"/>
    <w:multiLevelType w:val="hybridMultilevel"/>
    <w:tmpl w:val="E734498E"/>
    <w:lvl w:ilvl="0" w:tplc="2000001B">
      <w:start w:val="1"/>
      <w:numFmt w:val="lowerRoman"/>
      <w:lvlText w:val="%1."/>
      <w:lvlJc w:val="right"/>
      <w:pPr>
        <w:ind w:left="2520" w:hanging="360"/>
      </w:pPr>
    </w:lvl>
    <w:lvl w:ilvl="1" w:tplc="20000019">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35" w15:restartNumberingAfterBreak="0">
    <w:nsid w:val="4FE845DB"/>
    <w:multiLevelType w:val="hybridMultilevel"/>
    <w:tmpl w:val="3F26F78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26C398B"/>
    <w:multiLevelType w:val="hybridMultilevel"/>
    <w:tmpl w:val="AB9E4D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48F47DB"/>
    <w:multiLevelType w:val="hybridMultilevel"/>
    <w:tmpl w:val="A1FCF120"/>
    <w:lvl w:ilvl="0" w:tplc="379CAD18">
      <w:start w:val="2"/>
      <w:numFmt w:val="lowerRoman"/>
      <w:lvlText w:val="%1."/>
      <w:lvlJc w:val="righ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8" w15:restartNumberingAfterBreak="0">
    <w:nsid w:val="559F799B"/>
    <w:multiLevelType w:val="multilevel"/>
    <w:tmpl w:val="BCE8882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9" w15:restartNumberingAfterBreak="0">
    <w:nsid w:val="55F42CE3"/>
    <w:multiLevelType w:val="hybridMultilevel"/>
    <w:tmpl w:val="F03A611E"/>
    <w:lvl w:ilvl="0" w:tplc="20000009">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0" w15:restartNumberingAfterBreak="0">
    <w:nsid w:val="57F64F3E"/>
    <w:multiLevelType w:val="multilevel"/>
    <w:tmpl w:val="B81A5B04"/>
    <w:lvl w:ilvl="0">
      <w:start w:val="1"/>
      <w:numFmt w:val="decimal"/>
      <w:lvlText w:val="%1."/>
      <w:lvlJc w:val="left"/>
      <w:pPr>
        <w:tabs>
          <w:tab w:val="num" w:pos="1440"/>
        </w:tabs>
        <w:ind w:left="1440" w:hanging="360"/>
      </w:pPr>
      <w:rPr>
        <w:rFonts w:hint="default"/>
        <w:sz w:val="26"/>
        <w:szCs w:val="26"/>
        <w:u w:val="none"/>
      </w:rPr>
    </w:lvl>
    <w:lvl w:ilvl="1">
      <w:start w:val="1"/>
      <w:numFmt w:val="decimal"/>
      <w:lvlText w:val="%2."/>
      <w:lvlJc w:val="left"/>
      <w:pPr>
        <w:ind w:left="2160" w:hanging="360"/>
      </w:p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15:restartNumberingAfterBreak="0">
    <w:nsid w:val="5CE0416F"/>
    <w:multiLevelType w:val="multilevel"/>
    <w:tmpl w:val="1054D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5D3636C4"/>
    <w:multiLevelType w:val="multilevel"/>
    <w:tmpl w:val="8B6E72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63481D7F"/>
    <w:multiLevelType w:val="hybridMultilevel"/>
    <w:tmpl w:val="831C71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CC3484F"/>
    <w:multiLevelType w:val="hybridMultilevel"/>
    <w:tmpl w:val="8B12BB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6FE74ED9"/>
    <w:multiLevelType w:val="hybridMultilevel"/>
    <w:tmpl w:val="77F0C42E"/>
    <w:lvl w:ilvl="0" w:tplc="2000001B">
      <w:start w:val="1"/>
      <w:numFmt w:val="lowerRoman"/>
      <w:lvlText w:val="%1."/>
      <w:lvlJc w:val="right"/>
      <w:pPr>
        <w:ind w:left="2520" w:hanging="360"/>
      </w:pPr>
    </w:lvl>
    <w:lvl w:ilvl="1" w:tplc="20000019" w:tentative="1">
      <w:start w:val="1"/>
      <w:numFmt w:val="lowerLetter"/>
      <w:lvlText w:val="%2."/>
      <w:lvlJc w:val="left"/>
      <w:pPr>
        <w:ind w:left="3240" w:hanging="360"/>
      </w:pPr>
    </w:lvl>
    <w:lvl w:ilvl="2" w:tplc="2000001B" w:tentative="1">
      <w:start w:val="1"/>
      <w:numFmt w:val="lowerRoman"/>
      <w:lvlText w:val="%3."/>
      <w:lvlJc w:val="right"/>
      <w:pPr>
        <w:ind w:left="3960" w:hanging="180"/>
      </w:pPr>
    </w:lvl>
    <w:lvl w:ilvl="3" w:tplc="2000000F" w:tentative="1">
      <w:start w:val="1"/>
      <w:numFmt w:val="decimal"/>
      <w:lvlText w:val="%4."/>
      <w:lvlJc w:val="left"/>
      <w:pPr>
        <w:ind w:left="4680" w:hanging="360"/>
      </w:pPr>
    </w:lvl>
    <w:lvl w:ilvl="4" w:tplc="20000019" w:tentative="1">
      <w:start w:val="1"/>
      <w:numFmt w:val="lowerLetter"/>
      <w:lvlText w:val="%5."/>
      <w:lvlJc w:val="left"/>
      <w:pPr>
        <w:ind w:left="5400" w:hanging="360"/>
      </w:pPr>
    </w:lvl>
    <w:lvl w:ilvl="5" w:tplc="2000001B" w:tentative="1">
      <w:start w:val="1"/>
      <w:numFmt w:val="lowerRoman"/>
      <w:lvlText w:val="%6."/>
      <w:lvlJc w:val="right"/>
      <w:pPr>
        <w:ind w:left="6120" w:hanging="180"/>
      </w:pPr>
    </w:lvl>
    <w:lvl w:ilvl="6" w:tplc="2000000F" w:tentative="1">
      <w:start w:val="1"/>
      <w:numFmt w:val="decimal"/>
      <w:lvlText w:val="%7."/>
      <w:lvlJc w:val="left"/>
      <w:pPr>
        <w:ind w:left="6840" w:hanging="360"/>
      </w:pPr>
    </w:lvl>
    <w:lvl w:ilvl="7" w:tplc="20000019" w:tentative="1">
      <w:start w:val="1"/>
      <w:numFmt w:val="lowerLetter"/>
      <w:lvlText w:val="%8."/>
      <w:lvlJc w:val="left"/>
      <w:pPr>
        <w:ind w:left="7560" w:hanging="360"/>
      </w:pPr>
    </w:lvl>
    <w:lvl w:ilvl="8" w:tplc="2000001B" w:tentative="1">
      <w:start w:val="1"/>
      <w:numFmt w:val="lowerRoman"/>
      <w:lvlText w:val="%9."/>
      <w:lvlJc w:val="right"/>
      <w:pPr>
        <w:ind w:left="8280" w:hanging="180"/>
      </w:pPr>
    </w:lvl>
  </w:abstractNum>
  <w:abstractNum w:abstractNumId="46" w15:restartNumberingAfterBreak="0">
    <w:nsid w:val="72F74D85"/>
    <w:multiLevelType w:val="multilevel"/>
    <w:tmpl w:val="533A2B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BB7DE2"/>
    <w:multiLevelType w:val="hybridMultilevel"/>
    <w:tmpl w:val="11263E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67E1258"/>
    <w:multiLevelType w:val="multilevel"/>
    <w:tmpl w:val="4E2EBC38"/>
    <w:lvl w:ilvl="0">
      <w:start w:val="1"/>
      <w:numFmt w:val="bullet"/>
      <w:lvlText w:val=""/>
      <w:lvlJc w:val="left"/>
      <w:pPr>
        <w:tabs>
          <w:tab w:val="num" w:pos="1080"/>
        </w:tabs>
        <w:ind w:left="1080" w:hanging="360"/>
      </w:pPr>
      <w:rPr>
        <w:rFonts w:ascii="Symbol" w:hAnsi="Symbol" w:hint="default"/>
        <w:sz w:val="20"/>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9" w15:restartNumberingAfterBreak="0">
    <w:nsid w:val="782579F8"/>
    <w:multiLevelType w:val="hybridMultilevel"/>
    <w:tmpl w:val="DA8AA0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7AA31271"/>
    <w:multiLevelType w:val="hybridMultilevel"/>
    <w:tmpl w:val="47D87B6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5"/>
  </w:num>
  <w:num w:numId="2">
    <w:abstractNumId w:val="49"/>
  </w:num>
  <w:num w:numId="3">
    <w:abstractNumId w:val="24"/>
  </w:num>
  <w:num w:numId="4">
    <w:abstractNumId w:val="43"/>
  </w:num>
  <w:num w:numId="5">
    <w:abstractNumId w:val="44"/>
  </w:num>
  <w:num w:numId="6">
    <w:abstractNumId w:val="36"/>
  </w:num>
  <w:num w:numId="7">
    <w:abstractNumId w:val="8"/>
  </w:num>
  <w:num w:numId="8">
    <w:abstractNumId w:val="7"/>
  </w:num>
  <w:num w:numId="9">
    <w:abstractNumId w:val="9"/>
  </w:num>
  <w:num w:numId="10">
    <w:abstractNumId w:val="33"/>
  </w:num>
  <w:num w:numId="11">
    <w:abstractNumId w:val="6"/>
  </w:num>
  <w:num w:numId="12">
    <w:abstractNumId w:val="0"/>
  </w:num>
  <w:num w:numId="13">
    <w:abstractNumId w:val="2"/>
  </w:num>
  <w:num w:numId="14">
    <w:abstractNumId w:val="42"/>
  </w:num>
  <w:num w:numId="15">
    <w:abstractNumId w:val="21"/>
  </w:num>
  <w:num w:numId="16">
    <w:abstractNumId w:val="23"/>
  </w:num>
  <w:num w:numId="17">
    <w:abstractNumId w:val="3"/>
  </w:num>
  <w:num w:numId="18">
    <w:abstractNumId w:val="48"/>
  </w:num>
  <w:num w:numId="19">
    <w:abstractNumId w:val="12"/>
  </w:num>
  <w:num w:numId="20">
    <w:abstractNumId w:val="13"/>
  </w:num>
  <w:num w:numId="21">
    <w:abstractNumId w:val="39"/>
  </w:num>
  <w:num w:numId="22">
    <w:abstractNumId w:val="46"/>
  </w:num>
  <w:num w:numId="23">
    <w:abstractNumId w:val="27"/>
  </w:num>
  <w:num w:numId="24">
    <w:abstractNumId w:val="50"/>
  </w:num>
  <w:num w:numId="25">
    <w:abstractNumId w:val="34"/>
  </w:num>
  <w:num w:numId="26">
    <w:abstractNumId w:val="15"/>
  </w:num>
  <w:num w:numId="27">
    <w:abstractNumId w:val="29"/>
  </w:num>
  <w:num w:numId="28">
    <w:abstractNumId w:val="11"/>
  </w:num>
  <w:num w:numId="29">
    <w:abstractNumId w:val="26"/>
  </w:num>
  <w:num w:numId="30">
    <w:abstractNumId w:val="38"/>
  </w:num>
  <w:num w:numId="31">
    <w:abstractNumId w:val="1"/>
  </w:num>
  <w:num w:numId="32">
    <w:abstractNumId w:val="45"/>
  </w:num>
  <w:num w:numId="33">
    <w:abstractNumId w:val="14"/>
  </w:num>
  <w:num w:numId="34">
    <w:abstractNumId w:val="25"/>
  </w:num>
  <w:num w:numId="35">
    <w:abstractNumId w:val="41"/>
  </w:num>
  <w:num w:numId="36">
    <w:abstractNumId w:val="5"/>
  </w:num>
  <w:num w:numId="37">
    <w:abstractNumId w:val="28"/>
  </w:num>
  <w:num w:numId="38">
    <w:abstractNumId w:val="19"/>
  </w:num>
  <w:num w:numId="39">
    <w:abstractNumId w:val="4"/>
  </w:num>
  <w:num w:numId="40">
    <w:abstractNumId w:val="37"/>
  </w:num>
  <w:num w:numId="41">
    <w:abstractNumId w:val="30"/>
  </w:num>
  <w:num w:numId="42">
    <w:abstractNumId w:val="32"/>
  </w:num>
  <w:num w:numId="43">
    <w:abstractNumId w:val="10"/>
  </w:num>
  <w:num w:numId="44">
    <w:abstractNumId w:val="20"/>
  </w:num>
  <w:num w:numId="45">
    <w:abstractNumId w:val="17"/>
  </w:num>
  <w:num w:numId="46">
    <w:abstractNumId w:val="40"/>
  </w:num>
  <w:num w:numId="47">
    <w:abstractNumId w:val="16"/>
  </w:num>
  <w:num w:numId="48">
    <w:abstractNumId w:val="22"/>
  </w:num>
  <w:num w:numId="49">
    <w:abstractNumId w:val="47"/>
  </w:num>
  <w:num w:numId="50">
    <w:abstractNumId w:val="31"/>
  </w:num>
  <w:num w:numId="51">
    <w:abstractNumId w:val="18"/>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25DD"/>
    <w:rsid w:val="00002469"/>
    <w:rsid w:val="00004921"/>
    <w:rsid w:val="00006219"/>
    <w:rsid w:val="00006A67"/>
    <w:rsid w:val="00013ACD"/>
    <w:rsid w:val="000141FC"/>
    <w:rsid w:val="00014C17"/>
    <w:rsid w:val="000156F4"/>
    <w:rsid w:val="000165E8"/>
    <w:rsid w:val="00020155"/>
    <w:rsid w:val="00020D0F"/>
    <w:rsid w:val="0002507D"/>
    <w:rsid w:val="00025D58"/>
    <w:rsid w:val="00026A12"/>
    <w:rsid w:val="00026BE6"/>
    <w:rsid w:val="000277B2"/>
    <w:rsid w:val="00032075"/>
    <w:rsid w:val="0003248E"/>
    <w:rsid w:val="00035329"/>
    <w:rsid w:val="00037E14"/>
    <w:rsid w:val="00037F9F"/>
    <w:rsid w:val="00040852"/>
    <w:rsid w:val="00041055"/>
    <w:rsid w:val="00044E5A"/>
    <w:rsid w:val="000466EB"/>
    <w:rsid w:val="00046E48"/>
    <w:rsid w:val="0004743B"/>
    <w:rsid w:val="00050116"/>
    <w:rsid w:val="00050AB5"/>
    <w:rsid w:val="0005147F"/>
    <w:rsid w:val="00055BCE"/>
    <w:rsid w:val="0006011C"/>
    <w:rsid w:val="000614BB"/>
    <w:rsid w:val="000617C7"/>
    <w:rsid w:val="000618E6"/>
    <w:rsid w:val="000648BF"/>
    <w:rsid w:val="00064994"/>
    <w:rsid w:val="000653DB"/>
    <w:rsid w:val="0007072F"/>
    <w:rsid w:val="00071A97"/>
    <w:rsid w:val="00071B9C"/>
    <w:rsid w:val="00071F8B"/>
    <w:rsid w:val="000726D6"/>
    <w:rsid w:val="00072B67"/>
    <w:rsid w:val="0007339F"/>
    <w:rsid w:val="0007379A"/>
    <w:rsid w:val="000738CE"/>
    <w:rsid w:val="00073F28"/>
    <w:rsid w:val="000741AC"/>
    <w:rsid w:val="00075A55"/>
    <w:rsid w:val="00075BA4"/>
    <w:rsid w:val="00077B9F"/>
    <w:rsid w:val="00080988"/>
    <w:rsid w:val="00081A2A"/>
    <w:rsid w:val="00084422"/>
    <w:rsid w:val="00084AEB"/>
    <w:rsid w:val="00085077"/>
    <w:rsid w:val="00085F85"/>
    <w:rsid w:val="00086189"/>
    <w:rsid w:val="00086AB6"/>
    <w:rsid w:val="000870DB"/>
    <w:rsid w:val="00087F75"/>
    <w:rsid w:val="0009097B"/>
    <w:rsid w:val="000912A7"/>
    <w:rsid w:val="0009240E"/>
    <w:rsid w:val="000926FA"/>
    <w:rsid w:val="000936AF"/>
    <w:rsid w:val="00095580"/>
    <w:rsid w:val="00097302"/>
    <w:rsid w:val="000977FB"/>
    <w:rsid w:val="000A1188"/>
    <w:rsid w:val="000A2640"/>
    <w:rsid w:val="000A37EB"/>
    <w:rsid w:val="000A3E48"/>
    <w:rsid w:val="000A429F"/>
    <w:rsid w:val="000A461A"/>
    <w:rsid w:val="000A507D"/>
    <w:rsid w:val="000A539D"/>
    <w:rsid w:val="000A5E4D"/>
    <w:rsid w:val="000A6257"/>
    <w:rsid w:val="000A6BE5"/>
    <w:rsid w:val="000A7D9F"/>
    <w:rsid w:val="000A7F73"/>
    <w:rsid w:val="000B088A"/>
    <w:rsid w:val="000B2DFF"/>
    <w:rsid w:val="000B4FCB"/>
    <w:rsid w:val="000B6D5B"/>
    <w:rsid w:val="000C0B49"/>
    <w:rsid w:val="000C1997"/>
    <w:rsid w:val="000C4178"/>
    <w:rsid w:val="000C521F"/>
    <w:rsid w:val="000C541F"/>
    <w:rsid w:val="000C5553"/>
    <w:rsid w:val="000C5823"/>
    <w:rsid w:val="000C65BE"/>
    <w:rsid w:val="000C6F04"/>
    <w:rsid w:val="000D0948"/>
    <w:rsid w:val="000D3B63"/>
    <w:rsid w:val="000D402C"/>
    <w:rsid w:val="000D419B"/>
    <w:rsid w:val="000D436F"/>
    <w:rsid w:val="000D4499"/>
    <w:rsid w:val="000D5C74"/>
    <w:rsid w:val="000D6CEC"/>
    <w:rsid w:val="000E0C91"/>
    <w:rsid w:val="000E3829"/>
    <w:rsid w:val="000E51D7"/>
    <w:rsid w:val="000F0030"/>
    <w:rsid w:val="000F01AD"/>
    <w:rsid w:val="000F06F0"/>
    <w:rsid w:val="000F0D8C"/>
    <w:rsid w:val="000F31B6"/>
    <w:rsid w:val="000F5D31"/>
    <w:rsid w:val="000F600E"/>
    <w:rsid w:val="000F7C76"/>
    <w:rsid w:val="000F7ED5"/>
    <w:rsid w:val="001013C5"/>
    <w:rsid w:val="00101C0D"/>
    <w:rsid w:val="00101C17"/>
    <w:rsid w:val="00101D0D"/>
    <w:rsid w:val="00101E74"/>
    <w:rsid w:val="00102DBB"/>
    <w:rsid w:val="00103E2C"/>
    <w:rsid w:val="001053C6"/>
    <w:rsid w:val="00106C8F"/>
    <w:rsid w:val="001071B5"/>
    <w:rsid w:val="00110598"/>
    <w:rsid w:val="00110939"/>
    <w:rsid w:val="00110BD7"/>
    <w:rsid w:val="00111572"/>
    <w:rsid w:val="001119AF"/>
    <w:rsid w:val="001123FE"/>
    <w:rsid w:val="0011256F"/>
    <w:rsid w:val="00116A69"/>
    <w:rsid w:val="00116B2F"/>
    <w:rsid w:val="00117059"/>
    <w:rsid w:val="001170C2"/>
    <w:rsid w:val="00117968"/>
    <w:rsid w:val="0012297F"/>
    <w:rsid w:val="001236A1"/>
    <w:rsid w:val="001236DA"/>
    <w:rsid w:val="0012425F"/>
    <w:rsid w:val="001249C9"/>
    <w:rsid w:val="00124E96"/>
    <w:rsid w:val="001253A9"/>
    <w:rsid w:val="00127C91"/>
    <w:rsid w:val="001318FA"/>
    <w:rsid w:val="0013282D"/>
    <w:rsid w:val="0013560F"/>
    <w:rsid w:val="00137551"/>
    <w:rsid w:val="00137AA7"/>
    <w:rsid w:val="0014047B"/>
    <w:rsid w:val="0014091D"/>
    <w:rsid w:val="00140B15"/>
    <w:rsid w:val="001411F6"/>
    <w:rsid w:val="001414A9"/>
    <w:rsid w:val="00141A1A"/>
    <w:rsid w:val="00141A30"/>
    <w:rsid w:val="00142722"/>
    <w:rsid w:val="00142927"/>
    <w:rsid w:val="001435FD"/>
    <w:rsid w:val="00143A76"/>
    <w:rsid w:val="001443C4"/>
    <w:rsid w:val="00144C34"/>
    <w:rsid w:val="00146DF9"/>
    <w:rsid w:val="00146EC8"/>
    <w:rsid w:val="00147662"/>
    <w:rsid w:val="0015096B"/>
    <w:rsid w:val="00151BE3"/>
    <w:rsid w:val="00152004"/>
    <w:rsid w:val="00152A29"/>
    <w:rsid w:val="00152AFD"/>
    <w:rsid w:val="00154B12"/>
    <w:rsid w:val="001575AA"/>
    <w:rsid w:val="00157929"/>
    <w:rsid w:val="00157CD7"/>
    <w:rsid w:val="0016035C"/>
    <w:rsid w:val="001648B7"/>
    <w:rsid w:val="001649FF"/>
    <w:rsid w:val="00164EC3"/>
    <w:rsid w:val="00166ED0"/>
    <w:rsid w:val="00173A66"/>
    <w:rsid w:val="00173C92"/>
    <w:rsid w:val="00174CB7"/>
    <w:rsid w:val="0017605F"/>
    <w:rsid w:val="00176105"/>
    <w:rsid w:val="00176170"/>
    <w:rsid w:val="00176EBD"/>
    <w:rsid w:val="00177154"/>
    <w:rsid w:val="001775D1"/>
    <w:rsid w:val="00181CDF"/>
    <w:rsid w:val="00182E0F"/>
    <w:rsid w:val="00183640"/>
    <w:rsid w:val="00184D7D"/>
    <w:rsid w:val="00184E51"/>
    <w:rsid w:val="0019060E"/>
    <w:rsid w:val="00192371"/>
    <w:rsid w:val="00192B91"/>
    <w:rsid w:val="001931C6"/>
    <w:rsid w:val="00194323"/>
    <w:rsid w:val="00196123"/>
    <w:rsid w:val="001969F7"/>
    <w:rsid w:val="00197F87"/>
    <w:rsid w:val="001A1042"/>
    <w:rsid w:val="001A211A"/>
    <w:rsid w:val="001A27DC"/>
    <w:rsid w:val="001A3EDA"/>
    <w:rsid w:val="001A5492"/>
    <w:rsid w:val="001A610A"/>
    <w:rsid w:val="001A638E"/>
    <w:rsid w:val="001A68B9"/>
    <w:rsid w:val="001B3820"/>
    <w:rsid w:val="001B3FE2"/>
    <w:rsid w:val="001B4158"/>
    <w:rsid w:val="001B4F57"/>
    <w:rsid w:val="001B5193"/>
    <w:rsid w:val="001B5EE0"/>
    <w:rsid w:val="001C09F8"/>
    <w:rsid w:val="001C1179"/>
    <w:rsid w:val="001C3934"/>
    <w:rsid w:val="001C66F3"/>
    <w:rsid w:val="001D067F"/>
    <w:rsid w:val="001D1B4D"/>
    <w:rsid w:val="001D1CDF"/>
    <w:rsid w:val="001D2DAA"/>
    <w:rsid w:val="001D3803"/>
    <w:rsid w:val="001D6B71"/>
    <w:rsid w:val="001E0597"/>
    <w:rsid w:val="001E115F"/>
    <w:rsid w:val="001E13D6"/>
    <w:rsid w:val="001E2ED3"/>
    <w:rsid w:val="001E4499"/>
    <w:rsid w:val="001E4764"/>
    <w:rsid w:val="001E4CF3"/>
    <w:rsid w:val="001E4E66"/>
    <w:rsid w:val="001E5680"/>
    <w:rsid w:val="001E66C3"/>
    <w:rsid w:val="001E706E"/>
    <w:rsid w:val="001E7842"/>
    <w:rsid w:val="001E7ECF"/>
    <w:rsid w:val="001F05EE"/>
    <w:rsid w:val="001F0E1A"/>
    <w:rsid w:val="001F0EE8"/>
    <w:rsid w:val="001F1322"/>
    <w:rsid w:val="001F174B"/>
    <w:rsid w:val="001F3D51"/>
    <w:rsid w:val="001F4A0E"/>
    <w:rsid w:val="001F4B3F"/>
    <w:rsid w:val="001F4BCE"/>
    <w:rsid w:val="00202130"/>
    <w:rsid w:val="0020259D"/>
    <w:rsid w:val="0020289C"/>
    <w:rsid w:val="00202B4E"/>
    <w:rsid w:val="00202CFD"/>
    <w:rsid w:val="0020359F"/>
    <w:rsid w:val="00203AF5"/>
    <w:rsid w:val="00204B5E"/>
    <w:rsid w:val="002052F3"/>
    <w:rsid w:val="00205390"/>
    <w:rsid w:val="00205755"/>
    <w:rsid w:val="002057FF"/>
    <w:rsid w:val="00207836"/>
    <w:rsid w:val="00207E6A"/>
    <w:rsid w:val="00212EB6"/>
    <w:rsid w:val="002132EF"/>
    <w:rsid w:val="002146AA"/>
    <w:rsid w:val="00214742"/>
    <w:rsid w:val="002152C8"/>
    <w:rsid w:val="00216D69"/>
    <w:rsid w:val="00216FF1"/>
    <w:rsid w:val="0021780A"/>
    <w:rsid w:val="00221A68"/>
    <w:rsid w:val="00222194"/>
    <w:rsid w:val="00223658"/>
    <w:rsid w:val="00224465"/>
    <w:rsid w:val="00224977"/>
    <w:rsid w:val="0022597C"/>
    <w:rsid w:val="002261AC"/>
    <w:rsid w:val="00227D7B"/>
    <w:rsid w:val="00230B49"/>
    <w:rsid w:val="00230EAA"/>
    <w:rsid w:val="002325E2"/>
    <w:rsid w:val="00232CD1"/>
    <w:rsid w:val="002358B8"/>
    <w:rsid w:val="00235938"/>
    <w:rsid w:val="00235E7E"/>
    <w:rsid w:val="0023608E"/>
    <w:rsid w:val="002360E5"/>
    <w:rsid w:val="00236E1C"/>
    <w:rsid w:val="0023715B"/>
    <w:rsid w:val="002375B9"/>
    <w:rsid w:val="00237A2B"/>
    <w:rsid w:val="00237A99"/>
    <w:rsid w:val="002450B0"/>
    <w:rsid w:val="00245668"/>
    <w:rsid w:val="002456DB"/>
    <w:rsid w:val="002465D6"/>
    <w:rsid w:val="00246BB3"/>
    <w:rsid w:val="00247881"/>
    <w:rsid w:val="00247B13"/>
    <w:rsid w:val="0025056D"/>
    <w:rsid w:val="00250D5C"/>
    <w:rsid w:val="0025175B"/>
    <w:rsid w:val="002526D3"/>
    <w:rsid w:val="00252722"/>
    <w:rsid w:val="002527F4"/>
    <w:rsid w:val="00252DF7"/>
    <w:rsid w:val="00254247"/>
    <w:rsid w:val="002544B8"/>
    <w:rsid w:val="00254FBF"/>
    <w:rsid w:val="002558EE"/>
    <w:rsid w:val="00256603"/>
    <w:rsid w:val="00261277"/>
    <w:rsid w:val="00261BEE"/>
    <w:rsid w:val="00261D86"/>
    <w:rsid w:val="0026299A"/>
    <w:rsid w:val="0026618C"/>
    <w:rsid w:val="0026651E"/>
    <w:rsid w:val="0026657F"/>
    <w:rsid w:val="002669B5"/>
    <w:rsid w:val="00267332"/>
    <w:rsid w:val="00270C1B"/>
    <w:rsid w:val="002711A5"/>
    <w:rsid w:val="00272069"/>
    <w:rsid w:val="00272319"/>
    <w:rsid w:val="00272650"/>
    <w:rsid w:val="00272C7A"/>
    <w:rsid w:val="002739D2"/>
    <w:rsid w:val="0027641D"/>
    <w:rsid w:val="00276DD0"/>
    <w:rsid w:val="002771FC"/>
    <w:rsid w:val="00277A3B"/>
    <w:rsid w:val="002800D7"/>
    <w:rsid w:val="0028142F"/>
    <w:rsid w:val="002829AA"/>
    <w:rsid w:val="0028399F"/>
    <w:rsid w:val="00284CAD"/>
    <w:rsid w:val="00285395"/>
    <w:rsid w:val="00285CE0"/>
    <w:rsid w:val="00285F95"/>
    <w:rsid w:val="002861F6"/>
    <w:rsid w:val="00287022"/>
    <w:rsid w:val="00287565"/>
    <w:rsid w:val="00287903"/>
    <w:rsid w:val="00290699"/>
    <w:rsid w:val="00291C30"/>
    <w:rsid w:val="0029224C"/>
    <w:rsid w:val="00292437"/>
    <w:rsid w:val="0029280E"/>
    <w:rsid w:val="00297608"/>
    <w:rsid w:val="002A0B06"/>
    <w:rsid w:val="002A1ABF"/>
    <w:rsid w:val="002A2D7E"/>
    <w:rsid w:val="002A4E70"/>
    <w:rsid w:val="002A4EAF"/>
    <w:rsid w:val="002A5110"/>
    <w:rsid w:val="002A7819"/>
    <w:rsid w:val="002B20A9"/>
    <w:rsid w:val="002B3CA0"/>
    <w:rsid w:val="002B5781"/>
    <w:rsid w:val="002B6139"/>
    <w:rsid w:val="002B66C3"/>
    <w:rsid w:val="002B67D0"/>
    <w:rsid w:val="002C1360"/>
    <w:rsid w:val="002C438D"/>
    <w:rsid w:val="002C4678"/>
    <w:rsid w:val="002C4B0E"/>
    <w:rsid w:val="002C6053"/>
    <w:rsid w:val="002D0F3E"/>
    <w:rsid w:val="002D1F7D"/>
    <w:rsid w:val="002D313A"/>
    <w:rsid w:val="002D3837"/>
    <w:rsid w:val="002D40B2"/>
    <w:rsid w:val="002D43DA"/>
    <w:rsid w:val="002D5F11"/>
    <w:rsid w:val="002D7F06"/>
    <w:rsid w:val="002E0CA8"/>
    <w:rsid w:val="002E0CCE"/>
    <w:rsid w:val="002E189B"/>
    <w:rsid w:val="002E1E61"/>
    <w:rsid w:val="002E3529"/>
    <w:rsid w:val="002E4A71"/>
    <w:rsid w:val="002E4FA6"/>
    <w:rsid w:val="002E6084"/>
    <w:rsid w:val="002E65E8"/>
    <w:rsid w:val="002E6E0E"/>
    <w:rsid w:val="002F0546"/>
    <w:rsid w:val="002F1489"/>
    <w:rsid w:val="002F22BE"/>
    <w:rsid w:val="002F24BE"/>
    <w:rsid w:val="002F3E90"/>
    <w:rsid w:val="002F638E"/>
    <w:rsid w:val="002F63AD"/>
    <w:rsid w:val="003010F8"/>
    <w:rsid w:val="003010FC"/>
    <w:rsid w:val="00301D51"/>
    <w:rsid w:val="0030270D"/>
    <w:rsid w:val="00302BB2"/>
    <w:rsid w:val="00306CC7"/>
    <w:rsid w:val="003078D6"/>
    <w:rsid w:val="0031003E"/>
    <w:rsid w:val="00313E97"/>
    <w:rsid w:val="003158CD"/>
    <w:rsid w:val="00320B82"/>
    <w:rsid w:val="003233FF"/>
    <w:rsid w:val="00323847"/>
    <w:rsid w:val="00323C02"/>
    <w:rsid w:val="003246AE"/>
    <w:rsid w:val="00324839"/>
    <w:rsid w:val="003250D4"/>
    <w:rsid w:val="00326099"/>
    <w:rsid w:val="00326591"/>
    <w:rsid w:val="003309B1"/>
    <w:rsid w:val="00331444"/>
    <w:rsid w:val="0033174D"/>
    <w:rsid w:val="0033303C"/>
    <w:rsid w:val="00333E95"/>
    <w:rsid w:val="00334C63"/>
    <w:rsid w:val="00336638"/>
    <w:rsid w:val="003374CB"/>
    <w:rsid w:val="00340C41"/>
    <w:rsid w:val="0034139C"/>
    <w:rsid w:val="00341A30"/>
    <w:rsid w:val="00342505"/>
    <w:rsid w:val="00342554"/>
    <w:rsid w:val="00342767"/>
    <w:rsid w:val="0034436F"/>
    <w:rsid w:val="0034559B"/>
    <w:rsid w:val="00347A09"/>
    <w:rsid w:val="003503F5"/>
    <w:rsid w:val="00350ACF"/>
    <w:rsid w:val="00351707"/>
    <w:rsid w:val="00352252"/>
    <w:rsid w:val="00353AA0"/>
    <w:rsid w:val="0035477A"/>
    <w:rsid w:val="003578CA"/>
    <w:rsid w:val="00357BF6"/>
    <w:rsid w:val="00360627"/>
    <w:rsid w:val="00360EBA"/>
    <w:rsid w:val="003610E2"/>
    <w:rsid w:val="00362146"/>
    <w:rsid w:val="003635C7"/>
    <w:rsid w:val="003639C1"/>
    <w:rsid w:val="003653C0"/>
    <w:rsid w:val="00365B31"/>
    <w:rsid w:val="003664DE"/>
    <w:rsid w:val="0036798E"/>
    <w:rsid w:val="003702EF"/>
    <w:rsid w:val="003705DB"/>
    <w:rsid w:val="00370939"/>
    <w:rsid w:val="0037179D"/>
    <w:rsid w:val="00371DE0"/>
    <w:rsid w:val="00372D85"/>
    <w:rsid w:val="003733A0"/>
    <w:rsid w:val="0037355B"/>
    <w:rsid w:val="00373BE7"/>
    <w:rsid w:val="00374A83"/>
    <w:rsid w:val="00375ED1"/>
    <w:rsid w:val="003761A2"/>
    <w:rsid w:val="003762DF"/>
    <w:rsid w:val="00376812"/>
    <w:rsid w:val="00376815"/>
    <w:rsid w:val="003776DD"/>
    <w:rsid w:val="0038181F"/>
    <w:rsid w:val="00383991"/>
    <w:rsid w:val="00386479"/>
    <w:rsid w:val="00392D0E"/>
    <w:rsid w:val="00394189"/>
    <w:rsid w:val="0039460D"/>
    <w:rsid w:val="00394B16"/>
    <w:rsid w:val="003951BA"/>
    <w:rsid w:val="003979B0"/>
    <w:rsid w:val="003A07D4"/>
    <w:rsid w:val="003A1B57"/>
    <w:rsid w:val="003A1E32"/>
    <w:rsid w:val="003A2986"/>
    <w:rsid w:val="003A2BCE"/>
    <w:rsid w:val="003A3301"/>
    <w:rsid w:val="003A4B20"/>
    <w:rsid w:val="003A7E44"/>
    <w:rsid w:val="003B0C5A"/>
    <w:rsid w:val="003B0DE2"/>
    <w:rsid w:val="003B0F74"/>
    <w:rsid w:val="003B2FC0"/>
    <w:rsid w:val="003B3E86"/>
    <w:rsid w:val="003B62A8"/>
    <w:rsid w:val="003C025F"/>
    <w:rsid w:val="003C05DD"/>
    <w:rsid w:val="003C133B"/>
    <w:rsid w:val="003C192F"/>
    <w:rsid w:val="003C2362"/>
    <w:rsid w:val="003C29C0"/>
    <w:rsid w:val="003C2FF5"/>
    <w:rsid w:val="003C4071"/>
    <w:rsid w:val="003C4E94"/>
    <w:rsid w:val="003C5C5D"/>
    <w:rsid w:val="003C657A"/>
    <w:rsid w:val="003D2A79"/>
    <w:rsid w:val="003D341D"/>
    <w:rsid w:val="003D450A"/>
    <w:rsid w:val="003D4857"/>
    <w:rsid w:val="003D5387"/>
    <w:rsid w:val="003D6510"/>
    <w:rsid w:val="003D77EE"/>
    <w:rsid w:val="003E2804"/>
    <w:rsid w:val="003E4981"/>
    <w:rsid w:val="003E4A03"/>
    <w:rsid w:val="003E4CEF"/>
    <w:rsid w:val="003E503E"/>
    <w:rsid w:val="003E5465"/>
    <w:rsid w:val="003E67B1"/>
    <w:rsid w:val="003E69F6"/>
    <w:rsid w:val="003E6E0A"/>
    <w:rsid w:val="003E78D3"/>
    <w:rsid w:val="003F08B9"/>
    <w:rsid w:val="003F0A81"/>
    <w:rsid w:val="003F0FB0"/>
    <w:rsid w:val="003F316A"/>
    <w:rsid w:val="003F4B8D"/>
    <w:rsid w:val="003F4F92"/>
    <w:rsid w:val="003F64B0"/>
    <w:rsid w:val="003F788C"/>
    <w:rsid w:val="003F7A05"/>
    <w:rsid w:val="00400CB3"/>
    <w:rsid w:val="00400E05"/>
    <w:rsid w:val="00401088"/>
    <w:rsid w:val="0040161F"/>
    <w:rsid w:val="00402A96"/>
    <w:rsid w:val="00402CF5"/>
    <w:rsid w:val="004051CF"/>
    <w:rsid w:val="004059AB"/>
    <w:rsid w:val="00405EF3"/>
    <w:rsid w:val="0040694F"/>
    <w:rsid w:val="0040720B"/>
    <w:rsid w:val="004074E9"/>
    <w:rsid w:val="00407BB0"/>
    <w:rsid w:val="00411992"/>
    <w:rsid w:val="00411BFE"/>
    <w:rsid w:val="004124B9"/>
    <w:rsid w:val="00412CFC"/>
    <w:rsid w:val="00412D5C"/>
    <w:rsid w:val="00413CC8"/>
    <w:rsid w:val="004154DA"/>
    <w:rsid w:val="004155A1"/>
    <w:rsid w:val="00416030"/>
    <w:rsid w:val="004160B9"/>
    <w:rsid w:val="0041740F"/>
    <w:rsid w:val="00422E13"/>
    <w:rsid w:val="00422ED8"/>
    <w:rsid w:val="004237B5"/>
    <w:rsid w:val="00423D5E"/>
    <w:rsid w:val="00423FC6"/>
    <w:rsid w:val="00424FC9"/>
    <w:rsid w:val="0042519E"/>
    <w:rsid w:val="0042714E"/>
    <w:rsid w:val="00430D7B"/>
    <w:rsid w:val="004314B5"/>
    <w:rsid w:val="0043269D"/>
    <w:rsid w:val="00433E0D"/>
    <w:rsid w:val="00433E1D"/>
    <w:rsid w:val="0043480A"/>
    <w:rsid w:val="00436149"/>
    <w:rsid w:val="0043663F"/>
    <w:rsid w:val="0043694A"/>
    <w:rsid w:val="00436EC0"/>
    <w:rsid w:val="00436F00"/>
    <w:rsid w:val="00437DD7"/>
    <w:rsid w:val="00441C1C"/>
    <w:rsid w:val="00441F74"/>
    <w:rsid w:val="0044366B"/>
    <w:rsid w:val="00443FF8"/>
    <w:rsid w:val="004446D7"/>
    <w:rsid w:val="00445AB8"/>
    <w:rsid w:val="00445CF3"/>
    <w:rsid w:val="00446377"/>
    <w:rsid w:val="00446594"/>
    <w:rsid w:val="004468C4"/>
    <w:rsid w:val="00447C97"/>
    <w:rsid w:val="00447D3F"/>
    <w:rsid w:val="00452D18"/>
    <w:rsid w:val="00456F8E"/>
    <w:rsid w:val="00457BC3"/>
    <w:rsid w:val="00457CD2"/>
    <w:rsid w:val="00457E5E"/>
    <w:rsid w:val="00462A37"/>
    <w:rsid w:val="00462BD6"/>
    <w:rsid w:val="00465366"/>
    <w:rsid w:val="00467494"/>
    <w:rsid w:val="004706CA"/>
    <w:rsid w:val="00470C60"/>
    <w:rsid w:val="004723E5"/>
    <w:rsid w:val="004728F6"/>
    <w:rsid w:val="00473E68"/>
    <w:rsid w:val="00481748"/>
    <w:rsid w:val="00483DEE"/>
    <w:rsid w:val="00483F8E"/>
    <w:rsid w:val="00483FD5"/>
    <w:rsid w:val="00484032"/>
    <w:rsid w:val="00484193"/>
    <w:rsid w:val="00484AE9"/>
    <w:rsid w:val="00485506"/>
    <w:rsid w:val="00485850"/>
    <w:rsid w:val="0048690D"/>
    <w:rsid w:val="00486C2E"/>
    <w:rsid w:val="00486D91"/>
    <w:rsid w:val="004870F7"/>
    <w:rsid w:val="00487179"/>
    <w:rsid w:val="004875FD"/>
    <w:rsid w:val="00490BFA"/>
    <w:rsid w:val="004922F5"/>
    <w:rsid w:val="00493F85"/>
    <w:rsid w:val="00495424"/>
    <w:rsid w:val="00497CF5"/>
    <w:rsid w:val="00497FD8"/>
    <w:rsid w:val="004A247B"/>
    <w:rsid w:val="004A381D"/>
    <w:rsid w:val="004A3B0E"/>
    <w:rsid w:val="004A4421"/>
    <w:rsid w:val="004A533F"/>
    <w:rsid w:val="004A7275"/>
    <w:rsid w:val="004B0ACB"/>
    <w:rsid w:val="004B327C"/>
    <w:rsid w:val="004B46FF"/>
    <w:rsid w:val="004B4783"/>
    <w:rsid w:val="004B61F9"/>
    <w:rsid w:val="004B7BD6"/>
    <w:rsid w:val="004B7E6D"/>
    <w:rsid w:val="004C0223"/>
    <w:rsid w:val="004C1652"/>
    <w:rsid w:val="004C219C"/>
    <w:rsid w:val="004C349B"/>
    <w:rsid w:val="004C35AB"/>
    <w:rsid w:val="004C460E"/>
    <w:rsid w:val="004C5647"/>
    <w:rsid w:val="004C5F6E"/>
    <w:rsid w:val="004C7571"/>
    <w:rsid w:val="004D144F"/>
    <w:rsid w:val="004D1940"/>
    <w:rsid w:val="004D57DA"/>
    <w:rsid w:val="004E0923"/>
    <w:rsid w:val="004E123A"/>
    <w:rsid w:val="004E124D"/>
    <w:rsid w:val="004E418D"/>
    <w:rsid w:val="004E515D"/>
    <w:rsid w:val="004E53C3"/>
    <w:rsid w:val="004E79B6"/>
    <w:rsid w:val="004F1386"/>
    <w:rsid w:val="004F248F"/>
    <w:rsid w:val="004F4A10"/>
    <w:rsid w:val="004F6988"/>
    <w:rsid w:val="004F6CB8"/>
    <w:rsid w:val="00500A6D"/>
    <w:rsid w:val="00500E3E"/>
    <w:rsid w:val="0050173A"/>
    <w:rsid w:val="00502721"/>
    <w:rsid w:val="005030FA"/>
    <w:rsid w:val="00504ACB"/>
    <w:rsid w:val="00504DF1"/>
    <w:rsid w:val="00504E35"/>
    <w:rsid w:val="00506A0F"/>
    <w:rsid w:val="00511216"/>
    <w:rsid w:val="00511C11"/>
    <w:rsid w:val="00513771"/>
    <w:rsid w:val="00516C55"/>
    <w:rsid w:val="00517FD8"/>
    <w:rsid w:val="00520DCC"/>
    <w:rsid w:val="00520E76"/>
    <w:rsid w:val="00521391"/>
    <w:rsid w:val="005223A6"/>
    <w:rsid w:val="00522EA0"/>
    <w:rsid w:val="00523B1F"/>
    <w:rsid w:val="005241F2"/>
    <w:rsid w:val="0052654F"/>
    <w:rsid w:val="00526A08"/>
    <w:rsid w:val="0052788A"/>
    <w:rsid w:val="00531C43"/>
    <w:rsid w:val="005320C2"/>
    <w:rsid w:val="0053224E"/>
    <w:rsid w:val="00534A5E"/>
    <w:rsid w:val="0053605A"/>
    <w:rsid w:val="00536DFC"/>
    <w:rsid w:val="005377A9"/>
    <w:rsid w:val="00541AB2"/>
    <w:rsid w:val="005429D4"/>
    <w:rsid w:val="00544A5C"/>
    <w:rsid w:val="00545E24"/>
    <w:rsid w:val="005473E0"/>
    <w:rsid w:val="0055064A"/>
    <w:rsid w:val="00555EAA"/>
    <w:rsid w:val="00556AC0"/>
    <w:rsid w:val="00556EA9"/>
    <w:rsid w:val="005600E3"/>
    <w:rsid w:val="00560360"/>
    <w:rsid w:val="00560D1E"/>
    <w:rsid w:val="00560FB5"/>
    <w:rsid w:val="005637BE"/>
    <w:rsid w:val="00564A7A"/>
    <w:rsid w:val="00564E28"/>
    <w:rsid w:val="00566C86"/>
    <w:rsid w:val="0057041E"/>
    <w:rsid w:val="005727F1"/>
    <w:rsid w:val="0057333E"/>
    <w:rsid w:val="00574691"/>
    <w:rsid w:val="00574A51"/>
    <w:rsid w:val="00576268"/>
    <w:rsid w:val="00576EA6"/>
    <w:rsid w:val="00577754"/>
    <w:rsid w:val="00580A9F"/>
    <w:rsid w:val="00582FD7"/>
    <w:rsid w:val="0058402A"/>
    <w:rsid w:val="00584186"/>
    <w:rsid w:val="0058426C"/>
    <w:rsid w:val="00584FD9"/>
    <w:rsid w:val="00585C9C"/>
    <w:rsid w:val="00585CBB"/>
    <w:rsid w:val="00587EB9"/>
    <w:rsid w:val="00592494"/>
    <w:rsid w:val="00593675"/>
    <w:rsid w:val="00594189"/>
    <w:rsid w:val="00594E31"/>
    <w:rsid w:val="00595054"/>
    <w:rsid w:val="00596E4D"/>
    <w:rsid w:val="00597105"/>
    <w:rsid w:val="00597554"/>
    <w:rsid w:val="005A18DF"/>
    <w:rsid w:val="005A36CE"/>
    <w:rsid w:val="005A3901"/>
    <w:rsid w:val="005A531C"/>
    <w:rsid w:val="005A5381"/>
    <w:rsid w:val="005A5D4A"/>
    <w:rsid w:val="005A6656"/>
    <w:rsid w:val="005A7780"/>
    <w:rsid w:val="005A7B07"/>
    <w:rsid w:val="005B2002"/>
    <w:rsid w:val="005B366E"/>
    <w:rsid w:val="005B79C7"/>
    <w:rsid w:val="005B7DD9"/>
    <w:rsid w:val="005C091E"/>
    <w:rsid w:val="005C1D29"/>
    <w:rsid w:val="005C2083"/>
    <w:rsid w:val="005C38D4"/>
    <w:rsid w:val="005C4195"/>
    <w:rsid w:val="005C51E1"/>
    <w:rsid w:val="005C568A"/>
    <w:rsid w:val="005C571D"/>
    <w:rsid w:val="005C6E7A"/>
    <w:rsid w:val="005C6EAE"/>
    <w:rsid w:val="005C7259"/>
    <w:rsid w:val="005D0077"/>
    <w:rsid w:val="005D03A6"/>
    <w:rsid w:val="005D2AB1"/>
    <w:rsid w:val="005D33E8"/>
    <w:rsid w:val="005D4F3E"/>
    <w:rsid w:val="005D7458"/>
    <w:rsid w:val="005E1BFA"/>
    <w:rsid w:val="005E2585"/>
    <w:rsid w:val="005E2C6D"/>
    <w:rsid w:val="005E4DBC"/>
    <w:rsid w:val="005E6099"/>
    <w:rsid w:val="005E7458"/>
    <w:rsid w:val="005F0DC5"/>
    <w:rsid w:val="005F4212"/>
    <w:rsid w:val="005F619F"/>
    <w:rsid w:val="005F6A12"/>
    <w:rsid w:val="0060212F"/>
    <w:rsid w:val="00602A5A"/>
    <w:rsid w:val="00602B26"/>
    <w:rsid w:val="00603D9F"/>
    <w:rsid w:val="0060528E"/>
    <w:rsid w:val="00605345"/>
    <w:rsid w:val="006065B6"/>
    <w:rsid w:val="00610BEA"/>
    <w:rsid w:val="00611429"/>
    <w:rsid w:val="0061160B"/>
    <w:rsid w:val="00611B4B"/>
    <w:rsid w:val="0061378D"/>
    <w:rsid w:val="006154D7"/>
    <w:rsid w:val="0061609C"/>
    <w:rsid w:val="00617BAB"/>
    <w:rsid w:val="00617BB5"/>
    <w:rsid w:val="00622EE1"/>
    <w:rsid w:val="00625506"/>
    <w:rsid w:val="00626F9D"/>
    <w:rsid w:val="00627D58"/>
    <w:rsid w:val="00631BD5"/>
    <w:rsid w:val="00634FC4"/>
    <w:rsid w:val="00635D78"/>
    <w:rsid w:val="00636FAC"/>
    <w:rsid w:val="006377E3"/>
    <w:rsid w:val="00640949"/>
    <w:rsid w:val="006410AE"/>
    <w:rsid w:val="00642760"/>
    <w:rsid w:val="00642A14"/>
    <w:rsid w:val="00642CCD"/>
    <w:rsid w:val="006438A8"/>
    <w:rsid w:val="00646AF5"/>
    <w:rsid w:val="0064746D"/>
    <w:rsid w:val="00647CCF"/>
    <w:rsid w:val="00647CDA"/>
    <w:rsid w:val="00647E35"/>
    <w:rsid w:val="00651822"/>
    <w:rsid w:val="00651933"/>
    <w:rsid w:val="00651D25"/>
    <w:rsid w:val="006528A0"/>
    <w:rsid w:val="0065500A"/>
    <w:rsid w:val="0065506D"/>
    <w:rsid w:val="0065513D"/>
    <w:rsid w:val="0065742D"/>
    <w:rsid w:val="006576F4"/>
    <w:rsid w:val="00657E91"/>
    <w:rsid w:val="00660FE0"/>
    <w:rsid w:val="006660D2"/>
    <w:rsid w:val="00667052"/>
    <w:rsid w:val="006674CF"/>
    <w:rsid w:val="00670B35"/>
    <w:rsid w:val="00671675"/>
    <w:rsid w:val="00671A7D"/>
    <w:rsid w:val="006723D4"/>
    <w:rsid w:val="006733B6"/>
    <w:rsid w:val="00673B60"/>
    <w:rsid w:val="0067422B"/>
    <w:rsid w:val="006750C8"/>
    <w:rsid w:val="00675DD4"/>
    <w:rsid w:val="00677B86"/>
    <w:rsid w:val="006805D9"/>
    <w:rsid w:val="00681D41"/>
    <w:rsid w:val="00683A70"/>
    <w:rsid w:val="00686CED"/>
    <w:rsid w:val="00686D4B"/>
    <w:rsid w:val="006875E1"/>
    <w:rsid w:val="00690710"/>
    <w:rsid w:val="006925CA"/>
    <w:rsid w:val="0069271E"/>
    <w:rsid w:val="00693CAB"/>
    <w:rsid w:val="00694158"/>
    <w:rsid w:val="00697181"/>
    <w:rsid w:val="006A0EFB"/>
    <w:rsid w:val="006A2436"/>
    <w:rsid w:val="006A4C74"/>
    <w:rsid w:val="006A5690"/>
    <w:rsid w:val="006A60D5"/>
    <w:rsid w:val="006A629D"/>
    <w:rsid w:val="006A648A"/>
    <w:rsid w:val="006A7F51"/>
    <w:rsid w:val="006B0816"/>
    <w:rsid w:val="006B0F07"/>
    <w:rsid w:val="006B192D"/>
    <w:rsid w:val="006B36A0"/>
    <w:rsid w:val="006B3752"/>
    <w:rsid w:val="006B4518"/>
    <w:rsid w:val="006B58BA"/>
    <w:rsid w:val="006B5CA8"/>
    <w:rsid w:val="006B7353"/>
    <w:rsid w:val="006B7BFE"/>
    <w:rsid w:val="006C282F"/>
    <w:rsid w:val="006C326D"/>
    <w:rsid w:val="006C3ACD"/>
    <w:rsid w:val="006C3BFE"/>
    <w:rsid w:val="006C4E61"/>
    <w:rsid w:val="006C5A87"/>
    <w:rsid w:val="006C5E60"/>
    <w:rsid w:val="006C5FC0"/>
    <w:rsid w:val="006D06EC"/>
    <w:rsid w:val="006D0AE6"/>
    <w:rsid w:val="006D1A06"/>
    <w:rsid w:val="006D2B88"/>
    <w:rsid w:val="006D4B56"/>
    <w:rsid w:val="006D5F4B"/>
    <w:rsid w:val="006D71CB"/>
    <w:rsid w:val="006D7541"/>
    <w:rsid w:val="006D78A9"/>
    <w:rsid w:val="006D78E1"/>
    <w:rsid w:val="006E00D7"/>
    <w:rsid w:val="006E0B56"/>
    <w:rsid w:val="006E29C2"/>
    <w:rsid w:val="006E39B4"/>
    <w:rsid w:val="006E6041"/>
    <w:rsid w:val="006E60A9"/>
    <w:rsid w:val="006F076C"/>
    <w:rsid w:val="006F099B"/>
    <w:rsid w:val="006F2FE5"/>
    <w:rsid w:val="006F3109"/>
    <w:rsid w:val="006F3804"/>
    <w:rsid w:val="006F3A9C"/>
    <w:rsid w:val="006F4169"/>
    <w:rsid w:val="006F552D"/>
    <w:rsid w:val="006F6CBC"/>
    <w:rsid w:val="006F75E8"/>
    <w:rsid w:val="006F77CA"/>
    <w:rsid w:val="007020CF"/>
    <w:rsid w:val="00702725"/>
    <w:rsid w:val="00702FCA"/>
    <w:rsid w:val="00705CD8"/>
    <w:rsid w:val="00706162"/>
    <w:rsid w:val="00706E30"/>
    <w:rsid w:val="007072F5"/>
    <w:rsid w:val="007073DD"/>
    <w:rsid w:val="007107F8"/>
    <w:rsid w:val="00710FA4"/>
    <w:rsid w:val="00712744"/>
    <w:rsid w:val="00712CD7"/>
    <w:rsid w:val="00713FB8"/>
    <w:rsid w:val="007143CE"/>
    <w:rsid w:val="00716407"/>
    <w:rsid w:val="00717513"/>
    <w:rsid w:val="0071759A"/>
    <w:rsid w:val="007205DF"/>
    <w:rsid w:val="007212A6"/>
    <w:rsid w:val="00721FCF"/>
    <w:rsid w:val="007226B8"/>
    <w:rsid w:val="007258ED"/>
    <w:rsid w:val="007261E7"/>
    <w:rsid w:val="0072736A"/>
    <w:rsid w:val="00727B1F"/>
    <w:rsid w:val="00730767"/>
    <w:rsid w:val="007312CD"/>
    <w:rsid w:val="0073220B"/>
    <w:rsid w:val="00733ADF"/>
    <w:rsid w:val="007349E2"/>
    <w:rsid w:val="00734A29"/>
    <w:rsid w:val="00735BD8"/>
    <w:rsid w:val="007410E2"/>
    <w:rsid w:val="00741E73"/>
    <w:rsid w:val="00744C2E"/>
    <w:rsid w:val="0074502C"/>
    <w:rsid w:val="007454B9"/>
    <w:rsid w:val="00745BE7"/>
    <w:rsid w:val="007463F8"/>
    <w:rsid w:val="00747FB9"/>
    <w:rsid w:val="007508B0"/>
    <w:rsid w:val="00751DD4"/>
    <w:rsid w:val="007525FA"/>
    <w:rsid w:val="00752BE6"/>
    <w:rsid w:val="00755100"/>
    <w:rsid w:val="007568E9"/>
    <w:rsid w:val="00757F45"/>
    <w:rsid w:val="00760E82"/>
    <w:rsid w:val="00760F2D"/>
    <w:rsid w:val="007619B6"/>
    <w:rsid w:val="00762CFF"/>
    <w:rsid w:val="00763FF8"/>
    <w:rsid w:val="007664BA"/>
    <w:rsid w:val="0076669E"/>
    <w:rsid w:val="00766AF9"/>
    <w:rsid w:val="007707A0"/>
    <w:rsid w:val="00770CB7"/>
    <w:rsid w:val="00771C76"/>
    <w:rsid w:val="0077263F"/>
    <w:rsid w:val="0077393E"/>
    <w:rsid w:val="007749B6"/>
    <w:rsid w:val="00775668"/>
    <w:rsid w:val="0077646B"/>
    <w:rsid w:val="00781AD8"/>
    <w:rsid w:val="00781F45"/>
    <w:rsid w:val="00783B71"/>
    <w:rsid w:val="00784660"/>
    <w:rsid w:val="00784A21"/>
    <w:rsid w:val="00784CBC"/>
    <w:rsid w:val="007850B7"/>
    <w:rsid w:val="00785663"/>
    <w:rsid w:val="00786BDE"/>
    <w:rsid w:val="00790918"/>
    <w:rsid w:val="00791C26"/>
    <w:rsid w:val="00792169"/>
    <w:rsid w:val="00793ADE"/>
    <w:rsid w:val="00793BA3"/>
    <w:rsid w:val="00793C5E"/>
    <w:rsid w:val="00793D79"/>
    <w:rsid w:val="00795D82"/>
    <w:rsid w:val="007A0CF9"/>
    <w:rsid w:val="007A414B"/>
    <w:rsid w:val="007A48E4"/>
    <w:rsid w:val="007A4BC2"/>
    <w:rsid w:val="007A62F0"/>
    <w:rsid w:val="007A6844"/>
    <w:rsid w:val="007B0338"/>
    <w:rsid w:val="007B0E12"/>
    <w:rsid w:val="007B3F39"/>
    <w:rsid w:val="007B572D"/>
    <w:rsid w:val="007B58D1"/>
    <w:rsid w:val="007B600B"/>
    <w:rsid w:val="007B6505"/>
    <w:rsid w:val="007B6A8F"/>
    <w:rsid w:val="007B6D28"/>
    <w:rsid w:val="007B73B1"/>
    <w:rsid w:val="007C0AC9"/>
    <w:rsid w:val="007C2560"/>
    <w:rsid w:val="007C3C90"/>
    <w:rsid w:val="007C5395"/>
    <w:rsid w:val="007C66C2"/>
    <w:rsid w:val="007D0A26"/>
    <w:rsid w:val="007D1CC0"/>
    <w:rsid w:val="007D1E99"/>
    <w:rsid w:val="007D3F22"/>
    <w:rsid w:val="007D4204"/>
    <w:rsid w:val="007D48AF"/>
    <w:rsid w:val="007E043E"/>
    <w:rsid w:val="007E0958"/>
    <w:rsid w:val="007E103F"/>
    <w:rsid w:val="007E3A13"/>
    <w:rsid w:val="007E3C5F"/>
    <w:rsid w:val="007E5A70"/>
    <w:rsid w:val="007F1CE2"/>
    <w:rsid w:val="007F1D78"/>
    <w:rsid w:val="007F29FE"/>
    <w:rsid w:val="007F2E26"/>
    <w:rsid w:val="007F3234"/>
    <w:rsid w:val="007F40BC"/>
    <w:rsid w:val="007F422D"/>
    <w:rsid w:val="007F4722"/>
    <w:rsid w:val="008008D6"/>
    <w:rsid w:val="00803293"/>
    <w:rsid w:val="008041F0"/>
    <w:rsid w:val="00804F89"/>
    <w:rsid w:val="00805D9F"/>
    <w:rsid w:val="0080793E"/>
    <w:rsid w:val="008103B5"/>
    <w:rsid w:val="008105AD"/>
    <w:rsid w:val="008106C8"/>
    <w:rsid w:val="00811CAF"/>
    <w:rsid w:val="00811E16"/>
    <w:rsid w:val="008147C0"/>
    <w:rsid w:val="0081592B"/>
    <w:rsid w:val="00815B92"/>
    <w:rsid w:val="00815CE0"/>
    <w:rsid w:val="008164C7"/>
    <w:rsid w:val="00816E0D"/>
    <w:rsid w:val="00816E32"/>
    <w:rsid w:val="00817A33"/>
    <w:rsid w:val="00817D6C"/>
    <w:rsid w:val="00820CC7"/>
    <w:rsid w:val="00820F31"/>
    <w:rsid w:val="008214B5"/>
    <w:rsid w:val="00824265"/>
    <w:rsid w:val="00824879"/>
    <w:rsid w:val="008304F1"/>
    <w:rsid w:val="0083096E"/>
    <w:rsid w:val="00832F5C"/>
    <w:rsid w:val="00833FCC"/>
    <w:rsid w:val="008345A2"/>
    <w:rsid w:val="008365B3"/>
    <w:rsid w:val="008366F2"/>
    <w:rsid w:val="0083676A"/>
    <w:rsid w:val="00836D1D"/>
    <w:rsid w:val="00837363"/>
    <w:rsid w:val="00844C7E"/>
    <w:rsid w:val="00844D75"/>
    <w:rsid w:val="00844FC4"/>
    <w:rsid w:val="00845AEC"/>
    <w:rsid w:val="00845CFB"/>
    <w:rsid w:val="0084724C"/>
    <w:rsid w:val="008504C2"/>
    <w:rsid w:val="008507FF"/>
    <w:rsid w:val="008509FE"/>
    <w:rsid w:val="00850E73"/>
    <w:rsid w:val="00851D0A"/>
    <w:rsid w:val="00851E38"/>
    <w:rsid w:val="00852356"/>
    <w:rsid w:val="00854EBB"/>
    <w:rsid w:val="00855894"/>
    <w:rsid w:val="0086037D"/>
    <w:rsid w:val="00861982"/>
    <w:rsid w:val="0086328D"/>
    <w:rsid w:val="008632E9"/>
    <w:rsid w:val="008634D8"/>
    <w:rsid w:val="0086382A"/>
    <w:rsid w:val="00864466"/>
    <w:rsid w:val="00864E8B"/>
    <w:rsid w:val="00865521"/>
    <w:rsid w:val="00865B8D"/>
    <w:rsid w:val="00870590"/>
    <w:rsid w:val="008708BA"/>
    <w:rsid w:val="008713F4"/>
    <w:rsid w:val="0087162B"/>
    <w:rsid w:val="008745BC"/>
    <w:rsid w:val="00875216"/>
    <w:rsid w:val="008803E5"/>
    <w:rsid w:val="00881811"/>
    <w:rsid w:val="0088442B"/>
    <w:rsid w:val="00886A7A"/>
    <w:rsid w:val="00887555"/>
    <w:rsid w:val="008A3B85"/>
    <w:rsid w:val="008A3D52"/>
    <w:rsid w:val="008A4344"/>
    <w:rsid w:val="008A4E4D"/>
    <w:rsid w:val="008A60E7"/>
    <w:rsid w:val="008B1A77"/>
    <w:rsid w:val="008B1BD6"/>
    <w:rsid w:val="008B2064"/>
    <w:rsid w:val="008B21A6"/>
    <w:rsid w:val="008B292F"/>
    <w:rsid w:val="008B3FC5"/>
    <w:rsid w:val="008B469E"/>
    <w:rsid w:val="008B607F"/>
    <w:rsid w:val="008B686D"/>
    <w:rsid w:val="008B7B13"/>
    <w:rsid w:val="008C1B34"/>
    <w:rsid w:val="008C20B9"/>
    <w:rsid w:val="008C3378"/>
    <w:rsid w:val="008C3604"/>
    <w:rsid w:val="008C43A5"/>
    <w:rsid w:val="008C7253"/>
    <w:rsid w:val="008C72D8"/>
    <w:rsid w:val="008C7516"/>
    <w:rsid w:val="008C75E9"/>
    <w:rsid w:val="008C7768"/>
    <w:rsid w:val="008D0718"/>
    <w:rsid w:val="008D105B"/>
    <w:rsid w:val="008D1380"/>
    <w:rsid w:val="008D2A30"/>
    <w:rsid w:val="008D492D"/>
    <w:rsid w:val="008D642D"/>
    <w:rsid w:val="008E1DBA"/>
    <w:rsid w:val="008E1E65"/>
    <w:rsid w:val="008E3D7B"/>
    <w:rsid w:val="008F1DE9"/>
    <w:rsid w:val="008F1F67"/>
    <w:rsid w:val="008F2528"/>
    <w:rsid w:val="008F2A9F"/>
    <w:rsid w:val="008F3D62"/>
    <w:rsid w:val="008F3F58"/>
    <w:rsid w:val="008F5F8F"/>
    <w:rsid w:val="008F6209"/>
    <w:rsid w:val="008F67C3"/>
    <w:rsid w:val="008F7582"/>
    <w:rsid w:val="009005E8"/>
    <w:rsid w:val="00901BC5"/>
    <w:rsid w:val="00901E0B"/>
    <w:rsid w:val="009021AB"/>
    <w:rsid w:val="00902DF9"/>
    <w:rsid w:val="0090390D"/>
    <w:rsid w:val="0090569B"/>
    <w:rsid w:val="00906D55"/>
    <w:rsid w:val="00907CA4"/>
    <w:rsid w:val="00907F90"/>
    <w:rsid w:val="009106A5"/>
    <w:rsid w:val="00910E0F"/>
    <w:rsid w:val="00911358"/>
    <w:rsid w:val="0091188A"/>
    <w:rsid w:val="00914CD1"/>
    <w:rsid w:val="00914D9C"/>
    <w:rsid w:val="00917C14"/>
    <w:rsid w:val="00920178"/>
    <w:rsid w:val="009206C6"/>
    <w:rsid w:val="0092077E"/>
    <w:rsid w:val="00921E58"/>
    <w:rsid w:val="00922F3C"/>
    <w:rsid w:val="00925033"/>
    <w:rsid w:val="00925705"/>
    <w:rsid w:val="0092668A"/>
    <w:rsid w:val="00926937"/>
    <w:rsid w:val="00927225"/>
    <w:rsid w:val="0092752D"/>
    <w:rsid w:val="00930CDD"/>
    <w:rsid w:val="00930D6E"/>
    <w:rsid w:val="00932B2D"/>
    <w:rsid w:val="009357C8"/>
    <w:rsid w:val="0093599A"/>
    <w:rsid w:val="00941309"/>
    <w:rsid w:val="00942E4C"/>
    <w:rsid w:val="00943453"/>
    <w:rsid w:val="00944DBA"/>
    <w:rsid w:val="00944DD7"/>
    <w:rsid w:val="009458A6"/>
    <w:rsid w:val="00945D7F"/>
    <w:rsid w:val="00951B78"/>
    <w:rsid w:val="00951D8E"/>
    <w:rsid w:val="00954478"/>
    <w:rsid w:val="00956DA9"/>
    <w:rsid w:val="0095740E"/>
    <w:rsid w:val="009600BB"/>
    <w:rsid w:val="00960928"/>
    <w:rsid w:val="00962A25"/>
    <w:rsid w:val="00962D74"/>
    <w:rsid w:val="009635C5"/>
    <w:rsid w:val="00963616"/>
    <w:rsid w:val="00964B78"/>
    <w:rsid w:val="0096627D"/>
    <w:rsid w:val="009663DA"/>
    <w:rsid w:val="009717A9"/>
    <w:rsid w:val="009717B4"/>
    <w:rsid w:val="0097527D"/>
    <w:rsid w:val="00975E5C"/>
    <w:rsid w:val="00976B87"/>
    <w:rsid w:val="009776CE"/>
    <w:rsid w:val="00977741"/>
    <w:rsid w:val="009807ED"/>
    <w:rsid w:val="00980A37"/>
    <w:rsid w:val="00980CA4"/>
    <w:rsid w:val="00980D64"/>
    <w:rsid w:val="009821BA"/>
    <w:rsid w:val="00984BDC"/>
    <w:rsid w:val="009859E6"/>
    <w:rsid w:val="00985F5E"/>
    <w:rsid w:val="0098655E"/>
    <w:rsid w:val="00992E1E"/>
    <w:rsid w:val="00994193"/>
    <w:rsid w:val="0099617A"/>
    <w:rsid w:val="009A10CD"/>
    <w:rsid w:val="009A14B5"/>
    <w:rsid w:val="009A1C6B"/>
    <w:rsid w:val="009A2086"/>
    <w:rsid w:val="009A35B2"/>
    <w:rsid w:val="009A4BCB"/>
    <w:rsid w:val="009A4C9A"/>
    <w:rsid w:val="009A543F"/>
    <w:rsid w:val="009A7D30"/>
    <w:rsid w:val="009B133A"/>
    <w:rsid w:val="009B33EE"/>
    <w:rsid w:val="009B59EA"/>
    <w:rsid w:val="009B6BE4"/>
    <w:rsid w:val="009B7119"/>
    <w:rsid w:val="009B7314"/>
    <w:rsid w:val="009C00D6"/>
    <w:rsid w:val="009C07AB"/>
    <w:rsid w:val="009C4A60"/>
    <w:rsid w:val="009D0D67"/>
    <w:rsid w:val="009D43EB"/>
    <w:rsid w:val="009D50D8"/>
    <w:rsid w:val="009D651E"/>
    <w:rsid w:val="009D77E6"/>
    <w:rsid w:val="009D798B"/>
    <w:rsid w:val="009E1794"/>
    <w:rsid w:val="009E28AF"/>
    <w:rsid w:val="009E417D"/>
    <w:rsid w:val="009F02DB"/>
    <w:rsid w:val="009F1503"/>
    <w:rsid w:val="009F1E16"/>
    <w:rsid w:val="009F2858"/>
    <w:rsid w:val="009F2A0B"/>
    <w:rsid w:val="009F429D"/>
    <w:rsid w:val="009F52E3"/>
    <w:rsid w:val="009F6913"/>
    <w:rsid w:val="009F692C"/>
    <w:rsid w:val="009F7CE8"/>
    <w:rsid w:val="00A003AC"/>
    <w:rsid w:val="00A02BE9"/>
    <w:rsid w:val="00A04093"/>
    <w:rsid w:val="00A12642"/>
    <w:rsid w:val="00A1476F"/>
    <w:rsid w:val="00A15FCC"/>
    <w:rsid w:val="00A161ED"/>
    <w:rsid w:val="00A16746"/>
    <w:rsid w:val="00A17ACA"/>
    <w:rsid w:val="00A20C06"/>
    <w:rsid w:val="00A25362"/>
    <w:rsid w:val="00A26A30"/>
    <w:rsid w:val="00A2700F"/>
    <w:rsid w:val="00A3326C"/>
    <w:rsid w:val="00A332F9"/>
    <w:rsid w:val="00A33CBB"/>
    <w:rsid w:val="00A3533B"/>
    <w:rsid w:val="00A364B8"/>
    <w:rsid w:val="00A366CF"/>
    <w:rsid w:val="00A36AC5"/>
    <w:rsid w:val="00A37433"/>
    <w:rsid w:val="00A4220A"/>
    <w:rsid w:val="00A4250B"/>
    <w:rsid w:val="00A42AA2"/>
    <w:rsid w:val="00A45685"/>
    <w:rsid w:val="00A477C8"/>
    <w:rsid w:val="00A47966"/>
    <w:rsid w:val="00A47D76"/>
    <w:rsid w:val="00A5017D"/>
    <w:rsid w:val="00A50380"/>
    <w:rsid w:val="00A515EE"/>
    <w:rsid w:val="00A51EC2"/>
    <w:rsid w:val="00A52C4E"/>
    <w:rsid w:val="00A53A66"/>
    <w:rsid w:val="00A53B78"/>
    <w:rsid w:val="00A53D60"/>
    <w:rsid w:val="00A56902"/>
    <w:rsid w:val="00A56B86"/>
    <w:rsid w:val="00A610A2"/>
    <w:rsid w:val="00A6197A"/>
    <w:rsid w:val="00A6218D"/>
    <w:rsid w:val="00A638AF"/>
    <w:rsid w:val="00A642E2"/>
    <w:rsid w:val="00A65739"/>
    <w:rsid w:val="00A663F3"/>
    <w:rsid w:val="00A664BC"/>
    <w:rsid w:val="00A67CCE"/>
    <w:rsid w:val="00A70417"/>
    <w:rsid w:val="00A70F91"/>
    <w:rsid w:val="00A71DF9"/>
    <w:rsid w:val="00A7387F"/>
    <w:rsid w:val="00A73FC2"/>
    <w:rsid w:val="00A74761"/>
    <w:rsid w:val="00A77159"/>
    <w:rsid w:val="00A8083E"/>
    <w:rsid w:val="00A81E99"/>
    <w:rsid w:val="00A823E5"/>
    <w:rsid w:val="00A829BA"/>
    <w:rsid w:val="00A83C06"/>
    <w:rsid w:val="00A847F6"/>
    <w:rsid w:val="00A85B88"/>
    <w:rsid w:val="00A90EBB"/>
    <w:rsid w:val="00A91C7C"/>
    <w:rsid w:val="00A92440"/>
    <w:rsid w:val="00A92BCD"/>
    <w:rsid w:val="00A9393F"/>
    <w:rsid w:val="00A93B44"/>
    <w:rsid w:val="00A93DE7"/>
    <w:rsid w:val="00A958D5"/>
    <w:rsid w:val="00A95951"/>
    <w:rsid w:val="00A95A42"/>
    <w:rsid w:val="00A963CF"/>
    <w:rsid w:val="00A9657B"/>
    <w:rsid w:val="00A96835"/>
    <w:rsid w:val="00A96E23"/>
    <w:rsid w:val="00A974BF"/>
    <w:rsid w:val="00AA092E"/>
    <w:rsid w:val="00AA374B"/>
    <w:rsid w:val="00AA374E"/>
    <w:rsid w:val="00AA3A35"/>
    <w:rsid w:val="00AA50ED"/>
    <w:rsid w:val="00AA77C1"/>
    <w:rsid w:val="00AA7D3D"/>
    <w:rsid w:val="00AA7FAD"/>
    <w:rsid w:val="00AB004C"/>
    <w:rsid w:val="00AB0E81"/>
    <w:rsid w:val="00AB22E4"/>
    <w:rsid w:val="00AB3888"/>
    <w:rsid w:val="00AB667C"/>
    <w:rsid w:val="00AB736C"/>
    <w:rsid w:val="00AB7CC5"/>
    <w:rsid w:val="00AC2FFD"/>
    <w:rsid w:val="00AC3569"/>
    <w:rsid w:val="00AC534C"/>
    <w:rsid w:val="00AC592E"/>
    <w:rsid w:val="00AC606C"/>
    <w:rsid w:val="00AC6DF4"/>
    <w:rsid w:val="00AC71C6"/>
    <w:rsid w:val="00AC7C2E"/>
    <w:rsid w:val="00AC7E77"/>
    <w:rsid w:val="00AD0EA9"/>
    <w:rsid w:val="00AD1604"/>
    <w:rsid w:val="00AD1871"/>
    <w:rsid w:val="00AD4DB0"/>
    <w:rsid w:val="00AD550C"/>
    <w:rsid w:val="00AD5D33"/>
    <w:rsid w:val="00AD6A75"/>
    <w:rsid w:val="00AD7662"/>
    <w:rsid w:val="00AD7971"/>
    <w:rsid w:val="00AE082E"/>
    <w:rsid w:val="00AE08C4"/>
    <w:rsid w:val="00AE0A80"/>
    <w:rsid w:val="00AE39AE"/>
    <w:rsid w:val="00AE455E"/>
    <w:rsid w:val="00AE6F38"/>
    <w:rsid w:val="00AE777C"/>
    <w:rsid w:val="00AF055B"/>
    <w:rsid w:val="00AF127C"/>
    <w:rsid w:val="00AF1362"/>
    <w:rsid w:val="00AF456B"/>
    <w:rsid w:val="00AF45B4"/>
    <w:rsid w:val="00AF4C17"/>
    <w:rsid w:val="00AF54F8"/>
    <w:rsid w:val="00AF5C75"/>
    <w:rsid w:val="00AF6740"/>
    <w:rsid w:val="00AF699C"/>
    <w:rsid w:val="00AF6A82"/>
    <w:rsid w:val="00AF7538"/>
    <w:rsid w:val="00B0179D"/>
    <w:rsid w:val="00B01DFD"/>
    <w:rsid w:val="00B02424"/>
    <w:rsid w:val="00B02B26"/>
    <w:rsid w:val="00B02D14"/>
    <w:rsid w:val="00B0333B"/>
    <w:rsid w:val="00B037F5"/>
    <w:rsid w:val="00B03E35"/>
    <w:rsid w:val="00B05608"/>
    <w:rsid w:val="00B0682A"/>
    <w:rsid w:val="00B10134"/>
    <w:rsid w:val="00B11702"/>
    <w:rsid w:val="00B12455"/>
    <w:rsid w:val="00B1333C"/>
    <w:rsid w:val="00B1341D"/>
    <w:rsid w:val="00B14D16"/>
    <w:rsid w:val="00B16C67"/>
    <w:rsid w:val="00B1752B"/>
    <w:rsid w:val="00B20851"/>
    <w:rsid w:val="00B2372C"/>
    <w:rsid w:val="00B24382"/>
    <w:rsid w:val="00B244DF"/>
    <w:rsid w:val="00B24714"/>
    <w:rsid w:val="00B2472D"/>
    <w:rsid w:val="00B25462"/>
    <w:rsid w:val="00B30871"/>
    <w:rsid w:val="00B34B32"/>
    <w:rsid w:val="00B35406"/>
    <w:rsid w:val="00B35472"/>
    <w:rsid w:val="00B35705"/>
    <w:rsid w:val="00B35FD1"/>
    <w:rsid w:val="00B361EF"/>
    <w:rsid w:val="00B40033"/>
    <w:rsid w:val="00B4093F"/>
    <w:rsid w:val="00B40D37"/>
    <w:rsid w:val="00B428CB"/>
    <w:rsid w:val="00B42BDC"/>
    <w:rsid w:val="00B43FAE"/>
    <w:rsid w:val="00B51A8A"/>
    <w:rsid w:val="00B52CBD"/>
    <w:rsid w:val="00B531D2"/>
    <w:rsid w:val="00B5354B"/>
    <w:rsid w:val="00B544D3"/>
    <w:rsid w:val="00B5456F"/>
    <w:rsid w:val="00B55EE5"/>
    <w:rsid w:val="00B56EB1"/>
    <w:rsid w:val="00B6071D"/>
    <w:rsid w:val="00B63998"/>
    <w:rsid w:val="00B63C4C"/>
    <w:rsid w:val="00B64BE6"/>
    <w:rsid w:val="00B64F19"/>
    <w:rsid w:val="00B6512A"/>
    <w:rsid w:val="00B662F4"/>
    <w:rsid w:val="00B668B6"/>
    <w:rsid w:val="00B66DA4"/>
    <w:rsid w:val="00B674AC"/>
    <w:rsid w:val="00B72A5D"/>
    <w:rsid w:val="00B72EFD"/>
    <w:rsid w:val="00B73773"/>
    <w:rsid w:val="00B7511B"/>
    <w:rsid w:val="00B76843"/>
    <w:rsid w:val="00B7690B"/>
    <w:rsid w:val="00B805C9"/>
    <w:rsid w:val="00B80CE5"/>
    <w:rsid w:val="00B81252"/>
    <w:rsid w:val="00B81E04"/>
    <w:rsid w:val="00B82AAC"/>
    <w:rsid w:val="00B83344"/>
    <w:rsid w:val="00B8345A"/>
    <w:rsid w:val="00B83FAE"/>
    <w:rsid w:val="00B84B5A"/>
    <w:rsid w:val="00B84E79"/>
    <w:rsid w:val="00B861CE"/>
    <w:rsid w:val="00B86C46"/>
    <w:rsid w:val="00B9279A"/>
    <w:rsid w:val="00B958AF"/>
    <w:rsid w:val="00B96D1E"/>
    <w:rsid w:val="00B97553"/>
    <w:rsid w:val="00BA0743"/>
    <w:rsid w:val="00BA080D"/>
    <w:rsid w:val="00BA1A82"/>
    <w:rsid w:val="00BA59DC"/>
    <w:rsid w:val="00BA78BB"/>
    <w:rsid w:val="00BA7DE0"/>
    <w:rsid w:val="00BB06DE"/>
    <w:rsid w:val="00BB0CF9"/>
    <w:rsid w:val="00BB103F"/>
    <w:rsid w:val="00BB2272"/>
    <w:rsid w:val="00BB2B36"/>
    <w:rsid w:val="00BB2B70"/>
    <w:rsid w:val="00BB4BD3"/>
    <w:rsid w:val="00BB55B9"/>
    <w:rsid w:val="00BB5ACD"/>
    <w:rsid w:val="00BB64EC"/>
    <w:rsid w:val="00BB6BC3"/>
    <w:rsid w:val="00BB7865"/>
    <w:rsid w:val="00BC0FBE"/>
    <w:rsid w:val="00BC25D8"/>
    <w:rsid w:val="00BC310C"/>
    <w:rsid w:val="00BC37BF"/>
    <w:rsid w:val="00BC3B94"/>
    <w:rsid w:val="00BC3BB6"/>
    <w:rsid w:val="00BC4362"/>
    <w:rsid w:val="00BC4888"/>
    <w:rsid w:val="00BD029E"/>
    <w:rsid w:val="00BD07EC"/>
    <w:rsid w:val="00BD0C9C"/>
    <w:rsid w:val="00BD129C"/>
    <w:rsid w:val="00BD1B97"/>
    <w:rsid w:val="00BD5CA1"/>
    <w:rsid w:val="00BD644B"/>
    <w:rsid w:val="00BD671E"/>
    <w:rsid w:val="00BD6B3D"/>
    <w:rsid w:val="00BE0A97"/>
    <w:rsid w:val="00BE0C63"/>
    <w:rsid w:val="00BE151F"/>
    <w:rsid w:val="00BE1774"/>
    <w:rsid w:val="00BE19C8"/>
    <w:rsid w:val="00BE2185"/>
    <w:rsid w:val="00BE4402"/>
    <w:rsid w:val="00BE477E"/>
    <w:rsid w:val="00BE49D8"/>
    <w:rsid w:val="00BE7671"/>
    <w:rsid w:val="00BE79EF"/>
    <w:rsid w:val="00BE7C91"/>
    <w:rsid w:val="00BF05CD"/>
    <w:rsid w:val="00BF1252"/>
    <w:rsid w:val="00BF22B1"/>
    <w:rsid w:val="00BF2820"/>
    <w:rsid w:val="00BF38E1"/>
    <w:rsid w:val="00BF3953"/>
    <w:rsid w:val="00BF3D74"/>
    <w:rsid w:val="00BF766B"/>
    <w:rsid w:val="00C008CA"/>
    <w:rsid w:val="00C0142E"/>
    <w:rsid w:val="00C07177"/>
    <w:rsid w:val="00C079D0"/>
    <w:rsid w:val="00C1038E"/>
    <w:rsid w:val="00C140EA"/>
    <w:rsid w:val="00C144CF"/>
    <w:rsid w:val="00C1493E"/>
    <w:rsid w:val="00C17E6D"/>
    <w:rsid w:val="00C20D94"/>
    <w:rsid w:val="00C22E9A"/>
    <w:rsid w:val="00C22FA9"/>
    <w:rsid w:val="00C23EE4"/>
    <w:rsid w:val="00C2415C"/>
    <w:rsid w:val="00C24E2D"/>
    <w:rsid w:val="00C251B9"/>
    <w:rsid w:val="00C26EA9"/>
    <w:rsid w:val="00C2779D"/>
    <w:rsid w:val="00C30845"/>
    <w:rsid w:val="00C30891"/>
    <w:rsid w:val="00C32BCB"/>
    <w:rsid w:val="00C339FA"/>
    <w:rsid w:val="00C33F83"/>
    <w:rsid w:val="00C34245"/>
    <w:rsid w:val="00C344F0"/>
    <w:rsid w:val="00C36828"/>
    <w:rsid w:val="00C36C4D"/>
    <w:rsid w:val="00C37D65"/>
    <w:rsid w:val="00C4102F"/>
    <w:rsid w:val="00C451C2"/>
    <w:rsid w:val="00C52881"/>
    <w:rsid w:val="00C601DF"/>
    <w:rsid w:val="00C610E3"/>
    <w:rsid w:val="00C6272B"/>
    <w:rsid w:val="00C63761"/>
    <w:rsid w:val="00C64BAB"/>
    <w:rsid w:val="00C65FEF"/>
    <w:rsid w:val="00C6732F"/>
    <w:rsid w:val="00C67EF1"/>
    <w:rsid w:val="00C7171D"/>
    <w:rsid w:val="00C72D85"/>
    <w:rsid w:val="00C752F4"/>
    <w:rsid w:val="00C7538B"/>
    <w:rsid w:val="00C76CBB"/>
    <w:rsid w:val="00C77E5B"/>
    <w:rsid w:val="00C77F35"/>
    <w:rsid w:val="00C8075D"/>
    <w:rsid w:val="00C80EC3"/>
    <w:rsid w:val="00C8180E"/>
    <w:rsid w:val="00C81B3B"/>
    <w:rsid w:val="00C81FB6"/>
    <w:rsid w:val="00C82808"/>
    <w:rsid w:val="00C82EDD"/>
    <w:rsid w:val="00C8469A"/>
    <w:rsid w:val="00C84AE4"/>
    <w:rsid w:val="00C850F4"/>
    <w:rsid w:val="00C87952"/>
    <w:rsid w:val="00C90261"/>
    <w:rsid w:val="00C936AE"/>
    <w:rsid w:val="00C97D5F"/>
    <w:rsid w:val="00CA483C"/>
    <w:rsid w:val="00CA4A09"/>
    <w:rsid w:val="00CA6198"/>
    <w:rsid w:val="00CA6B2D"/>
    <w:rsid w:val="00CB02DF"/>
    <w:rsid w:val="00CB1577"/>
    <w:rsid w:val="00CB2087"/>
    <w:rsid w:val="00CB2C82"/>
    <w:rsid w:val="00CB3330"/>
    <w:rsid w:val="00CB3797"/>
    <w:rsid w:val="00CB4322"/>
    <w:rsid w:val="00CB5126"/>
    <w:rsid w:val="00CB5DBE"/>
    <w:rsid w:val="00CB6075"/>
    <w:rsid w:val="00CB63DB"/>
    <w:rsid w:val="00CB71E9"/>
    <w:rsid w:val="00CB787A"/>
    <w:rsid w:val="00CB7F49"/>
    <w:rsid w:val="00CC073F"/>
    <w:rsid w:val="00CC0793"/>
    <w:rsid w:val="00CC3580"/>
    <w:rsid w:val="00CC4D3A"/>
    <w:rsid w:val="00CC611B"/>
    <w:rsid w:val="00CC6EA2"/>
    <w:rsid w:val="00CC7F4A"/>
    <w:rsid w:val="00CD18A2"/>
    <w:rsid w:val="00CD1D71"/>
    <w:rsid w:val="00CD3306"/>
    <w:rsid w:val="00CD3CDA"/>
    <w:rsid w:val="00CD457F"/>
    <w:rsid w:val="00CD46F5"/>
    <w:rsid w:val="00CD7D0E"/>
    <w:rsid w:val="00CE24EC"/>
    <w:rsid w:val="00CE3646"/>
    <w:rsid w:val="00CE5CDA"/>
    <w:rsid w:val="00CE7915"/>
    <w:rsid w:val="00CF2D81"/>
    <w:rsid w:val="00CF5E2B"/>
    <w:rsid w:val="00CF6828"/>
    <w:rsid w:val="00CF74F8"/>
    <w:rsid w:val="00CF7BF6"/>
    <w:rsid w:val="00D02443"/>
    <w:rsid w:val="00D02690"/>
    <w:rsid w:val="00D02D90"/>
    <w:rsid w:val="00D03913"/>
    <w:rsid w:val="00D04895"/>
    <w:rsid w:val="00D04B70"/>
    <w:rsid w:val="00D04CA6"/>
    <w:rsid w:val="00D04ECA"/>
    <w:rsid w:val="00D05C7C"/>
    <w:rsid w:val="00D06BBA"/>
    <w:rsid w:val="00D06EE0"/>
    <w:rsid w:val="00D0719D"/>
    <w:rsid w:val="00D07600"/>
    <w:rsid w:val="00D07659"/>
    <w:rsid w:val="00D07AAF"/>
    <w:rsid w:val="00D113E5"/>
    <w:rsid w:val="00D125EA"/>
    <w:rsid w:val="00D141B0"/>
    <w:rsid w:val="00D1467C"/>
    <w:rsid w:val="00D15071"/>
    <w:rsid w:val="00D157E8"/>
    <w:rsid w:val="00D16D90"/>
    <w:rsid w:val="00D20349"/>
    <w:rsid w:val="00D21CF9"/>
    <w:rsid w:val="00D21EC8"/>
    <w:rsid w:val="00D23232"/>
    <w:rsid w:val="00D23627"/>
    <w:rsid w:val="00D238E2"/>
    <w:rsid w:val="00D26414"/>
    <w:rsid w:val="00D27560"/>
    <w:rsid w:val="00D2776A"/>
    <w:rsid w:val="00D27AED"/>
    <w:rsid w:val="00D32E57"/>
    <w:rsid w:val="00D33899"/>
    <w:rsid w:val="00D340AC"/>
    <w:rsid w:val="00D34533"/>
    <w:rsid w:val="00D34946"/>
    <w:rsid w:val="00D358C0"/>
    <w:rsid w:val="00D40D4B"/>
    <w:rsid w:val="00D411E6"/>
    <w:rsid w:val="00D41FDA"/>
    <w:rsid w:val="00D42ED7"/>
    <w:rsid w:val="00D432C4"/>
    <w:rsid w:val="00D44C5E"/>
    <w:rsid w:val="00D45897"/>
    <w:rsid w:val="00D47D3C"/>
    <w:rsid w:val="00D47E5A"/>
    <w:rsid w:val="00D51977"/>
    <w:rsid w:val="00D51FC2"/>
    <w:rsid w:val="00D546F1"/>
    <w:rsid w:val="00D57364"/>
    <w:rsid w:val="00D578E1"/>
    <w:rsid w:val="00D6000A"/>
    <w:rsid w:val="00D610F2"/>
    <w:rsid w:val="00D614DF"/>
    <w:rsid w:val="00D62B40"/>
    <w:rsid w:val="00D63307"/>
    <w:rsid w:val="00D64CBB"/>
    <w:rsid w:val="00D65EDB"/>
    <w:rsid w:val="00D663E1"/>
    <w:rsid w:val="00D6674F"/>
    <w:rsid w:val="00D667DD"/>
    <w:rsid w:val="00D672B6"/>
    <w:rsid w:val="00D674ED"/>
    <w:rsid w:val="00D67FCA"/>
    <w:rsid w:val="00D711C1"/>
    <w:rsid w:val="00D7225D"/>
    <w:rsid w:val="00D7420A"/>
    <w:rsid w:val="00D76EFE"/>
    <w:rsid w:val="00D773B4"/>
    <w:rsid w:val="00D77B5B"/>
    <w:rsid w:val="00D77EAE"/>
    <w:rsid w:val="00D806F5"/>
    <w:rsid w:val="00D815E4"/>
    <w:rsid w:val="00D82E97"/>
    <w:rsid w:val="00D85442"/>
    <w:rsid w:val="00D86C8E"/>
    <w:rsid w:val="00D86EF3"/>
    <w:rsid w:val="00D87ACC"/>
    <w:rsid w:val="00D9228D"/>
    <w:rsid w:val="00D93E5F"/>
    <w:rsid w:val="00D95B50"/>
    <w:rsid w:val="00D95C48"/>
    <w:rsid w:val="00D95EDE"/>
    <w:rsid w:val="00D972DA"/>
    <w:rsid w:val="00D97A2A"/>
    <w:rsid w:val="00DA35BB"/>
    <w:rsid w:val="00DA4428"/>
    <w:rsid w:val="00DA71DD"/>
    <w:rsid w:val="00DA7B0F"/>
    <w:rsid w:val="00DB00C6"/>
    <w:rsid w:val="00DB2491"/>
    <w:rsid w:val="00DB2A17"/>
    <w:rsid w:val="00DB385C"/>
    <w:rsid w:val="00DC0183"/>
    <w:rsid w:val="00DC0C5D"/>
    <w:rsid w:val="00DC34DB"/>
    <w:rsid w:val="00DC5FA8"/>
    <w:rsid w:val="00DC60DE"/>
    <w:rsid w:val="00DC77F3"/>
    <w:rsid w:val="00DD09EF"/>
    <w:rsid w:val="00DD1CC5"/>
    <w:rsid w:val="00DD2646"/>
    <w:rsid w:val="00DD2BCC"/>
    <w:rsid w:val="00DD40BB"/>
    <w:rsid w:val="00DD586F"/>
    <w:rsid w:val="00DE3A1A"/>
    <w:rsid w:val="00DE517A"/>
    <w:rsid w:val="00DE536A"/>
    <w:rsid w:val="00DE6D01"/>
    <w:rsid w:val="00DE720C"/>
    <w:rsid w:val="00DE7B41"/>
    <w:rsid w:val="00DF1D73"/>
    <w:rsid w:val="00DF58EE"/>
    <w:rsid w:val="00DF687B"/>
    <w:rsid w:val="00DF72BD"/>
    <w:rsid w:val="00DF75E5"/>
    <w:rsid w:val="00E00640"/>
    <w:rsid w:val="00E00DD0"/>
    <w:rsid w:val="00E00FB4"/>
    <w:rsid w:val="00E033BF"/>
    <w:rsid w:val="00E06156"/>
    <w:rsid w:val="00E06EB7"/>
    <w:rsid w:val="00E0770C"/>
    <w:rsid w:val="00E07919"/>
    <w:rsid w:val="00E07AAF"/>
    <w:rsid w:val="00E07FCC"/>
    <w:rsid w:val="00E115BA"/>
    <w:rsid w:val="00E11DE4"/>
    <w:rsid w:val="00E141D6"/>
    <w:rsid w:val="00E14C9A"/>
    <w:rsid w:val="00E151FE"/>
    <w:rsid w:val="00E172F9"/>
    <w:rsid w:val="00E2004D"/>
    <w:rsid w:val="00E203F0"/>
    <w:rsid w:val="00E20731"/>
    <w:rsid w:val="00E223A9"/>
    <w:rsid w:val="00E22814"/>
    <w:rsid w:val="00E236FA"/>
    <w:rsid w:val="00E23883"/>
    <w:rsid w:val="00E2603A"/>
    <w:rsid w:val="00E26377"/>
    <w:rsid w:val="00E26955"/>
    <w:rsid w:val="00E304E2"/>
    <w:rsid w:val="00E30CEC"/>
    <w:rsid w:val="00E3127A"/>
    <w:rsid w:val="00E32706"/>
    <w:rsid w:val="00E32EBE"/>
    <w:rsid w:val="00E35FF0"/>
    <w:rsid w:val="00E3692E"/>
    <w:rsid w:val="00E36EDF"/>
    <w:rsid w:val="00E37B05"/>
    <w:rsid w:val="00E42CDC"/>
    <w:rsid w:val="00E42DE4"/>
    <w:rsid w:val="00E43C14"/>
    <w:rsid w:val="00E44EFC"/>
    <w:rsid w:val="00E45BFE"/>
    <w:rsid w:val="00E45DB2"/>
    <w:rsid w:val="00E45E25"/>
    <w:rsid w:val="00E46434"/>
    <w:rsid w:val="00E51BFB"/>
    <w:rsid w:val="00E52345"/>
    <w:rsid w:val="00E53D5C"/>
    <w:rsid w:val="00E53EF0"/>
    <w:rsid w:val="00E54800"/>
    <w:rsid w:val="00E54B04"/>
    <w:rsid w:val="00E55847"/>
    <w:rsid w:val="00E5637E"/>
    <w:rsid w:val="00E56C91"/>
    <w:rsid w:val="00E61BB8"/>
    <w:rsid w:val="00E61DFC"/>
    <w:rsid w:val="00E6232C"/>
    <w:rsid w:val="00E623B1"/>
    <w:rsid w:val="00E625DB"/>
    <w:rsid w:val="00E64D0F"/>
    <w:rsid w:val="00E65ABD"/>
    <w:rsid w:val="00E66CDA"/>
    <w:rsid w:val="00E67133"/>
    <w:rsid w:val="00E67408"/>
    <w:rsid w:val="00E677CE"/>
    <w:rsid w:val="00E71528"/>
    <w:rsid w:val="00E74C39"/>
    <w:rsid w:val="00E76705"/>
    <w:rsid w:val="00E76BD4"/>
    <w:rsid w:val="00E802DE"/>
    <w:rsid w:val="00E802E8"/>
    <w:rsid w:val="00E813DE"/>
    <w:rsid w:val="00E85C53"/>
    <w:rsid w:val="00E9089B"/>
    <w:rsid w:val="00E909CC"/>
    <w:rsid w:val="00E91011"/>
    <w:rsid w:val="00E9260D"/>
    <w:rsid w:val="00E93832"/>
    <w:rsid w:val="00E93B0B"/>
    <w:rsid w:val="00E94722"/>
    <w:rsid w:val="00E94CC9"/>
    <w:rsid w:val="00E95030"/>
    <w:rsid w:val="00E97777"/>
    <w:rsid w:val="00EA0A83"/>
    <w:rsid w:val="00EA23CA"/>
    <w:rsid w:val="00EA37F8"/>
    <w:rsid w:val="00EA48BE"/>
    <w:rsid w:val="00EA5081"/>
    <w:rsid w:val="00EA5BD0"/>
    <w:rsid w:val="00EB0094"/>
    <w:rsid w:val="00EB143E"/>
    <w:rsid w:val="00EB301B"/>
    <w:rsid w:val="00EB30B2"/>
    <w:rsid w:val="00EB38FD"/>
    <w:rsid w:val="00EB4CF0"/>
    <w:rsid w:val="00EB719C"/>
    <w:rsid w:val="00EB75D1"/>
    <w:rsid w:val="00EC0A91"/>
    <w:rsid w:val="00EC115B"/>
    <w:rsid w:val="00EC11FC"/>
    <w:rsid w:val="00EC23C4"/>
    <w:rsid w:val="00EC4267"/>
    <w:rsid w:val="00EC45FA"/>
    <w:rsid w:val="00EC4721"/>
    <w:rsid w:val="00EC4BD5"/>
    <w:rsid w:val="00EC5B67"/>
    <w:rsid w:val="00EC69A2"/>
    <w:rsid w:val="00EC7541"/>
    <w:rsid w:val="00EC787C"/>
    <w:rsid w:val="00EC7C62"/>
    <w:rsid w:val="00ED0C51"/>
    <w:rsid w:val="00ED11D4"/>
    <w:rsid w:val="00ED38A1"/>
    <w:rsid w:val="00ED4776"/>
    <w:rsid w:val="00ED48FF"/>
    <w:rsid w:val="00ED570D"/>
    <w:rsid w:val="00ED5FDB"/>
    <w:rsid w:val="00EE2F7C"/>
    <w:rsid w:val="00EE3731"/>
    <w:rsid w:val="00EE42D5"/>
    <w:rsid w:val="00EE4B1E"/>
    <w:rsid w:val="00EE64D3"/>
    <w:rsid w:val="00EE7B23"/>
    <w:rsid w:val="00EF16A3"/>
    <w:rsid w:val="00EF20F6"/>
    <w:rsid w:val="00EF25AB"/>
    <w:rsid w:val="00EF2F10"/>
    <w:rsid w:val="00EF35F0"/>
    <w:rsid w:val="00EF4D65"/>
    <w:rsid w:val="00EF5B44"/>
    <w:rsid w:val="00F005C5"/>
    <w:rsid w:val="00F01500"/>
    <w:rsid w:val="00F01D57"/>
    <w:rsid w:val="00F02F58"/>
    <w:rsid w:val="00F05F0F"/>
    <w:rsid w:val="00F06523"/>
    <w:rsid w:val="00F066C3"/>
    <w:rsid w:val="00F07462"/>
    <w:rsid w:val="00F078BB"/>
    <w:rsid w:val="00F11CC6"/>
    <w:rsid w:val="00F137EA"/>
    <w:rsid w:val="00F150A8"/>
    <w:rsid w:val="00F1603F"/>
    <w:rsid w:val="00F17321"/>
    <w:rsid w:val="00F17B83"/>
    <w:rsid w:val="00F20395"/>
    <w:rsid w:val="00F20595"/>
    <w:rsid w:val="00F20663"/>
    <w:rsid w:val="00F222A9"/>
    <w:rsid w:val="00F228A1"/>
    <w:rsid w:val="00F2337A"/>
    <w:rsid w:val="00F236A9"/>
    <w:rsid w:val="00F24031"/>
    <w:rsid w:val="00F24578"/>
    <w:rsid w:val="00F27954"/>
    <w:rsid w:val="00F27DC7"/>
    <w:rsid w:val="00F31A72"/>
    <w:rsid w:val="00F32E20"/>
    <w:rsid w:val="00F333A4"/>
    <w:rsid w:val="00F35CA8"/>
    <w:rsid w:val="00F37475"/>
    <w:rsid w:val="00F37B98"/>
    <w:rsid w:val="00F40A4B"/>
    <w:rsid w:val="00F4195E"/>
    <w:rsid w:val="00F41DC1"/>
    <w:rsid w:val="00F41F55"/>
    <w:rsid w:val="00F455D4"/>
    <w:rsid w:val="00F45D1E"/>
    <w:rsid w:val="00F50BDC"/>
    <w:rsid w:val="00F5180B"/>
    <w:rsid w:val="00F5181B"/>
    <w:rsid w:val="00F537FF"/>
    <w:rsid w:val="00F53F1D"/>
    <w:rsid w:val="00F55987"/>
    <w:rsid w:val="00F56081"/>
    <w:rsid w:val="00F56DB1"/>
    <w:rsid w:val="00F60760"/>
    <w:rsid w:val="00F60DC3"/>
    <w:rsid w:val="00F61048"/>
    <w:rsid w:val="00F613F3"/>
    <w:rsid w:val="00F6292D"/>
    <w:rsid w:val="00F63960"/>
    <w:rsid w:val="00F65B33"/>
    <w:rsid w:val="00F65B39"/>
    <w:rsid w:val="00F669DA"/>
    <w:rsid w:val="00F66AD8"/>
    <w:rsid w:val="00F66B91"/>
    <w:rsid w:val="00F7060F"/>
    <w:rsid w:val="00F720FF"/>
    <w:rsid w:val="00F72B86"/>
    <w:rsid w:val="00F72D27"/>
    <w:rsid w:val="00F738C2"/>
    <w:rsid w:val="00F741F3"/>
    <w:rsid w:val="00F76DE9"/>
    <w:rsid w:val="00F77591"/>
    <w:rsid w:val="00F77EDE"/>
    <w:rsid w:val="00F82543"/>
    <w:rsid w:val="00F84687"/>
    <w:rsid w:val="00F84810"/>
    <w:rsid w:val="00F84D2B"/>
    <w:rsid w:val="00F85165"/>
    <w:rsid w:val="00F857B7"/>
    <w:rsid w:val="00F85C83"/>
    <w:rsid w:val="00F86566"/>
    <w:rsid w:val="00F86B89"/>
    <w:rsid w:val="00F87932"/>
    <w:rsid w:val="00F87E43"/>
    <w:rsid w:val="00F90109"/>
    <w:rsid w:val="00F91CBC"/>
    <w:rsid w:val="00F92403"/>
    <w:rsid w:val="00F924D8"/>
    <w:rsid w:val="00F925DD"/>
    <w:rsid w:val="00F92CDE"/>
    <w:rsid w:val="00F9355A"/>
    <w:rsid w:val="00F94382"/>
    <w:rsid w:val="00F94E84"/>
    <w:rsid w:val="00F976E3"/>
    <w:rsid w:val="00F97992"/>
    <w:rsid w:val="00F979C6"/>
    <w:rsid w:val="00F97B8E"/>
    <w:rsid w:val="00F97C4A"/>
    <w:rsid w:val="00FA1B28"/>
    <w:rsid w:val="00FA4937"/>
    <w:rsid w:val="00FA52EB"/>
    <w:rsid w:val="00FA6B95"/>
    <w:rsid w:val="00FA73C9"/>
    <w:rsid w:val="00FB2506"/>
    <w:rsid w:val="00FB57E7"/>
    <w:rsid w:val="00FB5F7E"/>
    <w:rsid w:val="00FB70F2"/>
    <w:rsid w:val="00FB7C54"/>
    <w:rsid w:val="00FB7E49"/>
    <w:rsid w:val="00FC1861"/>
    <w:rsid w:val="00FC1993"/>
    <w:rsid w:val="00FC30E2"/>
    <w:rsid w:val="00FC36FF"/>
    <w:rsid w:val="00FC6B32"/>
    <w:rsid w:val="00FC6C2C"/>
    <w:rsid w:val="00FD044B"/>
    <w:rsid w:val="00FD1285"/>
    <w:rsid w:val="00FD2D18"/>
    <w:rsid w:val="00FD32BC"/>
    <w:rsid w:val="00FD3351"/>
    <w:rsid w:val="00FD359C"/>
    <w:rsid w:val="00FD4DD3"/>
    <w:rsid w:val="00FD5829"/>
    <w:rsid w:val="00FE03C0"/>
    <w:rsid w:val="00FE2C2B"/>
    <w:rsid w:val="00FE3409"/>
    <w:rsid w:val="00FE398F"/>
    <w:rsid w:val="00FE3F5B"/>
    <w:rsid w:val="00FE4EF7"/>
    <w:rsid w:val="00FE5AE1"/>
    <w:rsid w:val="00FE5CFB"/>
    <w:rsid w:val="00FE6BBC"/>
    <w:rsid w:val="00FE7F98"/>
    <w:rsid w:val="00FF0E8D"/>
    <w:rsid w:val="00FF1479"/>
    <w:rsid w:val="00FF1723"/>
    <w:rsid w:val="00FF1B91"/>
    <w:rsid w:val="00FF1E8E"/>
    <w:rsid w:val="00FF2DE3"/>
    <w:rsid w:val="00FF33BD"/>
    <w:rsid w:val="00FF3BEC"/>
    <w:rsid w:val="00FF3D26"/>
    <w:rsid w:val="00FF3F33"/>
    <w:rsid w:val="00FF3F7A"/>
    <w:rsid w:val="00FF48E6"/>
    <w:rsid w:val="00FF5CCE"/>
    <w:rsid w:val="00FF7021"/>
    <w:rsid w:val="00FF7081"/>
    <w:rsid w:val="00FF713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E3965"/>
  <w15:chartTrackingRefBased/>
  <w15:docId w15:val="{922E0A28-2BC5-4B50-9B30-E69C7486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081"/>
  </w:style>
  <w:style w:type="paragraph" w:styleId="Titre1">
    <w:name w:val="heading 1"/>
    <w:basedOn w:val="Normal"/>
    <w:next w:val="Normal"/>
    <w:link w:val="Titre1Car"/>
    <w:uiPriority w:val="9"/>
    <w:qFormat/>
    <w:rsid w:val="00EA508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EA508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EA508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EA508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EA508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EA5081"/>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EA5081"/>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EA508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EA508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5081"/>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EA5081"/>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EA5081"/>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EA5081"/>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EA5081"/>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EA5081"/>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EA5081"/>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EA5081"/>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EA5081"/>
    <w:rPr>
      <w:rFonts w:asciiTheme="majorHAnsi" w:eastAsiaTheme="majorEastAsia" w:hAnsiTheme="majorHAnsi" w:cstheme="majorBidi"/>
      <w:i/>
      <w:iCs/>
      <w:color w:val="70AD47" w:themeColor="accent6"/>
      <w:sz w:val="20"/>
      <w:szCs w:val="20"/>
    </w:rPr>
  </w:style>
  <w:style w:type="paragraph" w:styleId="Titre">
    <w:name w:val="Title"/>
    <w:basedOn w:val="Normal"/>
    <w:next w:val="Normal"/>
    <w:link w:val="TitreCar"/>
    <w:uiPriority w:val="10"/>
    <w:qFormat/>
    <w:rsid w:val="00EA508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EA508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EA508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EA5081"/>
    <w:rPr>
      <w:rFonts w:asciiTheme="majorHAnsi" w:eastAsiaTheme="majorEastAsia" w:hAnsiTheme="majorHAnsi" w:cstheme="majorBidi"/>
      <w:sz w:val="30"/>
      <w:szCs w:val="30"/>
    </w:rPr>
  </w:style>
  <w:style w:type="paragraph" w:styleId="Citation">
    <w:name w:val="Quote"/>
    <w:basedOn w:val="Normal"/>
    <w:next w:val="Normal"/>
    <w:link w:val="CitationCar"/>
    <w:uiPriority w:val="29"/>
    <w:qFormat/>
    <w:rsid w:val="00EA508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EA5081"/>
    <w:rPr>
      <w:i/>
      <w:iCs/>
      <w:color w:val="262626" w:themeColor="text1" w:themeTint="D9"/>
    </w:rPr>
  </w:style>
  <w:style w:type="paragraph" w:styleId="Paragraphedeliste">
    <w:name w:val="List Paragraph"/>
    <w:basedOn w:val="Normal"/>
    <w:uiPriority w:val="34"/>
    <w:qFormat/>
    <w:rsid w:val="00F925DD"/>
    <w:pPr>
      <w:ind w:left="720"/>
      <w:contextualSpacing/>
    </w:pPr>
  </w:style>
  <w:style w:type="character" w:styleId="Emphaseintense">
    <w:name w:val="Intense Emphasis"/>
    <w:basedOn w:val="Policepardfaut"/>
    <w:uiPriority w:val="21"/>
    <w:qFormat/>
    <w:rsid w:val="00EA5081"/>
    <w:rPr>
      <w:b/>
      <w:bCs/>
      <w:i/>
      <w:iCs/>
    </w:rPr>
  </w:style>
  <w:style w:type="paragraph" w:styleId="Citationintense">
    <w:name w:val="Intense Quote"/>
    <w:basedOn w:val="Normal"/>
    <w:next w:val="Normal"/>
    <w:link w:val="CitationintenseCar"/>
    <w:uiPriority w:val="30"/>
    <w:qFormat/>
    <w:rsid w:val="00EA508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EA5081"/>
    <w:rPr>
      <w:rFonts w:asciiTheme="majorHAnsi" w:eastAsiaTheme="majorEastAsia" w:hAnsiTheme="majorHAnsi" w:cstheme="majorBidi"/>
      <w:i/>
      <w:iCs/>
      <w:color w:val="70AD47" w:themeColor="accent6"/>
      <w:sz w:val="32"/>
      <w:szCs w:val="32"/>
    </w:rPr>
  </w:style>
  <w:style w:type="character" w:styleId="Rfrenceintense">
    <w:name w:val="Intense Reference"/>
    <w:basedOn w:val="Policepardfaut"/>
    <w:uiPriority w:val="32"/>
    <w:qFormat/>
    <w:rsid w:val="00EA5081"/>
    <w:rPr>
      <w:b/>
      <w:bCs/>
      <w:smallCaps/>
      <w:color w:val="70AD47" w:themeColor="accent6"/>
    </w:rPr>
  </w:style>
  <w:style w:type="paragraph" w:styleId="En-tte">
    <w:name w:val="header"/>
    <w:basedOn w:val="Normal"/>
    <w:link w:val="En-tteCar"/>
    <w:uiPriority w:val="99"/>
    <w:unhideWhenUsed/>
    <w:rsid w:val="00BB6BC3"/>
    <w:pPr>
      <w:tabs>
        <w:tab w:val="center" w:pos="4536"/>
        <w:tab w:val="right" w:pos="9072"/>
      </w:tabs>
      <w:spacing w:after="0" w:line="240" w:lineRule="auto"/>
    </w:pPr>
  </w:style>
  <w:style w:type="character" w:customStyle="1" w:styleId="En-tteCar">
    <w:name w:val="En-tête Car"/>
    <w:basedOn w:val="Policepardfaut"/>
    <w:link w:val="En-tte"/>
    <w:uiPriority w:val="99"/>
    <w:rsid w:val="00BB6BC3"/>
  </w:style>
  <w:style w:type="paragraph" w:styleId="Pieddepage">
    <w:name w:val="footer"/>
    <w:basedOn w:val="Normal"/>
    <w:link w:val="PieddepageCar"/>
    <w:uiPriority w:val="99"/>
    <w:unhideWhenUsed/>
    <w:rsid w:val="00BB6BC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BC3"/>
  </w:style>
  <w:style w:type="paragraph" w:styleId="NormalWeb">
    <w:name w:val="Normal (Web)"/>
    <w:basedOn w:val="Normal"/>
    <w:uiPriority w:val="99"/>
    <w:unhideWhenUsed/>
    <w:rsid w:val="00C1038E"/>
    <w:pPr>
      <w:spacing w:before="100" w:beforeAutospacing="1" w:after="100" w:afterAutospacing="1" w:line="240" w:lineRule="auto"/>
    </w:pPr>
    <w:rPr>
      <w:rFonts w:ascii="Times New Roman" w:eastAsia="Times New Roman" w:hAnsi="Times New Roman" w:cs="Times New Roman"/>
      <w:lang w:eastAsia="fr-FR"/>
    </w:rPr>
  </w:style>
  <w:style w:type="character" w:styleId="lev">
    <w:name w:val="Strong"/>
    <w:basedOn w:val="Policepardfaut"/>
    <w:uiPriority w:val="22"/>
    <w:qFormat/>
    <w:rsid w:val="00EA5081"/>
    <w:rPr>
      <w:b/>
      <w:bCs/>
    </w:rPr>
  </w:style>
  <w:style w:type="table" w:styleId="Grilledutableau">
    <w:name w:val="Table Grid"/>
    <w:basedOn w:val="TableauNormal"/>
    <w:uiPriority w:val="39"/>
    <w:rsid w:val="00D02D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04921"/>
    <w:pPr>
      <w:autoSpaceDE w:val="0"/>
      <w:autoSpaceDN w:val="0"/>
      <w:adjustRightInd w:val="0"/>
      <w:spacing w:after="0" w:line="240" w:lineRule="auto"/>
    </w:pPr>
    <w:rPr>
      <w:rFonts w:ascii="Arial" w:hAnsi="Arial" w:cs="Arial"/>
      <w:color w:val="000000"/>
    </w:rPr>
  </w:style>
  <w:style w:type="paragraph" w:styleId="Lgende">
    <w:name w:val="caption"/>
    <w:basedOn w:val="Normal"/>
    <w:next w:val="Normal"/>
    <w:uiPriority w:val="35"/>
    <w:unhideWhenUsed/>
    <w:qFormat/>
    <w:rsid w:val="00EA5081"/>
    <w:pPr>
      <w:spacing w:line="240" w:lineRule="auto"/>
    </w:pPr>
    <w:rPr>
      <w:b/>
      <w:bCs/>
      <w:smallCaps/>
      <w:color w:val="595959" w:themeColor="text1" w:themeTint="A6"/>
    </w:rPr>
  </w:style>
  <w:style w:type="character" w:styleId="Accentuation">
    <w:name w:val="Emphasis"/>
    <w:basedOn w:val="Policepardfaut"/>
    <w:uiPriority w:val="20"/>
    <w:qFormat/>
    <w:rsid w:val="00EA5081"/>
    <w:rPr>
      <w:i/>
      <w:iCs/>
      <w:color w:val="70AD47" w:themeColor="accent6"/>
    </w:rPr>
  </w:style>
  <w:style w:type="paragraph" w:styleId="Sansinterligne">
    <w:name w:val="No Spacing"/>
    <w:link w:val="SansinterligneCar"/>
    <w:uiPriority w:val="1"/>
    <w:qFormat/>
    <w:rsid w:val="00EA5081"/>
    <w:pPr>
      <w:spacing w:after="0" w:line="240" w:lineRule="auto"/>
    </w:pPr>
  </w:style>
  <w:style w:type="character" w:styleId="Emphaseple">
    <w:name w:val="Subtle Emphasis"/>
    <w:basedOn w:val="Policepardfaut"/>
    <w:uiPriority w:val="19"/>
    <w:qFormat/>
    <w:rsid w:val="00EA5081"/>
    <w:rPr>
      <w:i/>
      <w:iCs/>
    </w:rPr>
  </w:style>
  <w:style w:type="character" w:styleId="Rfrenceple">
    <w:name w:val="Subtle Reference"/>
    <w:basedOn w:val="Policepardfaut"/>
    <w:uiPriority w:val="31"/>
    <w:qFormat/>
    <w:rsid w:val="00EA5081"/>
    <w:rPr>
      <w:smallCaps/>
      <w:color w:val="595959" w:themeColor="text1" w:themeTint="A6"/>
    </w:rPr>
  </w:style>
  <w:style w:type="character" w:styleId="Titredulivre">
    <w:name w:val="Book Title"/>
    <w:basedOn w:val="Policepardfaut"/>
    <w:uiPriority w:val="33"/>
    <w:qFormat/>
    <w:rsid w:val="00EA5081"/>
    <w:rPr>
      <w:b/>
      <w:bCs/>
      <w:caps w:val="0"/>
      <w:smallCaps/>
      <w:spacing w:val="7"/>
      <w:sz w:val="21"/>
      <w:szCs w:val="21"/>
    </w:rPr>
  </w:style>
  <w:style w:type="paragraph" w:styleId="En-ttedetabledesmatires">
    <w:name w:val="TOC Heading"/>
    <w:basedOn w:val="Titre1"/>
    <w:next w:val="Normal"/>
    <w:uiPriority w:val="39"/>
    <w:unhideWhenUsed/>
    <w:qFormat/>
    <w:rsid w:val="00EA5081"/>
    <w:pPr>
      <w:outlineLvl w:val="9"/>
    </w:pPr>
  </w:style>
  <w:style w:type="character" w:styleId="Lienhypertexte">
    <w:name w:val="Hyperlink"/>
    <w:basedOn w:val="Policepardfaut"/>
    <w:uiPriority w:val="99"/>
    <w:unhideWhenUsed/>
    <w:rsid w:val="00C72D85"/>
    <w:rPr>
      <w:color w:val="0563C1" w:themeColor="hyperlink"/>
      <w:u w:val="single"/>
    </w:rPr>
  </w:style>
  <w:style w:type="character" w:customStyle="1" w:styleId="UnresolvedMention">
    <w:name w:val="Unresolved Mention"/>
    <w:basedOn w:val="Policepardfaut"/>
    <w:uiPriority w:val="99"/>
    <w:semiHidden/>
    <w:unhideWhenUsed/>
    <w:rsid w:val="00C72D85"/>
    <w:rPr>
      <w:color w:val="605E5C"/>
      <w:shd w:val="clear" w:color="auto" w:fill="E1DFDD"/>
    </w:rPr>
  </w:style>
  <w:style w:type="character" w:customStyle="1" w:styleId="SansinterligneCar">
    <w:name w:val="Sans interligne Car"/>
    <w:basedOn w:val="Policepardfaut"/>
    <w:link w:val="Sansinterligne"/>
    <w:uiPriority w:val="1"/>
    <w:rsid w:val="00926937"/>
  </w:style>
  <w:style w:type="paragraph" w:styleId="TM1">
    <w:name w:val="toc 1"/>
    <w:basedOn w:val="Normal"/>
    <w:next w:val="Normal"/>
    <w:autoRedefine/>
    <w:uiPriority w:val="39"/>
    <w:unhideWhenUsed/>
    <w:rsid w:val="003733A0"/>
    <w:pPr>
      <w:spacing w:after="100"/>
    </w:pPr>
  </w:style>
  <w:style w:type="paragraph" w:styleId="TM2">
    <w:name w:val="toc 2"/>
    <w:basedOn w:val="Normal"/>
    <w:next w:val="Normal"/>
    <w:autoRedefine/>
    <w:uiPriority w:val="39"/>
    <w:unhideWhenUsed/>
    <w:rsid w:val="003733A0"/>
    <w:pPr>
      <w:spacing w:after="100"/>
      <w:ind w:left="210"/>
    </w:pPr>
  </w:style>
  <w:style w:type="paragraph" w:styleId="TM3">
    <w:name w:val="toc 3"/>
    <w:basedOn w:val="Normal"/>
    <w:next w:val="Normal"/>
    <w:autoRedefine/>
    <w:uiPriority w:val="39"/>
    <w:unhideWhenUsed/>
    <w:rsid w:val="003733A0"/>
    <w:pPr>
      <w:spacing w:after="100"/>
      <w:ind w:left="420"/>
    </w:pPr>
  </w:style>
  <w:style w:type="paragraph" w:customStyle="1" w:styleId="Style1">
    <w:name w:val="Style1"/>
    <w:basedOn w:val="Titre1"/>
    <w:link w:val="Style1Car"/>
    <w:qFormat/>
    <w:rsid w:val="000A461A"/>
    <w:pPr>
      <w:jc w:val="center"/>
    </w:pPr>
    <w:rPr>
      <w:rFonts w:ascii="Times New Roman" w:hAnsi="Times New Roman" w:cs="Times New Roman"/>
      <w:b/>
      <w:bCs/>
      <w:color w:val="000000" w:themeColor="text1"/>
      <w:sz w:val="48"/>
      <w:szCs w:val="48"/>
    </w:rPr>
  </w:style>
  <w:style w:type="character" w:customStyle="1" w:styleId="Style1Car">
    <w:name w:val="Style1 Car"/>
    <w:basedOn w:val="Titre1Car"/>
    <w:link w:val="Style1"/>
    <w:rsid w:val="000A461A"/>
    <w:rPr>
      <w:rFonts w:ascii="Times New Roman" w:eastAsiaTheme="majorEastAsia" w:hAnsi="Times New Roman" w:cs="Times New Roman"/>
      <w:b/>
      <w:bCs/>
      <w:color w:val="000000" w:themeColor="text1"/>
      <w:sz w:val="48"/>
      <w:szCs w:val="48"/>
      <w:lang w:val="fr-FR"/>
    </w:rPr>
  </w:style>
  <w:style w:type="paragraph" w:customStyle="1" w:styleId="Style2">
    <w:name w:val="Style2"/>
    <w:basedOn w:val="Normal"/>
    <w:link w:val="Style2Car"/>
    <w:rsid w:val="0004743B"/>
    <w:rPr>
      <w:rFonts w:ascii="Times New Roman" w:hAnsi="Times New Roman" w:cs="Times New Roman"/>
      <w:b/>
      <w:bCs/>
      <w:sz w:val="26"/>
      <w:szCs w:val="26"/>
    </w:rPr>
  </w:style>
  <w:style w:type="character" w:customStyle="1" w:styleId="Style2Car">
    <w:name w:val="Style2 Car"/>
    <w:basedOn w:val="Policepardfaut"/>
    <w:link w:val="Style2"/>
    <w:rsid w:val="0004743B"/>
    <w:rPr>
      <w:rFonts w:ascii="Times New Roman" w:hAnsi="Times New Roman" w:cs="Times New Roman"/>
      <w:b/>
      <w:bCs/>
      <w:sz w:val="26"/>
      <w:szCs w:val="26"/>
    </w:rPr>
  </w:style>
  <w:style w:type="paragraph" w:customStyle="1" w:styleId="Style3">
    <w:name w:val="Style3"/>
    <w:basedOn w:val="Titre2"/>
    <w:link w:val="Style3Car"/>
    <w:qFormat/>
    <w:rsid w:val="008C7768"/>
    <w:pPr>
      <w:spacing w:line="360" w:lineRule="auto"/>
    </w:pPr>
    <w:rPr>
      <w:rFonts w:ascii="Times New Roman" w:hAnsi="Times New Roman" w:cs="Times New Roman"/>
      <w:b/>
      <w:bCs/>
      <w:color w:val="auto"/>
      <w:sz w:val="26"/>
      <w:szCs w:val="26"/>
    </w:rPr>
  </w:style>
  <w:style w:type="character" w:customStyle="1" w:styleId="Style3Car">
    <w:name w:val="Style3 Car"/>
    <w:basedOn w:val="Titre2Car"/>
    <w:link w:val="Style3"/>
    <w:rsid w:val="008C7768"/>
    <w:rPr>
      <w:rFonts w:ascii="Times New Roman" w:eastAsiaTheme="majorEastAsia" w:hAnsi="Times New Roman" w:cs="Times New Roman"/>
      <w:b/>
      <w:bCs/>
      <w:color w:val="538135" w:themeColor="accent6" w:themeShade="BF"/>
      <w:sz w:val="26"/>
      <w:szCs w:val="26"/>
    </w:rPr>
  </w:style>
  <w:style w:type="paragraph" w:customStyle="1" w:styleId="Style4">
    <w:name w:val="Style4"/>
    <w:basedOn w:val="Titre3"/>
    <w:link w:val="Style4Car"/>
    <w:qFormat/>
    <w:rsid w:val="008C7768"/>
    <w:pPr>
      <w:spacing w:line="360" w:lineRule="auto"/>
      <w:ind w:left="720"/>
    </w:pPr>
    <w:rPr>
      <w:rFonts w:ascii="Times New Roman" w:hAnsi="Times New Roman" w:cs="Times New Roman"/>
      <w:b/>
      <w:bCs/>
      <w:color w:val="000000" w:themeColor="text1"/>
      <w:sz w:val="26"/>
      <w:szCs w:val="26"/>
    </w:rPr>
  </w:style>
  <w:style w:type="character" w:customStyle="1" w:styleId="Style4Car">
    <w:name w:val="Style4 Car"/>
    <w:basedOn w:val="Titre3Car"/>
    <w:link w:val="Style4"/>
    <w:rsid w:val="008C7768"/>
    <w:rPr>
      <w:rFonts w:ascii="Times New Roman" w:eastAsiaTheme="majorEastAsia" w:hAnsi="Times New Roman" w:cs="Times New Roman"/>
      <w:b/>
      <w:bCs/>
      <w:color w:val="000000" w:themeColor="text1"/>
      <w:sz w:val="26"/>
      <w:szCs w:val="26"/>
    </w:rPr>
  </w:style>
  <w:style w:type="paragraph" w:customStyle="1" w:styleId="Style5">
    <w:name w:val="Style5"/>
    <w:basedOn w:val="Titre4"/>
    <w:link w:val="Style5Car"/>
    <w:qFormat/>
    <w:rsid w:val="00A8083E"/>
    <w:pPr>
      <w:spacing w:line="360" w:lineRule="auto"/>
      <w:ind w:left="720" w:firstLine="720"/>
    </w:pPr>
    <w:rPr>
      <w:rFonts w:ascii="Times New Roman" w:hAnsi="Times New Roman" w:cs="Times New Roman"/>
      <w:b/>
      <w:bCs/>
      <w:color w:val="000000" w:themeColor="text1"/>
      <w:sz w:val="26"/>
      <w:szCs w:val="26"/>
    </w:rPr>
  </w:style>
  <w:style w:type="character" w:customStyle="1" w:styleId="Style5Car">
    <w:name w:val="Style5 Car"/>
    <w:basedOn w:val="Policepardfaut"/>
    <w:link w:val="Style5"/>
    <w:rsid w:val="00A8083E"/>
    <w:rPr>
      <w:rFonts w:ascii="Times New Roman" w:eastAsiaTheme="majorEastAsia" w:hAnsi="Times New Roman" w:cs="Times New Roman"/>
      <w:b/>
      <w:bCs/>
      <w:color w:val="000000" w:themeColor="text1"/>
      <w:sz w:val="26"/>
      <w:szCs w:val="26"/>
    </w:rPr>
  </w:style>
  <w:style w:type="paragraph" w:styleId="TM4">
    <w:name w:val="toc 4"/>
    <w:basedOn w:val="Normal"/>
    <w:next w:val="Normal"/>
    <w:autoRedefine/>
    <w:uiPriority w:val="39"/>
    <w:unhideWhenUsed/>
    <w:rsid w:val="004B61F9"/>
    <w:pPr>
      <w:spacing w:after="100"/>
      <w:ind w:left="630"/>
    </w:pPr>
  </w:style>
  <w:style w:type="paragraph" w:customStyle="1" w:styleId="Style6">
    <w:name w:val="Style6"/>
    <w:basedOn w:val="Style1"/>
    <w:link w:val="Style6Car"/>
    <w:qFormat/>
    <w:rsid w:val="00EA0A83"/>
    <w:pPr>
      <w:spacing w:line="360" w:lineRule="auto"/>
    </w:pPr>
    <w:rPr>
      <w:sz w:val="40"/>
      <w:szCs w:val="40"/>
    </w:rPr>
  </w:style>
  <w:style w:type="character" w:customStyle="1" w:styleId="Style6Car">
    <w:name w:val="Style6 Car"/>
    <w:basedOn w:val="Style1Car"/>
    <w:link w:val="Style6"/>
    <w:rsid w:val="00EA0A83"/>
    <w:rPr>
      <w:rFonts w:ascii="Times New Roman" w:eastAsiaTheme="majorEastAsia" w:hAnsi="Times New Roman" w:cs="Times New Roman"/>
      <w:b/>
      <w:bCs/>
      <w:color w:val="000000" w:themeColor="text1"/>
      <w:sz w:val="40"/>
      <w:szCs w:val="40"/>
      <w:lang w:val="fr-FR"/>
    </w:rPr>
  </w:style>
  <w:style w:type="paragraph" w:customStyle="1" w:styleId="Style10">
    <w:name w:val="Style10"/>
    <w:basedOn w:val="Normal"/>
    <w:link w:val="Style10Car"/>
    <w:qFormat/>
    <w:rsid w:val="00901BC5"/>
    <w:pPr>
      <w:spacing w:line="360" w:lineRule="auto"/>
      <w:ind w:firstLine="720"/>
      <w:jc w:val="both"/>
    </w:pPr>
    <w:rPr>
      <w:rFonts w:ascii="Times New Roman" w:hAnsi="Times New Roman" w:cs="Times New Roman"/>
      <w:sz w:val="26"/>
      <w:szCs w:val="26"/>
    </w:rPr>
  </w:style>
  <w:style w:type="character" w:customStyle="1" w:styleId="Style10Car">
    <w:name w:val="Style10 Car"/>
    <w:basedOn w:val="Policepardfaut"/>
    <w:link w:val="Style10"/>
    <w:rsid w:val="00901BC5"/>
    <w:rPr>
      <w:rFonts w:ascii="Times New Roman" w:hAnsi="Times New Roman" w:cs="Times New Roman"/>
      <w:sz w:val="26"/>
      <w:szCs w:val="26"/>
    </w:rPr>
  </w:style>
  <w:style w:type="character" w:customStyle="1" w:styleId="selectable-text">
    <w:name w:val="selectable-text"/>
    <w:basedOn w:val="Policepardfaut"/>
    <w:rsid w:val="001579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95348">
      <w:bodyDiv w:val="1"/>
      <w:marLeft w:val="0"/>
      <w:marRight w:val="0"/>
      <w:marTop w:val="0"/>
      <w:marBottom w:val="0"/>
      <w:divBdr>
        <w:top w:val="none" w:sz="0" w:space="0" w:color="auto"/>
        <w:left w:val="none" w:sz="0" w:space="0" w:color="auto"/>
        <w:bottom w:val="none" w:sz="0" w:space="0" w:color="auto"/>
        <w:right w:val="none" w:sz="0" w:space="0" w:color="auto"/>
      </w:divBdr>
    </w:div>
    <w:div w:id="65732788">
      <w:bodyDiv w:val="1"/>
      <w:marLeft w:val="0"/>
      <w:marRight w:val="0"/>
      <w:marTop w:val="0"/>
      <w:marBottom w:val="0"/>
      <w:divBdr>
        <w:top w:val="none" w:sz="0" w:space="0" w:color="auto"/>
        <w:left w:val="none" w:sz="0" w:space="0" w:color="auto"/>
        <w:bottom w:val="none" w:sz="0" w:space="0" w:color="auto"/>
        <w:right w:val="none" w:sz="0" w:space="0" w:color="auto"/>
      </w:divBdr>
    </w:div>
    <w:div w:id="68700051">
      <w:bodyDiv w:val="1"/>
      <w:marLeft w:val="0"/>
      <w:marRight w:val="0"/>
      <w:marTop w:val="0"/>
      <w:marBottom w:val="0"/>
      <w:divBdr>
        <w:top w:val="none" w:sz="0" w:space="0" w:color="auto"/>
        <w:left w:val="none" w:sz="0" w:space="0" w:color="auto"/>
        <w:bottom w:val="none" w:sz="0" w:space="0" w:color="auto"/>
        <w:right w:val="none" w:sz="0" w:space="0" w:color="auto"/>
      </w:divBdr>
    </w:div>
    <w:div w:id="133765575">
      <w:bodyDiv w:val="1"/>
      <w:marLeft w:val="0"/>
      <w:marRight w:val="0"/>
      <w:marTop w:val="0"/>
      <w:marBottom w:val="0"/>
      <w:divBdr>
        <w:top w:val="none" w:sz="0" w:space="0" w:color="auto"/>
        <w:left w:val="none" w:sz="0" w:space="0" w:color="auto"/>
        <w:bottom w:val="none" w:sz="0" w:space="0" w:color="auto"/>
        <w:right w:val="none" w:sz="0" w:space="0" w:color="auto"/>
      </w:divBdr>
    </w:div>
    <w:div w:id="205025954">
      <w:bodyDiv w:val="1"/>
      <w:marLeft w:val="0"/>
      <w:marRight w:val="0"/>
      <w:marTop w:val="0"/>
      <w:marBottom w:val="0"/>
      <w:divBdr>
        <w:top w:val="none" w:sz="0" w:space="0" w:color="auto"/>
        <w:left w:val="none" w:sz="0" w:space="0" w:color="auto"/>
        <w:bottom w:val="none" w:sz="0" w:space="0" w:color="auto"/>
        <w:right w:val="none" w:sz="0" w:space="0" w:color="auto"/>
      </w:divBdr>
    </w:div>
    <w:div w:id="222572152">
      <w:bodyDiv w:val="1"/>
      <w:marLeft w:val="0"/>
      <w:marRight w:val="0"/>
      <w:marTop w:val="0"/>
      <w:marBottom w:val="0"/>
      <w:divBdr>
        <w:top w:val="none" w:sz="0" w:space="0" w:color="auto"/>
        <w:left w:val="none" w:sz="0" w:space="0" w:color="auto"/>
        <w:bottom w:val="none" w:sz="0" w:space="0" w:color="auto"/>
        <w:right w:val="none" w:sz="0" w:space="0" w:color="auto"/>
      </w:divBdr>
    </w:div>
    <w:div w:id="234508744">
      <w:bodyDiv w:val="1"/>
      <w:marLeft w:val="0"/>
      <w:marRight w:val="0"/>
      <w:marTop w:val="0"/>
      <w:marBottom w:val="0"/>
      <w:divBdr>
        <w:top w:val="none" w:sz="0" w:space="0" w:color="auto"/>
        <w:left w:val="none" w:sz="0" w:space="0" w:color="auto"/>
        <w:bottom w:val="none" w:sz="0" w:space="0" w:color="auto"/>
        <w:right w:val="none" w:sz="0" w:space="0" w:color="auto"/>
      </w:divBdr>
    </w:div>
    <w:div w:id="279184500">
      <w:bodyDiv w:val="1"/>
      <w:marLeft w:val="0"/>
      <w:marRight w:val="0"/>
      <w:marTop w:val="0"/>
      <w:marBottom w:val="0"/>
      <w:divBdr>
        <w:top w:val="none" w:sz="0" w:space="0" w:color="auto"/>
        <w:left w:val="none" w:sz="0" w:space="0" w:color="auto"/>
        <w:bottom w:val="none" w:sz="0" w:space="0" w:color="auto"/>
        <w:right w:val="none" w:sz="0" w:space="0" w:color="auto"/>
      </w:divBdr>
    </w:div>
    <w:div w:id="292835544">
      <w:bodyDiv w:val="1"/>
      <w:marLeft w:val="0"/>
      <w:marRight w:val="0"/>
      <w:marTop w:val="0"/>
      <w:marBottom w:val="0"/>
      <w:divBdr>
        <w:top w:val="none" w:sz="0" w:space="0" w:color="auto"/>
        <w:left w:val="none" w:sz="0" w:space="0" w:color="auto"/>
        <w:bottom w:val="none" w:sz="0" w:space="0" w:color="auto"/>
        <w:right w:val="none" w:sz="0" w:space="0" w:color="auto"/>
      </w:divBdr>
    </w:div>
    <w:div w:id="341247920">
      <w:bodyDiv w:val="1"/>
      <w:marLeft w:val="0"/>
      <w:marRight w:val="0"/>
      <w:marTop w:val="0"/>
      <w:marBottom w:val="0"/>
      <w:divBdr>
        <w:top w:val="none" w:sz="0" w:space="0" w:color="auto"/>
        <w:left w:val="none" w:sz="0" w:space="0" w:color="auto"/>
        <w:bottom w:val="none" w:sz="0" w:space="0" w:color="auto"/>
        <w:right w:val="none" w:sz="0" w:space="0" w:color="auto"/>
      </w:divBdr>
    </w:div>
    <w:div w:id="344939953">
      <w:bodyDiv w:val="1"/>
      <w:marLeft w:val="0"/>
      <w:marRight w:val="0"/>
      <w:marTop w:val="0"/>
      <w:marBottom w:val="0"/>
      <w:divBdr>
        <w:top w:val="none" w:sz="0" w:space="0" w:color="auto"/>
        <w:left w:val="none" w:sz="0" w:space="0" w:color="auto"/>
        <w:bottom w:val="none" w:sz="0" w:space="0" w:color="auto"/>
        <w:right w:val="none" w:sz="0" w:space="0" w:color="auto"/>
      </w:divBdr>
    </w:div>
    <w:div w:id="357702162">
      <w:bodyDiv w:val="1"/>
      <w:marLeft w:val="0"/>
      <w:marRight w:val="0"/>
      <w:marTop w:val="0"/>
      <w:marBottom w:val="0"/>
      <w:divBdr>
        <w:top w:val="none" w:sz="0" w:space="0" w:color="auto"/>
        <w:left w:val="none" w:sz="0" w:space="0" w:color="auto"/>
        <w:bottom w:val="none" w:sz="0" w:space="0" w:color="auto"/>
        <w:right w:val="none" w:sz="0" w:space="0" w:color="auto"/>
      </w:divBdr>
    </w:div>
    <w:div w:id="389156013">
      <w:bodyDiv w:val="1"/>
      <w:marLeft w:val="0"/>
      <w:marRight w:val="0"/>
      <w:marTop w:val="0"/>
      <w:marBottom w:val="0"/>
      <w:divBdr>
        <w:top w:val="none" w:sz="0" w:space="0" w:color="auto"/>
        <w:left w:val="none" w:sz="0" w:space="0" w:color="auto"/>
        <w:bottom w:val="none" w:sz="0" w:space="0" w:color="auto"/>
        <w:right w:val="none" w:sz="0" w:space="0" w:color="auto"/>
      </w:divBdr>
    </w:div>
    <w:div w:id="389160228">
      <w:bodyDiv w:val="1"/>
      <w:marLeft w:val="0"/>
      <w:marRight w:val="0"/>
      <w:marTop w:val="0"/>
      <w:marBottom w:val="0"/>
      <w:divBdr>
        <w:top w:val="none" w:sz="0" w:space="0" w:color="auto"/>
        <w:left w:val="none" w:sz="0" w:space="0" w:color="auto"/>
        <w:bottom w:val="none" w:sz="0" w:space="0" w:color="auto"/>
        <w:right w:val="none" w:sz="0" w:space="0" w:color="auto"/>
      </w:divBdr>
    </w:div>
    <w:div w:id="436146391">
      <w:bodyDiv w:val="1"/>
      <w:marLeft w:val="0"/>
      <w:marRight w:val="0"/>
      <w:marTop w:val="0"/>
      <w:marBottom w:val="0"/>
      <w:divBdr>
        <w:top w:val="none" w:sz="0" w:space="0" w:color="auto"/>
        <w:left w:val="none" w:sz="0" w:space="0" w:color="auto"/>
        <w:bottom w:val="none" w:sz="0" w:space="0" w:color="auto"/>
        <w:right w:val="none" w:sz="0" w:space="0" w:color="auto"/>
      </w:divBdr>
    </w:div>
    <w:div w:id="456485923">
      <w:bodyDiv w:val="1"/>
      <w:marLeft w:val="0"/>
      <w:marRight w:val="0"/>
      <w:marTop w:val="0"/>
      <w:marBottom w:val="0"/>
      <w:divBdr>
        <w:top w:val="none" w:sz="0" w:space="0" w:color="auto"/>
        <w:left w:val="none" w:sz="0" w:space="0" w:color="auto"/>
        <w:bottom w:val="none" w:sz="0" w:space="0" w:color="auto"/>
        <w:right w:val="none" w:sz="0" w:space="0" w:color="auto"/>
      </w:divBdr>
    </w:div>
    <w:div w:id="475873624">
      <w:bodyDiv w:val="1"/>
      <w:marLeft w:val="0"/>
      <w:marRight w:val="0"/>
      <w:marTop w:val="0"/>
      <w:marBottom w:val="0"/>
      <w:divBdr>
        <w:top w:val="none" w:sz="0" w:space="0" w:color="auto"/>
        <w:left w:val="none" w:sz="0" w:space="0" w:color="auto"/>
        <w:bottom w:val="none" w:sz="0" w:space="0" w:color="auto"/>
        <w:right w:val="none" w:sz="0" w:space="0" w:color="auto"/>
      </w:divBdr>
      <w:divsChild>
        <w:div w:id="1276013960">
          <w:marLeft w:val="0"/>
          <w:marRight w:val="0"/>
          <w:marTop w:val="0"/>
          <w:marBottom w:val="0"/>
          <w:divBdr>
            <w:top w:val="none" w:sz="0" w:space="0" w:color="auto"/>
            <w:left w:val="none" w:sz="0" w:space="0" w:color="auto"/>
            <w:bottom w:val="none" w:sz="0" w:space="0" w:color="auto"/>
            <w:right w:val="none" w:sz="0" w:space="0" w:color="auto"/>
          </w:divBdr>
          <w:divsChild>
            <w:div w:id="1497500291">
              <w:marLeft w:val="0"/>
              <w:marRight w:val="0"/>
              <w:marTop w:val="0"/>
              <w:marBottom w:val="0"/>
              <w:divBdr>
                <w:top w:val="none" w:sz="0" w:space="0" w:color="auto"/>
                <w:left w:val="none" w:sz="0" w:space="0" w:color="auto"/>
                <w:bottom w:val="none" w:sz="0" w:space="0" w:color="auto"/>
                <w:right w:val="none" w:sz="0" w:space="0" w:color="auto"/>
              </w:divBdr>
            </w:div>
          </w:divsChild>
        </w:div>
        <w:div w:id="1830172654">
          <w:marLeft w:val="0"/>
          <w:marRight w:val="0"/>
          <w:marTop w:val="0"/>
          <w:marBottom w:val="0"/>
          <w:divBdr>
            <w:top w:val="none" w:sz="0" w:space="0" w:color="auto"/>
            <w:left w:val="none" w:sz="0" w:space="0" w:color="auto"/>
            <w:bottom w:val="none" w:sz="0" w:space="0" w:color="auto"/>
            <w:right w:val="none" w:sz="0" w:space="0" w:color="auto"/>
          </w:divBdr>
          <w:divsChild>
            <w:div w:id="4581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4791">
      <w:bodyDiv w:val="1"/>
      <w:marLeft w:val="0"/>
      <w:marRight w:val="0"/>
      <w:marTop w:val="0"/>
      <w:marBottom w:val="0"/>
      <w:divBdr>
        <w:top w:val="none" w:sz="0" w:space="0" w:color="auto"/>
        <w:left w:val="none" w:sz="0" w:space="0" w:color="auto"/>
        <w:bottom w:val="none" w:sz="0" w:space="0" w:color="auto"/>
        <w:right w:val="none" w:sz="0" w:space="0" w:color="auto"/>
      </w:divBdr>
    </w:div>
    <w:div w:id="491675797">
      <w:bodyDiv w:val="1"/>
      <w:marLeft w:val="0"/>
      <w:marRight w:val="0"/>
      <w:marTop w:val="0"/>
      <w:marBottom w:val="0"/>
      <w:divBdr>
        <w:top w:val="none" w:sz="0" w:space="0" w:color="auto"/>
        <w:left w:val="none" w:sz="0" w:space="0" w:color="auto"/>
        <w:bottom w:val="none" w:sz="0" w:space="0" w:color="auto"/>
        <w:right w:val="none" w:sz="0" w:space="0" w:color="auto"/>
      </w:divBdr>
    </w:div>
    <w:div w:id="580221141">
      <w:bodyDiv w:val="1"/>
      <w:marLeft w:val="0"/>
      <w:marRight w:val="0"/>
      <w:marTop w:val="0"/>
      <w:marBottom w:val="0"/>
      <w:divBdr>
        <w:top w:val="none" w:sz="0" w:space="0" w:color="auto"/>
        <w:left w:val="none" w:sz="0" w:space="0" w:color="auto"/>
        <w:bottom w:val="none" w:sz="0" w:space="0" w:color="auto"/>
        <w:right w:val="none" w:sz="0" w:space="0" w:color="auto"/>
      </w:divBdr>
    </w:div>
    <w:div w:id="601838080">
      <w:bodyDiv w:val="1"/>
      <w:marLeft w:val="0"/>
      <w:marRight w:val="0"/>
      <w:marTop w:val="0"/>
      <w:marBottom w:val="0"/>
      <w:divBdr>
        <w:top w:val="none" w:sz="0" w:space="0" w:color="auto"/>
        <w:left w:val="none" w:sz="0" w:space="0" w:color="auto"/>
        <w:bottom w:val="none" w:sz="0" w:space="0" w:color="auto"/>
        <w:right w:val="none" w:sz="0" w:space="0" w:color="auto"/>
      </w:divBdr>
    </w:div>
    <w:div w:id="611206697">
      <w:bodyDiv w:val="1"/>
      <w:marLeft w:val="0"/>
      <w:marRight w:val="0"/>
      <w:marTop w:val="0"/>
      <w:marBottom w:val="0"/>
      <w:divBdr>
        <w:top w:val="none" w:sz="0" w:space="0" w:color="auto"/>
        <w:left w:val="none" w:sz="0" w:space="0" w:color="auto"/>
        <w:bottom w:val="none" w:sz="0" w:space="0" w:color="auto"/>
        <w:right w:val="none" w:sz="0" w:space="0" w:color="auto"/>
      </w:divBdr>
    </w:div>
    <w:div w:id="627706439">
      <w:bodyDiv w:val="1"/>
      <w:marLeft w:val="0"/>
      <w:marRight w:val="0"/>
      <w:marTop w:val="0"/>
      <w:marBottom w:val="0"/>
      <w:divBdr>
        <w:top w:val="none" w:sz="0" w:space="0" w:color="auto"/>
        <w:left w:val="none" w:sz="0" w:space="0" w:color="auto"/>
        <w:bottom w:val="none" w:sz="0" w:space="0" w:color="auto"/>
        <w:right w:val="none" w:sz="0" w:space="0" w:color="auto"/>
      </w:divBdr>
    </w:div>
    <w:div w:id="705981692">
      <w:bodyDiv w:val="1"/>
      <w:marLeft w:val="0"/>
      <w:marRight w:val="0"/>
      <w:marTop w:val="0"/>
      <w:marBottom w:val="0"/>
      <w:divBdr>
        <w:top w:val="none" w:sz="0" w:space="0" w:color="auto"/>
        <w:left w:val="none" w:sz="0" w:space="0" w:color="auto"/>
        <w:bottom w:val="none" w:sz="0" w:space="0" w:color="auto"/>
        <w:right w:val="none" w:sz="0" w:space="0" w:color="auto"/>
      </w:divBdr>
    </w:div>
    <w:div w:id="725567835">
      <w:bodyDiv w:val="1"/>
      <w:marLeft w:val="0"/>
      <w:marRight w:val="0"/>
      <w:marTop w:val="0"/>
      <w:marBottom w:val="0"/>
      <w:divBdr>
        <w:top w:val="none" w:sz="0" w:space="0" w:color="auto"/>
        <w:left w:val="none" w:sz="0" w:space="0" w:color="auto"/>
        <w:bottom w:val="none" w:sz="0" w:space="0" w:color="auto"/>
        <w:right w:val="none" w:sz="0" w:space="0" w:color="auto"/>
      </w:divBdr>
    </w:div>
    <w:div w:id="733820785">
      <w:bodyDiv w:val="1"/>
      <w:marLeft w:val="0"/>
      <w:marRight w:val="0"/>
      <w:marTop w:val="0"/>
      <w:marBottom w:val="0"/>
      <w:divBdr>
        <w:top w:val="none" w:sz="0" w:space="0" w:color="auto"/>
        <w:left w:val="none" w:sz="0" w:space="0" w:color="auto"/>
        <w:bottom w:val="none" w:sz="0" w:space="0" w:color="auto"/>
        <w:right w:val="none" w:sz="0" w:space="0" w:color="auto"/>
      </w:divBdr>
    </w:div>
    <w:div w:id="740327038">
      <w:bodyDiv w:val="1"/>
      <w:marLeft w:val="0"/>
      <w:marRight w:val="0"/>
      <w:marTop w:val="0"/>
      <w:marBottom w:val="0"/>
      <w:divBdr>
        <w:top w:val="none" w:sz="0" w:space="0" w:color="auto"/>
        <w:left w:val="none" w:sz="0" w:space="0" w:color="auto"/>
        <w:bottom w:val="none" w:sz="0" w:space="0" w:color="auto"/>
        <w:right w:val="none" w:sz="0" w:space="0" w:color="auto"/>
      </w:divBdr>
    </w:div>
    <w:div w:id="774329632">
      <w:bodyDiv w:val="1"/>
      <w:marLeft w:val="0"/>
      <w:marRight w:val="0"/>
      <w:marTop w:val="0"/>
      <w:marBottom w:val="0"/>
      <w:divBdr>
        <w:top w:val="none" w:sz="0" w:space="0" w:color="auto"/>
        <w:left w:val="none" w:sz="0" w:space="0" w:color="auto"/>
        <w:bottom w:val="none" w:sz="0" w:space="0" w:color="auto"/>
        <w:right w:val="none" w:sz="0" w:space="0" w:color="auto"/>
      </w:divBdr>
    </w:div>
    <w:div w:id="780222780">
      <w:bodyDiv w:val="1"/>
      <w:marLeft w:val="0"/>
      <w:marRight w:val="0"/>
      <w:marTop w:val="0"/>
      <w:marBottom w:val="0"/>
      <w:divBdr>
        <w:top w:val="none" w:sz="0" w:space="0" w:color="auto"/>
        <w:left w:val="none" w:sz="0" w:space="0" w:color="auto"/>
        <w:bottom w:val="none" w:sz="0" w:space="0" w:color="auto"/>
        <w:right w:val="none" w:sz="0" w:space="0" w:color="auto"/>
      </w:divBdr>
    </w:div>
    <w:div w:id="824777728">
      <w:bodyDiv w:val="1"/>
      <w:marLeft w:val="0"/>
      <w:marRight w:val="0"/>
      <w:marTop w:val="0"/>
      <w:marBottom w:val="0"/>
      <w:divBdr>
        <w:top w:val="none" w:sz="0" w:space="0" w:color="auto"/>
        <w:left w:val="none" w:sz="0" w:space="0" w:color="auto"/>
        <w:bottom w:val="none" w:sz="0" w:space="0" w:color="auto"/>
        <w:right w:val="none" w:sz="0" w:space="0" w:color="auto"/>
      </w:divBdr>
    </w:div>
    <w:div w:id="871116541">
      <w:bodyDiv w:val="1"/>
      <w:marLeft w:val="0"/>
      <w:marRight w:val="0"/>
      <w:marTop w:val="0"/>
      <w:marBottom w:val="0"/>
      <w:divBdr>
        <w:top w:val="none" w:sz="0" w:space="0" w:color="auto"/>
        <w:left w:val="none" w:sz="0" w:space="0" w:color="auto"/>
        <w:bottom w:val="none" w:sz="0" w:space="0" w:color="auto"/>
        <w:right w:val="none" w:sz="0" w:space="0" w:color="auto"/>
      </w:divBdr>
    </w:div>
    <w:div w:id="874194645">
      <w:bodyDiv w:val="1"/>
      <w:marLeft w:val="0"/>
      <w:marRight w:val="0"/>
      <w:marTop w:val="0"/>
      <w:marBottom w:val="0"/>
      <w:divBdr>
        <w:top w:val="none" w:sz="0" w:space="0" w:color="auto"/>
        <w:left w:val="none" w:sz="0" w:space="0" w:color="auto"/>
        <w:bottom w:val="none" w:sz="0" w:space="0" w:color="auto"/>
        <w:right w:val="none" w:sz="0" w:space="0" w:color="auto"/>
      </w:divBdr>
      <w:divsChild>
        <w:div w:id="1109086649">
          <w:marLeft w:val="0"/>
          <w:marRight w:val="0"/>
          <w:marTop w:val="0"/>
          <w:marBottom w:val="0"/>
          <w:divBdr>
            <w:top w:val="none" w:sz="0" w:space="0" w:color="auto"/>
            <w:left w:val="none" w:sz="0" w:space="0" w:color="auto"/>
            <w:bottom w:val="none" w:sz="0" w:space="0" w:color="auto"/>
            <w:right w:val="none" w:sz="0" w:space="0" w:color="auto"/>
          </w:divBdr>
          <w:divsChild>
            <w:div w:id="1601571334">
              <w:marLeft w:val="0"/>
              <w:marRight w:val="0"/>
              <w:marTop w:val="0"/>
              <w:marBottom w:val="0"/>
              <w:divBdr>
                <w:top w:val="none" w:sz="0" w:space="0" w:color="auto"/>
                <w:left w:val="none" w:sz="0" w:space="0" w:color="auto"/>
                <w:bottom w:val="none" w:sz="0" w:space="0" w:color="auto"/>
                <w:right w:val="none" w:sz="0" w:space="0" w:color="auto"/>
              </w:divBdr>
            </w:div>
            <w:div w:id="105662043">
              <w:marLeft w:val="0"/>
              <w:marRight w:val="0"/>
              <w:marTop w:val="0"/>
              <w:marBottom w:val="0"/>
              <w:divBdr>
                <w:top w:val="none" w:sz="0" w:space="0" w:color="auto"/>
                <w:left w:val="none" w:sz="0" w:space="0" w:color="auto"/>
                <w:bottom w:val="none" w:sz="0" w:space="0" w:color="auto"/>
                <w:right w:val="none" w:sz="0" w:space="0" w:color="auto"/>
              </w:divBdr>
            </w:div>
            <w:div w:id="758721891">
              <w:marLeft w:val="0"/>
              <w:marRight w:val="0"/>
              <w:marTop w:val="0"/>
              <w:marBottom w:val="0"/>
              <w:divBdr>
                <w:top w:val="none" w:sz="0" w:space="0" w:color="auto"/>
                <w:left w:val="none" w:sz="0" w:space="0" w:color="auto"/>
                <w:bottom w:val="none" w:sz="0" w:space="0" w:color="auto"/>
                <w:right w:val="none" w:sz="0" w:space="0" w:color="auto"/>
              </w:divBdr>
            </w:div>
            <w:div w:id="907962852">
              <w:marLeft w:val="0"/>
              <w:marRight w:val="0"/>
              <w:marTop w:val="0"/>
              <w:marBottom w:val="0"/>
              <w:divBdr>
                <w:top w:val="none" w:sz="0" w:space="0" w:color="auto"/>
                <w:left w:val="none" w:sz="0" w:space="0" w:color="auto"/>
                <w:bottom w:val="none" w:sz="0" w:space="0" w:color="auto"/>
                <w:right w:val="none" w:sz="0" w:space="0" w:color="auto"/>
              </w:divBdr>
            </w:div>
            <w:div w:id="1928921489">
              <w:marLeft w:val="0"/>
              <w:marRight w:val="0"/>
              <w:marTop w:val="0"/>
              <w:marBottom w:val="0"/>
              <w:divBdr>
                <w:top w:val="none" w:sz="0" w:space="0" w:color="auto"/>
                <w:left w:val="none" w:sz="0" w:space="0" w:color="auto"/>
                <w:bottom w:val="none" w:sz="0" w:space="0" w:color="auto"/>
                <w:right w:val="none" w:sz="0" w:space="0" w:color="auto"/>
              </w:divBdr>
            </w:div>
            <w:div w:id="685835075">
              <w:marLeft w:val="0"/>
              <w:marRight w:val="0"/>
              <w:marTop w:val="0"/>
              <w:marBottom w:val="0"/>
              <w:divBdr>
                <w:top w:val="none" w:sz="0" w:space="0" w:color="auto"/>
                <w:left w:val="none" w:sz="0" w:space="0" w:color="auto"/>
                <w:bottom w:val="none" w:sz="0" w:space="0" w:color="auto"/>
                <w:right w:val="none" w:sz="0" w:space="0" w:color="auto"/>
              </w:divBdr>
            </w:div>
            <w:div w:id="386495190">
              <w:marLeft w:val="0"/>
              <w:marRight w:val="0"/>
              <w:marTop w:val="0"/>
              <w:marBottom w:val="0"/>
              <w:divBdr>
                <w:top w:val="none" w:sz="0" w:space="0" w:color="auto"/>
                <w:left w:val="none" w:sz="0" w:space="0" w:color="auto"/>
                <w:bottom w:val="none" w:sz="0" w:space="0" w:color="auto"/>
                <w:right w:val="none" w:sz="0" w:space="0" w:color="auto"/>
              </w:divBdr>
            </w:div>
            <w:div w:id="878322801">
              <w:marLeft w:val="0"/>
              <w:marRight w:val="0"/>
              <w:marTop w:val="0"/>
              <w:marBottom w:val="0"/>
              <w:divBdr>
                <w:top w:val="none" w:sz="0" w:space="0" w:color="auto"/>
                <w:left w:val="none" w:sz="0" w:space="0" w:color="auto"/>
                <w:bottom w:val="none" w:sz="0" w:space="0" w:color="auto"/>
                <w:right w:val="none" w:sz="0" w:space="0" w:color="auto"/>
              </w:divBdr>
            </w:div>
            <w:div w:id="577718086">
              <w:marLeft w:val="0"/>
              <w:marRight w:val="0"/>
              <w:marTop w:val="0"/>
              <w:marBottom w:val="0"/>
              <w:divBdr>
                <w:top w:val="none" w:sz="0" w:space="0" w:color="auto"/>
                <w:left w:val="none" w:sz="0" w:space="0" w:color="auto"/>
                <w:bottom w:val="none" w:sz="0" w:space="0" w:color="auto"/>
                <w:right w:val="none" w:sz="0" w:space="0" w:color="auto"/>
              </w:divBdr>
            </w:div>
            <w:div w:id="1800295634">
              <w:marLeft w:val="0"/>
              <w:marRight w:val="0"/>
              <w:marTop w:val="0"/>
              <w:marBottom w:val="0"/>
              <w:divBdr>
                <w:top w:val="none" w:sz="0" w:space="0" w:color="auto"/>
                <w:left w:val="none" w:sz="0" w:space="0" w:color="auto"/>
                <w:bottom w:val="none" w:sz="0" w:space="0" w:color="auto"/>
                <w:right w:val="none" w:sz="0" w:space="0" w:color="auto"/>
              </w:divBdr>
            </w:div>
            <w:div w:id="494610878">
              <w:marLeft w:val="0"/>
              <w:marRight w:val="0"/>
              <w:marTop w:val="0"/>
              <w:marBottom w:val="0"/>
              <w:divBdr>
                <w:top w:val="none" w:sz="0" w:space="0" w:color="auto"/>
                <w:left w:val="none" w:sz="0" w:space="0" w:color="auto"/>
                <w:bottom w:val="none" w:sz="0" w:space="0" w:color="auto"/>
                <w:right w:val="none" w:sz="0" w:space="0" w:color="auto"/>
              </w:divBdr>
            </w:div>
            <w:div w:id="1750076273">
              <w:marLeft w:val="0"/>
              <w:marRight w:val="0"/>
              <w:marTop w:val="0"/>
              <w:marBottom w:val="0"/>
              <w:divBdr>
                <w:top w:val="none" w:sz="0" w:space="0" w:color="auto"/>
                <w:left w:val="none" w:sz="0" w:space="0" w:color="auto"/>
                <w:bottom w:val="none" w:sz="0" w:space="0" w:color="auto"/>
                <w:right w:val="none" w:sz="0" w:space="0" w:color="auto"/>
              </w:divBdr>
            </w:div>
            <w:div w:id="94404421">
              <w:marLeft w:val="0"/>
              <w:marRight w:val="0"/>
              <w:marTop w:val="0"/>
              <w:marBottom w:val="0"/>
              <w:divBdr>
                <w:top w:val="none" w:sz="0" w:space="0" w:color="auto"/>
                <w:left w:val="none" w:sz="0" w:space="0" w:color="auto"/>
                <w:bottom w:val="none" w:sz="0" w:space="0" w:color="auto"/>
                <w:right w:val="none" w:sz="0" w:space="0" w:color="auto"/>
              </w:divBdr>
            </w:div>
            <w:div w:id="592202493">
              <w:marLeft w:val="0"/>
              <w:marRight w:val="0"/>
              <w:marTop w:val="0"/>
              <w:marBottom w:val="0"/>
              <w:divBdr>
                <w:top w:val="none" w:sz="0" w:space="0" w:color="auto"/>
                <w:left w:val="none" w:sz="0" w:space="0" w:color="auto"/>
                <w:bottom w:val="none" w:sz="0" w:space="0" w:color="auto"/>
                <w:right w:val="none" w:sz="0" w:space="0" w:color="auto"/>
              </w:divBdr>
            </w:div>
            <w:div w:id="1592618249">
              <w:marLeft w:val="0"/>
              <w:marRight w:val="0"/>
              <w:marTop w:val="0"/>
              <w:marBottom w:val="0"/>
              <w:divBdr>
                <w:top w:val="none" w:sz="0" w:space="0" w:color="auto"/>
                <w:left w:val="none" w:sz="0" w:space="0" w:color="auto"/>
                <w:bottom w:val="none" w:sz="0" w:space="0" w:color="auto"/>
                <w:right w:val="none" w:sz="0" w:space="0" w:color="auto"/>
              </w:divBdr>
            </w:div>
            <w:div w:id="748384436">
              <w:marLeft w:val="0"/>
              <w:marRight w:val="0"/>
              <w:marTop w:val="0"/>
              <w:marBottom w:val="0"/>
              <w:divBdr>
                <w:top w:val="none" w:sz="0" w:space="0" w:color="auto"/>
                <w:left w:val="none" w:sz="0" w:space="0" w:color="auto"/>
                <w:bottom w:val="none" w:sz="0" w:space="0" w:color="auto"/>
                <w:right w:val="none" w:sz="0" w:space="0" w:color="auto"/>
              </w:divBdr>
            </w:div>
            <w:div w:id="1200505889">
              <w:marLeft w:val="0"/>
              <w:marRight w:val="0"/>
              <w:marTop w:val="0"/>
              <w:marBottom w:val="0"/>
              <w:divBdr>
                <w:top w:val="none" w:sz="0" w:space="0" w:color="auto"/>
                <w:left w:val="none" w:sz="0" w:space="0" w:color="auto"/>
                <w:bottom w:val="none" w:sz="0" w:space="0" w:color="auto"/>
                <w:right w:val="none" w:sz="0" w:space="0" w:color="auto"/>
              </w:divBdr>
            </w:div>
            <w:div w:id="1160776043">
              <w:marLeft w:val="0"/>
              <w:marRight w:val="0"/>
              <w:marTop w:val="0"/>
              <w:marBottom w:val="0"/>
              <w:divBdr>
                <w:top w:val="none" w:sz="0" w:space="0" w:color="auto"/>
                <w:left w:val="none" w:sz="0" w:space="0" w:color="auto"/>
                <w:bottom w:val="none" w:sz="0" w:space="0" w:color="auto"/>
                <w:right w:val="none" w:sz="0" w:space="0" w:color="auto"/>
              </w:divBdr>
            </w:div>
            <w:div w:id="1280453447">
              <w:marLeft w:val="0"/>
              <w:marRight w:val="0"/>
              <w:marTop w:val="0"/>
              <w:marBottom w:val="0"/>
              <w:divBdr>
                <w:top w:val="none" w:sz="0" w:space="0" w:color="auto"/>
                <w:left w:val="none" w:sz="0" w:space="0" w:color="auto"/>
                <w:bottom w:val="none" w:sz="0" w:space="0" w:color="auto"/>
                <w:right w:val="none" w:sz="0" w:space="0" w:color="auto"/>
              </w:divBdr>
            </w:div>
            <w:div w:id="1456173946">
              <w:marLeft w:val="0"/>
              <w:marRight w:val="0"/>
              <w:marTop w:val="0"/>
              <w:marBottom w:val="0"/>
              <w:divBdr>
                <w:top w:val="none" w:sz="0" w:space="0" w:color="auto"/>
                <w:left w:val="none" w:sz="0" w:space="0" w:color="auto"/>
                <w:bottom w:val="none" w:sz="0" w:space="0" w:color="auto"/>
                <w:right w:val="none" w:sz="0" w:space="0" w:color="auto"/>
              </w:divBdr>
            </w:div>
            <w:div w:id="748967287">
              <w:marLeft w:val="0"/>
              <w:marRight w:val="0"/>
              <w:marTop w:val="0"/>
              <w:marBottom w:val="0"/>
              <w:divBdr>
                <w:top w:val="none" w:sz="0" w:space="0" w:color="auto"/>
                <w:left w:val="none" w:sz="0" w:space="0" w:color="auto"/>
                <w:bottom w:val="none" w:sz="0" w:space="0" w:color="auto"/>
                <w:right w:val="none" w:sz="0" w:space="0" w:color="auto"/>
              </w:divBdr>
            </w:div>
            <w:div w:id="1207522286">
              <w:marLeft w:val="0"/>
              <w:marRight w:val="0"/>
              <w:marTop w:val="0"/>
              <w:marBottom w:val="0"/>
              <w:divBdr>
                <w:top w:val="none" w:sz="0" w:space="0" w:color="auto"/>
                <w:left w:val="none" w:sz="0" w:space="0" w:color="auto"/>
                <w:bottom w:val="none" w:sz="0" w:space="0" w:color="auto"/>
                <w:right w:val="none" w:sz="0" w:space="0" w:color="auto"/>
              </w:divBdr>
            </w:div>
            <w:div w:id="1795366006">
              <w:marLeft w:val="0"/>
              <w:marRight w:val="0"/>
              <w:marTop w:val="0"/>
              <w:marBottom w:val="0"/>
              <w:divBdr>
                <w:top w:val="none" w:sz="0" w:space="0" w:color="auto"/>
                <w:left w:val="none" w:sz="0" w:space="0" w:color="auto"/>
                <w:bottom w:val="none" w:sz="0" w:space="0" w:color="auto"/>
                <w:right w:val="none" w:sz="0" w:space="0" w:color="auto"/>
              </w:divBdr>
            </w:div>
            <w:div w:id="1747336240">
              <w:marLeft w:val="0"/>
              <w:marRight w:val="0"/>
              <w:marTop w:val="0"/>
              <w:marBottom w:val="0"/>
              <w:divBdr>
                <w:top w:val="none" w:sz="0" w:space="0" w:color="auto"/>
                <w:left w:val="none" w:sz="0" w:space="0" w:color="auto"/>
                <w:bottom w:val="none" w:sz="0" w:space="0" w:color="auto"/>
                <w:right w:val="none" w:sz="0" w:space="0" w:color="auto"/>
              </w:divBdr>
            </w:div>
            <w:div w:id="395930751">
              <w:marLeft w:val="0"/>
              <w:marRight w:val="0"/>
              <w:marTop w:val="0"/>
              <w:marBottom w:val="0"/>
              <w:divBdr>
                <w:top w:val="none" w:sz="0" w:space="0" w:color="auto"/>
                <w:left w:val="none" w:sz="0" w:space="0" w:color="auto"/>
                <w:bottom w:val="none" w:sz="0" w:space="0" w:color="auto"/>
                <w:right w:val="none" w:sz="0" w:space="0" w:color="auto"/>
              </w:divBdr>
            </w:div>
            <w:div w:id="1912890815">
              <w:marLeft w:val="0"/>
              <w:marRight w:val="0"/>
              <w:marTop w:val="0"/>
              <w:marBottom w:val="0"/>
              <w:divBdr>
                <w:top w:val="none" w:sz="0" w:space="0" w:color="auto"/>
                <w:left w:val="none" w:sz="0" w:space="0" w:color="auto"/>
                <w:bottom w:val="none" w:sz="0" w:space="0" w:color="auto"/>
                <w:right w:val="none" w:sz="0" w:space="0" w:color="auto"/>
              </w:divBdr>
            </w:div>
            <w:div w:id="47849760">
              <w:marLeft w:val="0"/>
              <w:marRight w:val="0"/>
              <w:marTop w:val="0"/>
              <w:marBottom w:val="0"/>
              <w:divBdr>
                <w:top w:val="none" w:sz="0" w:space="0" w:color="auto"/>
                <w:left w:val="none" w:sz="0" w:space="0" w:color="auto"/>
                <w:bottom w:val="none" w:sz="0" w:space="0" w:color="auto"/>
                <w:right w:val="none" w:sz="0" w:space="0" w:color="auto"/>
              </w:divBdr>
            </w:div>
            <w:div w:id="1683624523">
              <w:marLeft w:val="0"/>
              <w:marRight w:val="0"/>
              <w:marTop w:val="0"/>
              <w:marBottom w:val="0"/>
              <w:divBdr>
                <w:top w:val="none" w:sz="0" w:space="0" w:color="auto"/>
                <w:left w:val="none" w:sz="0" w:space="0" w:color="auto"/>
                <w:bottom w:val="none" w:sz="0" w:space="0" w:color="auto"/>
                <w:right w:val="none" w:sz="0" w:space="0" w:color="auto"/>
              </w:divBdr>
            </w:div>
            <w:div w:id="140537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3066">
      <w:bodyDiv w:val="1"/>
      <w:marLeft w:val="0"/>
      <w:marRight w:val="0"/>
      <w:marTop w:val="0"/>
      <w:marBottom w:val="0"/>
      <w:divBdr>
        <w:top w:val="none" w:sz="0" w:space="0" w:color="auto"/>
        <w:left w:val="none" w:sz="0" w:space="0" w:color="auto"/>
        <w:bottom w:val="none" w:sz="0" w:space="0" w:color="auto"/>
        <w:right w:val="none" w:sz="0" w:space="0" w:color="auto"/>
      </w:divBdr>
    </w:div>
    <w:div w:id="883719000">
      <w:bodyDiv w:val="1"/>
      <w:marLeft w:val="0"/>
      <w:marRight w:val="0"/>
      <w:marTop w:val="0"/>
      <w:marBottom w:val="0"/>
      <w:divBdr>
        <w:top w:val="none" w:sz="0" w:space="0" w:color="auto"/>
        <w:left w:val="none" w:sz="0" w:space="0" w:color="auto"/>
        <w:bottom w:val="none" w:sz="0" w:space="0" w:color="auto"/>
        <w:right w:val="none" w:sz="0" w:space="0" w:color="auto"/>
      </w:divBdr>
    </w:div>
    <w:div w:id="915238961">
      <w:bodyDiv w:val="1"/>
      <w:marLeft w:val="0"/>
      <w:marRight w:val="0"/>
      <w:marTop w:val="0"/>
      <w:marBottom w:val="0"/>
      <w:divBdr>
        <w:top w:val="none" w:sz="0" w:space="0" w:color="auto"/>
        <w:left w:val="none" w:sz="0" w:space="0" w:color="auto"/>
        <w:bottom w:val="none" w:sz="0" w:space="0" w:color="auto"/>
        <w:right w:val="none" w:sz="0" w:space="0" w:color="auto"/>
      </w:divBdr>
      <w:divsChild>
        <w:div w:id="2042168131">
          <w:marLeft w:val="0"/>
          <w:marRight w:val="0"/>
          <w:marTop w:val="0"/>
          <w:marBottom w:val="0"/>
          <w:divBdr>
            <w:top w:val="none" w:sz="0" w:space="0" w:color="auto"/>
            <w:left w:val="none" w:sz="0" w:space="0" w:color="auto"/>
            <w:bottom w:val="none" w:sz="0" w:space="0" w:color="auto"/>
            <w:right w:val="none" w:sz="0" w:space="0" w:color="auto"/>
          </w:divBdr>
          <w:divsChild>
            <w:div w:id="4066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9858">
      <w:bodyDiv w:val="1"/>
      <w:marLeft w:val="0"/>
      <w:marRight w:val="0"/>
      <w:marTop w:val="0"/>
      <w:marBottom w:val="0"/>
      <w:divBdr>
        <w:top w:val="none" w:sz="0" w:space="0" w:color="auto"/>
        <w:left w:val="none" w:sz="0" w:space="0" w:color="auto"/>
        <w:bottom w:val="none" w:sz="0" w:space="0" w:color="auto"/>
        <w:right w:val="none" w:sz="0" w:space="0" w:color="auto"/>
      </w:divBdr>
    </w:div>
    <w:div w:id="993991479">
      <w:bodyDiv w:val="1"/>
      <w:marLeft w:val="0"/>
      <w:marRight w:val="0"/>
      <w:marTop w:val="0"/>
      <w:marBottom w:val="0"/>
      <w:divBdr>
        <w:top w:val="none" w:sz="0" w:space="0" w:color="auto"/>
        <w:left w:val="none" w:sz="0" w:space="0" w:color="auto"/>
        <w:bottom w:val="none" w:sz="0" w:space="0" w:color="auto"/>
        <w:right w:val="none" w:sz="0" w:space="0" w:color="auto"/>
      </w:divBdr>
    </w:div>
    <w:div w:id="1000350040">
      <w:bodyDiv w:val="1"/>
      <w:marLeft w:val="0"/>
      <w:marRight w:val="0"/>
      <w:marTop w:val="0"/>
      <w:marBottom w:val="0"/>
      <w:divBdr>
        <w:top w:val="none" w:sz="0" w:space="0" w:color="auto"/>
        <w:left w:val="none" w:sz="0" w:space="0" w:color="auto"/>
        <w:bottom w:val="none" w:sz="0" w:space="0" w:color="auto"/>
        <w:right w:val="none" w:sz="0" w:space="0" w:color="auto"/>
      </w:divBdr>
    </w:div>
    <w:div w:id="1012493852">
      <w:bodyDiv w:val="1"/>
      <w:marLeft w:val="0"/>
      <w:marRight w:val="0"/>
      <w:marTop w:val="0"/>
      <w:marBottom w:val="0"/>
      <w:divBdr>
        <w:top w:val="none" w:sz="0" w:space="0" w:color="auto"/>
        <w:left w:val="none" w:sz="0" w:space="0" w:color="auto"/>
        <w:bottom w:val="none" w:sz="0" w:space="0" w:color="auto"/>
        <w:right w:val="none" w:sz="0" w:space="0" w:color="auto"/>
      </w:divBdr>
    </w:div>
    <w:div w:id="1016805661">
      <w:bodyDiv w:val="1"/>
      <w:marLeft w:val="0"/>
      <w:marRight w:val="0"/>
      <w:marTop w:val="0"/>
      <w:marBottom w:val="0"/>
      <w:divBdr>
        <w:top w:val="none" w:sz="0" w:space="0" w:color="auto"/>
        <w:left w:val="none" w:sz="0" w:space="0" w:color="auto"/>
        <w:bottom w:val="none" w:sz="0" w:space="0" w:color="auto"/>
        <w:right w:val="none" w:sz="0" w:space="0" w:color="auto"/>
      </w:divBdr>
    </w:div>
    <w:div w:id="1028795524">
      <w:bodyDiv w:val="1"/>
      <w:marLeft w:val="0"/>
      <w:marRight w:val="0"/>
      <w:marTop w:val="0"/>
      <w:marBottom w:val="0"/>
      <w:divBdr>
        <w:top w:val="none" w:sz="0" w:space="0" w:color="auto"/>
        <w:left w:val="none" w:sz="0" w:space="0" w:color="auto"/>
        <w:bottom w:val="none" w:sz="0" w:space="0" w:color="auto"/>
        <w:right w:val="none" w:sz="0" w:space="0" w:color="auto"/>
      </w:divBdr>
    </w:div>
    <w:div w:id="1068000069">
      <w:bodyDiv w:val="1"/>
      <w:marLeft w:val="0"/>
      <w:marRight w:val="0"/>
      <w:marTop w:val="0"/>
      <w:marBottom w:val="0"/>
      <w:divBdr>
        <w:top w:val="none" w:sz="0" w:space="0" w:color="auto"/>
        <w:left w:val="none" w:sz="0" w:space="0" w:color="auto"/>
        <w:bottom w:val="none" w:sz="0" w:space="0" w:color="auto"/>
        <w:right w:val="none" w:sz="0" w:space="0" w:color="auto"/>
      </w:divBdr>
    </w:div>
    <w:div w:id="1099522843">
      <w:bodyDiv w:val="1"/>
      <w:marLeft w:val="0"/>
      <w:marRight w:val="0"/>
      <w:marTop w:val="0"/>
      <w:marBottom w:val="0"/>
      <w:divBdr>
        <w:top w:val="none" w:sz="0" w:space="0" w:color="auto"/>
        <w:left w:val="none" w:sz="0" w:space="0" w:color="auto"/>
        <w:bottom w:val="none" w:sz="0" w:space="0" w:color="auto"/>
        <w:right w:val="none" w:sz="0" w:space="0" w:color="auto"/>
      </w:divBdr>
    </w:div>
    <w:div w:id="1149982577">
      <w:bodyDiv w:val="1"/>
      <w:marLeft w:val="0"/>
      <w:marRight w:val="0"/>
      <w:marTop w:val="0"/>
      <w:marBottom w:val="0"/>
      <w:divBdr>
        <w:top w:val="none" w:sz="0" w:space="0" w:color="auto"/>
        <w:left w:val="none" w:sz="0" w:space="0" w:color="auto"/>
        <w:bottom w:val="none" w:sz="0" w:space="0" w:color="auto"/>
        <w:right w:val="none" w:sz="0" w:space="0" w:color="auto"/>
      </w:divBdr>
      <w:divsChild>
        <w:div w:id="1435054475">
          <w:marLeft w:val="0"/>
          <w:marRight w:val="0"/>
          <w:marTop w:val="0"/>
          <w:marBottom w:val="0"/>
          <w:divBdr>
            <w:top w:val="none" w:sz="0" w:space="0" w:color="auto"/>
            <w:left w:val="none" w:sz="0" w:space="0" w:color="auto"/>
            <w:bottom w:val="none" w:sz="0" w:space="0" w:color="auto"/>
            <w:right w:val="none" w:sz="0" w:space="0" w:color="auto"/>
          </w:divBdr>
          <w:divsChild>
            <w:div w:id="15788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6896">
      <w:bodyDiv w:val="1"/>
      <w:marLeft w:val="0"/>
      <w:marRight w:val="0"/>
      <w:marTop w:val="0"/>
      <w:marBottom w:val="0"/>
      <w:divBdr>
        <w:top w:val="none" w:sz="0" w:space="0" w:color="auto"/>
        <w:left w:val="none" w:sz="0" w:space="0" w:color="auto"/>
        <w:bottom w:val="none" w:sz="0" w:space="0" w:color="auto"/>
        <w:right w:val="none" w:sz="0" w:space="0" w:color="auto"/>
      </w:divBdr>
    </w:div>
    <w:div w:id="1252197708">
      <w:bodyDiv w:val="1"/>
      <w:marLeft w:val="0"/>
      <w:marRight w:val="0"/>
      <w:marTop w:val="0"/>
      <w:marBottom w:val="0"/>
      <w:divBdr>
        <w:top w:val="none" w:sz="0" w:space="0" w:color="auto"/>
        <w:left w:val="none" w:sz="0" w:space="0" w:color="auto"/>
        <w:bottom w:val="none" w:sz="0" w:space="0" w:color="auto"/>
        <w:right w:val="none" w:sz="0" w:space="0" w:color="auto"/>
      </w:divBdr>
      <w:divsChild>
        <w:div w:id="925306367">
          <w:marLeft w:val="0"/>
          <w:marRight w:val="0"/>
          <w:marTop w:val="0"/>
          <w:marBottom w:val="0"/>
          <w:divBdr>
            <w:top w:val="none" w:sz="0" w:space="0" w:color="auto"/>
            <w:left w:val="none" w:sz="0" w:space="0" w:color="auto"/>
            <w:bottom w:val="none" w:sz="0" w:space="0" w:color="auto"/>
            <w:right w:val="none" w:sz="0" w:space="0" w:color="auto"/>
          </w:divBdr>
          <w:divsChild>
            <w:div w:id="1077367128">
              <w:marLeft w:val="0"/>
              <w:marRight w:val="0"/>
              <w:marTop w:val="0"/>
              <w:marBottom w:val="0"/>
              <w:divBdr>
                <w:top w:val="none" w:sz="0" w:space="0" w:color="auto"/>
                <w:left w:val="none" w:sz="0" w:space="0" w:color="auto"/>
                <w:bottom w:val="none" w:sz="0" w:space="0" w:color="auto"/>
                <w:right w:val="none" w:sz="0" w:space="0" w:color="auto"/>
              </w:divBdr>
              <w:divsChild>
                <w:div w:id="163868509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253276539">
      <w:bodyDiv w:val="1"/>
      <w:marLeft w:val="0"/>
      <w:marRight w:val="0"/>
      <w:marTop w:val="0"/>
      <w:marBottom w:val="0"/>
      <w:divBdr>
        <w:top w:val="none" w:sz="0" w:space="0" w:color="auto"/>
        <w:left w:val="none" w:sz="0" w:space="0" w:color="auto"/>
        <w:bottom w:val="none" w:sz="0" w:space="0" w:color="auto"/>
        <w:right w:val="none" w:sz="0" w:space="0" w:color="auto"/>
      </w:divBdr>
    </w:div>
    <w:div w:id="1256282189">
      <w:bodyDiv w:val="1"/>
      <w:marLeft w:val="0"/>
      <w:marRight w:val="0"/>
      <w:marTop w:val="0"/>
      <w:marBottom w:val="0"/>
      <w:divBdr>
        <w:top w:val="none" w:sz="0" w:space="0" w:color="auto"/>
        <w:left w:val="none" w:sz="0" w:space="0" w:color="auto"/>
        <w:bottom w:val="none" w:sz="0" w:space="0" w:color="auto"/>
        <w:right w:val="none" w:sz="0" w:space="0" w:color="auto"/>
      </w:divBdr>
    </w:div>
    <w:div w:id="1275478138">
      <w:bodyDiv w:val="1"/>
      <w:marLeft w:val="0"/>
      <w:marRight w:val="0"/>
      <w:marTop w:val="0"/>
      <w:marBottom w:val="0"/>
      <w:divBdr>
        <w:top w:val="none" w:sz="0" w:space="0" w:color="auto"/>
        <w:left w:val="none" w:sz="0" w:space="0" w:color="auto"/>
        <w:bottom w:val="none" w:sz="0" w:space="0" w:color="auto"/>
        <w:right w:val="none" w:sz="0" w:space="0" w:color="auto"/>
      </w:divBdr>
    </w:div>
    <w:div w:id="1284195751">
      <w:bodyDiv w:val="1"/>
      <w:marLeft w:val="0"/>
      <w:marRight w:val="0"/>
      <w:marTop w:val="0"/>
      <w:marBottom w:val="0"/>
      <w:divBdr>
        <w:top w:val="none" w:sz="0" w:space="0" w:color="auto"/>
        <w:left w:val="none" w:sz="0" w:space="0" w:color="auto"/>
        <w:bottom w:val="none" w:sz="0" w:space="0" w:color="auto"/>
        <w:right w:val="none" w:sz="0" w:space="0" w:color="auto"/>
      </w:divBdr>
    </w:div>
    <w:div w:id="1284382320">
      <w:bodyDiv w:val="1"/>
      <w:marLeft w:val="0"/>
      <w:marRight w:val="0"/>
      <w:marTop w:val="0"/>
      <w:marBottom w:val="0"/>
      <w:divBdr>
        <w:top w:val="none" w:sz="0" w:space="0" w:color="auto"/>
        <w:left w:val="none" w:sz="0" w:space="0" w:color="auto"/>
        <w:bottom w:val="none" w:sz="0" w:space="0" w:color="auto"/>
        <w:right w:val="none" w:sz="0" w:space="0" w:color="auto"/>
      </w:divBdr>
      <w:divsChild>
        <w:div w:id="1202668044">
          <w:marLeft w:val="0"/>
          <w:marRight w:val="0"/>
          <w:marTop w:val="0"/>
          <w:marBottom w:val="0"/>
          <w:divBdr>
            <w:top w:val="none" w:sz="0" w:space="0" w:color="auto"/>
            <w:left w:val="none" w:sz="0" w:space="0" w:color="auto"/>
            <w:bottom w:val="none" w:sz="0" w:space="0" w:color="auto"/>
            <w:right w:val="none" w:sz="0" w:space="0" w:color="auto"/>
          </w:divBdr>
          <w:divsChild>
            <w:div w:id="1336152400">
              <w:marLeft w:val="0"/>
              <w:marRight w:val="0"/>
              <w:marTop w:val="0"/>
              <w:marBottom w:val="0"/>
              <w:divBdr>
                <w:top w:val="none" w:sz="0" w:space="0" w:color="auto"/>
                <w:left w:val="none" w:sz="0" w:space="0" w:color="auto"/>
                <w:bottom w:val="none" w:sz="0" w:space="0" w:color="auto"/>
                <w:right w:val="none" w:sz="0" w:space="0" w:color="auto"/>
              </w:divBdr>
            </w:div>
          </w:divsChild>
        </w:div>
        <w:div w:id="1947614613">
          <w:marLeft w:val="0"/>
          <w:marRight w:val="0"/>
          <w:marTop w:val="0"/>
          <w:marBottom w:val="0"/>
          <w:divBdr>
            <w:top w:val="none" w:sz="0" w:space="0" w:color="auto"/>
            <w:left w:val="none" w:sz="0" w:space="0" w:color="auto"/>
            <w:bottom w:val="none" w:sz="0" w:space="0" w:color="auto"/>
            <w:right w:val="none" w:sz="0" w:space="0" w:color="auto"/>
          </w:divBdr>
          <w:divsChild>
            <w:div w:id="13787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1702">
      <w:bodyDiv w:val="1"/>
      <w:marLeft w:val="0"/>
      <w:marRight w:val="0"/>
      <w:marTop w:val="0"/>
      <w:marBottom w:val="0"/>
      <w:divBdr>
        <w:top w:val="none" w:sz="0" w:space="0" w:color="auto"/>
        <w:left w:val="none" w:sz="0" w:space="0" w:color="auto"/>
        <w:bottom w:val="none" w:sz="0" w:space="0" w:color="auto"/>
        <w:right w:val="none" w:sz="0" w:space="0" w:color="auto"/>
      </w:divBdr>
    </w:div>
    <w:div w:id="1296184397">
      <w:bodyDiv w:val="1"/>
      <w:marLeft w:val="0"/>
      <w:marRight w:val="0"/>
      <w:marTop w:val="0"/>
      <w:marBottom w:val="0"/>
      <w:divBdr>
        <w:top w:val="none" w:sz="0" w:space="0" w:color="auto"/>
        <w:left w:val="none" w:sz="0" w:space="0" w:color="auto"/>
        <w:bottom w:val="none" w:sz="0" w:space="0" w:color="auto"/>
        <w:right w:val="none" w:sz="0" w:space="0" w:color="auto"/>
      </w:divBdr>
    </w:div>
    <w:div w:id="1330405894">
      <w:bodyDiv w:val="1"/>
      <w:marLeft w:val="0"/>
      <w:marRight w:val="0"/>
      <w:marTop w:val="0"/>
      <w:marBottom w:val="0"/>
      <w:divBdr>
        <w:top w:val="none" w:sz="0" w:space="0" w:color="auto"/>
        <w:left w:val="none" w:sz="0" w:space="0" w:color="auto"/>
        <w:bottom w:val="none" w:sz="0" w:space="0" w:color="auto"/>
        <w:right w:val="none" w:sz="0" w:space="0" w:color="auto"/>
      </w:divBdr>
    </w:div>
    <w:div w:id="1336612926">
      <w:bodyDiv w:val="1"/>
      <w:marLeft w:val="0"/>
      <w:marRight w:val="0"/>
      <w:marTop w:val="0"/>
      <w:marBottom w:val="0"/>
      <w:divBdr>
        <w:top w:val="none" w:sz="0" w:space="0" w:color="auto"/>
        <w:left w:val="none" w:sz="0" w:space="0" w:color="auto"/>
        <w:bottom w:val="none" w:sz="0" w:space="0" w:color="auto"/>
        <w:right w:val="none" w:sz="0" w:space="0" w:color="auto"/>
      </w:divBdr>
      <w:divsChild>
        <w:div w:id="240991871">
          <w:marLeft w:val="0"/>
          <w:marRight w:val="0"/>
          <w:marTop w:val="0"/>
          <w:marBottom w:val="0"/>
          <w:divBdr>
            <w:top w:val="none" w:sz="0" w:space="0" w:color="auto"/>
            <w:left w:val="none" w:sz="0" w:space="0" w:color="auto"/>
            <w:bottom w:val="none" w:sz="0" w:space="0" w:color="auto"/>
            <w:right w:val="none" w:sz="0" w:space="0" w:color="auto"/>
          </w:divBdr>
          <w:divsChild>
            <w:div w:id="1958247686">
              <w:marLeft w:val="0"/>
              <w:marRight w:val="0"/>
              <w:marTop w:val="0"/>
              <w:marBottom w:val="0"/>
              <w:divBdr>
                <w:top w:val="none" w:sz="0" w:space="0" w:color="auto"/>
                <w:left w:val="none" w:sz="0" w:space="0" w:color="auto"/>
                <w:bottom w:val="none" w:sz="0" w:space="0" w:color="auto"/>
                <w:right w:val="none" w:sz="0" w:space="0" w:color="auto"/>
              </w:divBdr>
              <w:divsChild>
                <w:div w:id="92434373">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1340423733">
      <w:bodyDiv w:val="1"/>
      <w:marLeft w:val="0"/>
      <w:marRight w:val="0"/>
      <w:marTop w:val="0"/>
      <w:marBottom w:val="0"/>
      <w:divBdr>
        <w:top w:val="none" w:sz="0" w:space="0" w:color="auto"/>
        <w:left w:val="none" w:sz="0" w:space="0" w:color="auto"/>
        <w:bottom w:val="none" w:sz="0" w:space="0" w:color="auto"/>
        <w:right w:val="none" w:sz="0" w:space="0" w:color="auto"/>
      </w:divBdr>
    </w:div>
    <w:div w:id="1371689734">
      <w:bodyDiv w:val="1"/>
      <w:marLeft w:val="0"/>
      <w:marRight w:val="0"/>
      <w:marTop w:val="0"/>
      <w:marBottom w:val="0"/>
      <w:divBdr>
        <w:top w:val="none" w:sz="0" w:space="0" w:color="auto"/>
        <w:left w:val="none" w:sz="0" w:space="0" w:color="auto"/>
        <w:bottom w:val="none" w:sz="0" w:space="0" w:color="auto"/>
        <w:right w:val="none" w:sz="0" w:space="0" w:color="auto"/>
      </w:divBdr>
    </w:div>
    <w:div w:id="1431312286">
      <w:bodyDiv w:val="1"/>
      <w:marLeft w:val="0"/>
      <w:marRight w:val="0"/>
      <w:marTop w:val="0"/>
      <w:marBottom w:val="0"/>
      <w:divBdr>
        <w:top w:val="none" w:sz="0" w:space="0" w:color="auto"/>
        <w:left w:val="none" w:sz="0" w:space="0" w:color="auto"/>
        <w:bottom w:val="none" w:sz="0" w:space="0" w:color="auto"/>
        <w:right w:val="none" w:sz="0" w:space="0" w:color="auto"/>
      </w:divBdr>
    </w:div>
    <w:div w:id="1432042967">
      <w:bodyDiv w:val="1"/>
      <w:marLeft w:val="0"/>
      <w:marRight w:val="0"/>
      <w:marTop w:val="0"/>
      <w:marBottom w:val="0"/>
      <w:divBdr>
        <w:top w:val="none" w:sz="0" w:space="0" w:color="auto"/>
        <w:left w:val="none" w:sz="0" w:space="0" w:color="auto"/>
        <w:bottom w:val="none" w:sz="0" w:space="0" w:color="auto"/>
        <w:right w:val="none" w:sz="0" w:space="0" w:color="auto"/>
      </w:divBdr>
    </w:div>
    <w:div w:id="1437679830">
      <w:bodyDiv w:val="1"/>
      <w:marLeft w:val="0"/>
      <w:marRight w:val="0"/>
      <w:marTop w:val="0"/>
      <w:marBottom w:val="0"/>
      <w:divBdr>
        <w:top w:val="none" w:sz="0" w:space="0" w:color="auto"/>
        <w:left w:val="none" w:sz="0" w:space="0" w:color="auto"/>
        <w:bottom w:val="none" w:sz="0" w:space="0" w:color="auto"/>
        <w:right w:val="none" w:sz="0" w:space="0" w:color="auto"/>
      </w:divBdr>
    </w:div>
    <w:div w:id="1454178312">
      <w:bodyDiv w:val="1"/>
      <w:marLeft w:val="0"/>
      <w:marRight w:val="0"/>
      <w:marTop w:val="0"/>
      <w:marBottom w:val="0"/>
      <w:divBdr>
        <w:top w:val="none" w:sz="0" w:space="0" w:color="auto"/>
        <w:left w:val="none" w:sz="0" w:space="0" w:color="auto"/>
        <w:bottom w:val="none" w:sz="0" w:space="0" w:color="auto"/>
        <w:right w:val="none" w:sz="0" w:space="0" w:color="auto"/>
      </w:divBdr>
    </w:div>
    <w:div w:id="1463108459">
      <w:bodyDiv w:val="1"/>
      <w:marLeft w:val="0"/>
      <w:marRight w:val="0"/>
      <w:marTop w:val="0"/>
      <w:marBottom w:val="0"/>
      <w:divBdr>
        <w:top w:val="none" w:sz="0" w:space="0" w:color="auto"/>
        <w:left w:val="none" w:sz="0" w:space="0" w:color="auto"/>
        <w:bottom w:val="none" w:sz="0" w:space="0" w:color="auto"/>
        <w:right w:val="none" w:sz="0" w:space="0" w:color="auto"/>
      </w:divBdr>
    </w:div>
    <w:div w:id="1487891168">
      <w:bodyDiv w:val="1"/>
      <w:marLeft w:val="0"/>
      <w:marRight w:val="0"/>
      <w:marTop w:val="0"/>
      <w:marBottom w:val="0"/>
      <w:divBdr>
        <w:top w:val="none" w:sz="0" w:space="0" w:color="auto"/>
        <w:left w:val="none" w:sz="0" w:space="0" w:color="auto"/>
        <w:bottom w:val="none" w:sz="0" w:space="0" w:color="auto"/>
        <w:right w:val="none" w:sz="0" w:space="0" w:color="auto"/>
      </w:divBdr>
    </w:div>
    <w:div w:id="1511409456">
      <w:bodyDiv w:val="1"/>
      <w:marLeft w:val="0"/>
      <w:marRight w:val="0"/>
      <w:marTop w:val="0"/>
      <w:marBottom w:val="0"/>
      <w:divBdr>
        <w:top w:val="none" w:sz="0" w:space="0" w:color="auto"/>
        <w:left w:val="none" w:sz="0" w:space="0" w:color="auto"/>
        <w:bottom w:val="none" w:sz="0" w:space="0" w:color="auto"/>
        <w:right w:val="none" w:sz="0" w:space="0" w:color="auto"/>
      </w:divBdr>
    </w:div>
    <w:div w:id="1514951039">
      <w:bodyDiv w:val="1"/>
      <w:marLeft w:val="0"/>
      <w:marRight w:val="0"/>
      <w:marTop w:val="0"/>
      <w:marBottom w:val="0"/>
      <w:divBdr>
        <w:top w:val="none" w:sz="0" w:space="0" w:color="auto"/>
        <w:left w:val="none" w:sz="0" w:space="0" w:color="auto"/>
        <w:bottom w:val="none" w:sz="0" w:space="0" w:color="auto"/>
        <w:right w:val="none" w:sz="0" w:space="0" w:color="auto"/>
      </w:divBdr>
    </w:div>
    <w:div w:id="1523326118">
      <w:bodyDiv w:val="1"/>
      <w:marLeft w:val="0"/>
      <w:marRight w:val="0"/>
      <w:marTop w:val="0"/>
      <w:marBottom w:val="0"/>
      <w:divBdr>
        <w:top w:val="none" w:sz="0" w:space="0" w:color="auto"/>
        <w:left w:val="none" w:sz="0" w:space="0" w:color="auto"/>
        <w:bottom w:val="none" w:sz="0" w:space="0" w:color="auto"/>
        <w:right w:val="none" w:sz="0" w:space="0" w:color="auto"/>
      </w:divBdr>
      <w:divsChild>
        <w:div w:id="999574362">
          <w:marLeft w:val="0"/>
          <w:marRight w:val="0"/>
          <w:marTop w:val="0"/>
          <w:marBottom w:val="0"/>
          <w:divBdr>
            <w:top w:val="none" w:sz="0" w:space="0" w:color="auto"/>
            <w:left w:val="none" w:sz="0" w:space="0" w:color="auto"/>
            <w:bottom w:val="none" w:sz="0" w:space="0" w:color="auto"/>
            <w:right w:val="none" w:sz="0" w:space="0" w:color="auto"/>
          </w:divBdr>
          <w:divsChild>
            <w:div w:id="153641708">
              <w:marLeft w:val="0"/>
              <w:marRight w:val="0"/>
              <w:marTop w:val="0"/>
              <w:marBottom w:val="0"/>
              <w:divBdr>
                <w:top w:val="none" w:sz="0" w:space="0" w:color="auto"/>
                <w:left w:val="none" w:sz="0" w:space="0" w:color="auto"/>
                <w:bottom w:val="none" w:sz="0" w:space="0" w:color="auto"/>
                <w:right w:val="none" w:sz="0" w:space="0" w:color="auto"/>
              </w:divBdr>
            </w:div>
            <w:div w:id="579945899">
              <w:marLeft w:val="0"/>
              <w:marRight w:val="0"/>
              <w:marTop w:val="0"/>
              <w:marBottom w:val="0"/>
              <w:divBdr>
                <w:top w:val="none" w:sz="0" w:space="0" w:color="auto"/>
                <w:left w:val="none" w:sz="0" w:space="0" w:color="auto"/>
                <w:bottom w:val="none" w:sz="0" w:space="0" w:color="auto"/>
                <w:right w:val="none" w:sz="0" w:space="0" w:color="auto"/>
              </w:divBdr>
            </w:div>
            <w:div w:id="1586568469">
              <w:marLeft w:val="0"/>
              <w:marRight w:val="0"/>
              <w:marTop w:val="0"/>
              <w:marBottom w:val="0"/>
              <w:divBdr>
                <w:top w:val="none" w:sz="0" w:space="0" w:color="auto"/>
                <w:left w:val="none" w:sz="0" w:space="0" w:color="auto"/>
                <w:bottom w:val="none" w:sz="0" w:space="0" w:color="auto"/>
                <w:right w:val="none" w:sz="0" w:space="0" w:color="auto"/>
              </w:divBdr>
            </w:div>
            <w:div w:id="1252351768">
              <w:marLeft w:val="0"/>
              <w:marRight w:val="0"/>
              <w:marTop w:val="0"/>
              <w:marBottom w:val="0"/>
              <w:divBdr>
                <w:top w:val="none" w:sz="0" w:space="0" w:color="auto"/>
                <w:left w:val="none" w:sz="0" w:space="0" w:color="auto"/>
                <w:bottom w:val="none" w:sz="0" w:space="0" w:color="auto"/>
                <w:right w:val="none" w:sz="0" w:space="0" w:color="auto"/>
              </w:divBdr>
            </w:div>
            <w:div w:id="830565909">
              <w:marLeft w:val="0"/>
              <w:marRight w:val="0"/>
              <w:marTop w:val="0"/>
              <w:marBottom w:val="0"/>
              <w:divBdr>
                <w:top w:val="none" w:sz="0" w:space="0" w:color="auto"/>
                <w:left w:val="none" w:sz="0" w:space="0" w:color="auto"/>
                <w:bottom w:val="none" w:sz="0" w:space="0" w:color="auto"/>
                <w:right w:val="none" w:sz="0" w:space="0" w:color="auto"/>
              </w:divBdr>
            </w:div>
            <w:div w:id="1025063823">
              <w:marLeft w:val="0"/>
              <w:marRight w:val="0"/>
              <w:marTop w:val="0"/>
              <w:marBottom w:val="0"/>
              <w:divBdr>
                <w:top w:val="none" w:sz="0" w:space="0" w:color="auto"/>
                <w:left w:val="none" w:sz="0" w:space="0" w:color="auto"/>
                <w:bottom w:val="none" w:sz="0" w:space="0" w:color="auto"/>
                <w:right w:val="none" w:sz="0" w:space="0" w:color="auto"/>
              </w:divBdr>
            </w:div>
            <w:div w:id="2102601931">
              <w:marLeft w:val="0"/>
              <w:marRight w:val="0"/>
              <w:marTop w:val="0"/>
              <w:marBottom w:val="0"/>
              <w:divBdr>
                <w:top w:val="none" w:sz="0" w:space="0" w:color="auto"/>
                <w:left w:val="none" w:sz="0" w:space="0" w:color="auto"/>
                <w:bottom w:val="none" w:sz="0" w:space="0" w:color="auto"/>
                <w:right w:val="none" w:sz="0" w:space="0" w:color="auto"/>
              </w:divBdr>
            </w:div>
            <w:div w:id="1971087318">
              <w:marLeft w:val="0"/>
              <w:marRight w:val="0"/>
              <w:marTop w:val="0"/>
              <w:marBottom w:val="0"/>
              <w:divBdr>
                <w:top w:val="none" w:sz="0" w:space="0" w:color="auto"/>
                <w:left w:val="none" w:sz="0" w:space="0" w:color="auto"/>
                <w:bottom w:val="none" w:sz="0" w:space="0" w:color="auto"/>
                <w:right w:val="none" w:sz="0" w:space="0" w:color="auto"/>
              </w:divBdr>
            </w:div>
            <w:div w:id="302540373">
              <w:marLeft w:val="0"/>
              <w:marRight w:val="0"/>
              <w:marTop w:val="0"/>
              <w:marBottom w:val="0"/>
              <w:divBdr>
                <w:top w:val="none" w:sz="0" w:space="0" w:color="auto"/>
                <w:left w:val="none" w:sz="0" w:space="0" w:color="auto"/>
                <w:bottom w:val="none" w:sz="0" w:space="0" w:color="auto"/>
                <w:right w:val="none" w:sz="0" w:space="0" w:color="auto"/>
              </w:divBdr>
            </w:div>
            <w:div w:id="1587299434">
              <w:marLeft w:val="0"/>
              <w:marRight w:val="0"/>
              <w:marTop w:val="0"/>
              <w:marBottom w:val="0"/>
              <w:divBdr>
                <w:top w:val="none" w:sz="0" w:space="0" w:color="auto"/>
                <w:left w:val="none" w:sz="0" w:space="0" w:color="auto"/>
                <w:bottom w:val="none" w:sz="0" w:space="0" w:color="auto"/>
                <w:right w:val="none" w:sz="0" w:space="0" w:color="auto"/>
              </w:divBdr>
            </w:div>
            <w:div w:id="103561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726">
      <w:bodyDiv w:val="1"/>
      <w:marLeft w:val="0"/>
      <w:marRight w:val="0"/>
      <w:marTop w:val="0"/>
      <w:marBottom w:val="0"/>
      <w:divBdr>
        <w:top w:val="none" w:sz="0" w:space="0" w:color="auto"/>
        <w:left w:val="none" w:sz="0" w:space="0" w:color="auto"/>
        <w:bottom w:val="none" w:sz="0" w:space="0" w:color="auto"/>
        <w:right w:val="none" w:sz="0" w:space="0" w:color="auto"/>
      </w:divBdr>
    </w:div>
    <w:div w:id="1562518892">
      <w:bodyDiv w:val="1"/>
      <w:marLeft w:val="0"/>
      <w:marRight w:val="0"/>
      <w:marTop w:val="0"/>
      <w:marBottom w:val="0"/>
      <w:divBdr>
        <w:top w:val="none" w:sz="0" w:space="0" w:color="auto"/>
        <w:left w:val="none" w:sz="0" w:space="0" w:color="auto"/>
        <w:bottom w:val="none" w:sz="0" w:space="0" w:color="auto"/>
        <w:right w:val="none" w:sz="0" w:space="0" w:color="auto"/>
      </w:divBdr>
    </w:div>
    <w:div w:id="1652556170">
      <w:bodyDiv w:val="1"/>
      <w:marLeft w:val="0"/>
      <w:marRight w:val="0"/>
      <w:marTop w:val="0"/>
      <w:marBottom w:val="0"/>
      <w:divBdr>
        <w:top w:val="none" w:sz="0" w:space="0" w:color="auto"/>
        <w:left w:val="none" w:sz="0" w:space="0" w:color="auto"/>
        <w:bottom w:val="none" w:sz="0" w:space="0" w:color="auto"/>
        <w:right w:val="none" w:sz="0" w:space="0" w:color="auto"/>
      </w:divBdr>
    </w:div>
    <w:div w:id="1671636115">
      <w:bodyDiv w:val="1"/>
      <w:marLeft w:val="0"/>
      <w:marRight w:val="0"/>
      <w:marTop w:val="0"/>
      <w:marBottom w:val="0"/>
      <w:divBdr>
        <w:top w:val="none" w:sz="0" w:space="0" w:color="auto"/>
        <w:left w:val="none" w:sz="0" w:space="0" w:color="auto"/>
        <w:bottom w:val="none" w:sz="0" w:space="0" w:color="auto"/>
        <w:right w:val="none" w:sz="0" w:space="0" w:color="auto"/>
      </w:divBdr>
    </w:div>
    <w:div w:id="1673685086">
      <w:bodyDiv w:val="1"/>
      <w:marLeft w:val="0"/>
      <w:marRight w:val="0"/>
      <w:marTop w:val="0"/>
      <w:marBottom w:val="0"/>
      <w:divBdr>
        <w:top w:val="none" w:sz="0" w:space="0" w:color="auto"/>
        <w:left w:val="none" w:sz="0" w:space="0" w:color="auto"/>
        <w:bottom w:val="none" w:sz="0" w:space="0" w:color="auto"/>
        <w:right w:val="none" w:sz="0" w:space="0" w:color="auto"/>
      </w:divBdr>
    </w:div>
    <w:div w:id="1701738032">
      <w:bodyDiv w:val="1"/>
      <w:marLeft w:val="0"/>
      <w:marRight w:val="0"/>
      <w:marTop w:val="0"/>
      <w:marBottom w:val="0"/>
      <w:divBdr>
        <w:top w:val="none" w:sz="0" w:space="0" w:color="auto"/>
        <w:left w:val="none" w:sz="0" w:space="0" w:color="auto"/>
        <w:bottom w:val="none" w:sz="0" w:space="0" w:color="auto"/>
        <w:right w:val="none" w:sz="0" w:space="0" w:color="auto"/>
      </w:divBdr>
      <w:divsChild>
        <w:div w:id="1607813591">
          <w:marLeft w:val="0"/>
          <w:marRight w:val="0"/>
          <w:marTop w:val="0"/>
          <w:marBottom w:val="0"/>
          <w:divBdr>
            <w:top w:val="none" w:sz="0" w:space="0" w:color="auto"/>
            <w:left w:val="none" w:sz="0" w:space="0" w:color="auto"/>
            <w:bottom w:val="none" w:sz="0" w:space="0" w:color="auto"/>
            <w:right w:val="none" w:sz="0" w:space="0" w:color="auto"/>
          </w:divBdr>
          <w:divsChild>
            <w:div w:id="1676151382">
              <w:marLeft w:val="0"/>
              <w:marRight w:val="0"/>
              <w:marTop w:val="0"/>
              <w:marBottom w:val="0"/>
              <w:divBdr>
                <w:top w:val="none" w:sz="0" w:space="0" w:color="auto"/>
                <w:left w:val="none" w:sz="0" w:space="0" w:color="auto"/>
                <w:bottom w:val="none" w:sz="0" w:space="0" w:color="auto"/>
                <w:right w:val="none" w:sz="0" w:space="0" w:color="auto"/>
              </w:divBdr>
            </w:div>
            <w:div w:id="2116554367">
              <w:marLeft w:val="0"/>
              <w:marRight w:val="0"/>
              <w:marTop w:val="0"/>
              <w:marBottom w:val="0"/>
              <w:divBdr>
                <w:top w:val="none" w:sz="0" w:space="0" w:color="auto"/>
                <w:left w:val="none" w:sz="0" w:space="0" w:color="auto"/>
                <w:bottom w:val="none" w:sz="0" w:space="0" w:color="auto"/>
                <w:right w:val="none" w:sz="0" w:space="0" w:color="auto"/>
              </w:divBdr>
            </w:div>
            <w:div w:id="863054521">
              <w:marLeft w:val="0"/>
              <w:marRight w:val="0"/>
              <w:marTop w:val="0"/>
              <w:marBottom w:val="0"/>
              <w:divBdr>
                <w:top w:val="none" w:sz="0" w:space="0" w:color="auto"/>
                <w:left w:val="none" w:sz="0" w:space="0" w:color="auto"/>
                <w:bottom w:val="none" w:sz="0" w:space="0" w:color="auto"/>
                <w:right w:val="none" w:sz="0" w:space="0" w:color="auto"/>
              </w:divBdr>
            </w:div>
            <w:div w:id="308562919">
              <w:marLeft w:val="0"/>
              <w:marRight w:val="0"/>
              <w:marTop w:val="0"/>
              <w:marBottom w:val="0"/>
              <w:divBdr>
                <w:top w:val="none" w:sz="0" w:space="0" w:color="auto"/>
                <w:left w:val="none" w:sz="0" w:space="0" w:color="auto"/>
                <w:bottom w:val="none" w:sz="0" w:space="0" w:color="auto"/>
                <w:right w:val="none" w:sz="0" w:space="0" w:color="auto"/>
              </w:divBdr>
            </w:div>
            <w:div w:id="1810046716">
              <w:marLeft w:val="0"/>
              <w:marRight w:val="0"/>
              <w:marTop w:val="0"/>
              <w:marBottom w:val="0"/>
              <w:divBdr>
                <w:top w:val="none" w:sz="0" w:space="0" w:color="auto"/>
                <w:left w:val="none" w:sz="0" w:space="0" w:color="auto"/>
                <w:bottom w:val="none" w:sz="0" w:space="0" w:color="auto"/>
                <w:right w:val="none" w:sz="0" w:space="0" w:color="auto"/>
              </w:divBdr>
            </w:div>
            <w:div w:id="929200592">
              <w:marLeft w:val="0"/>
              <w:marRight w:val="0"/>
              <w:marTop w:val="0"/>
              <w:marBottom w:val="0"/>
              <w:divBdr>
                <w:top w:val="none" w:sz="0" w:space="0" w:color="auto"/>
                <w:left w:val="none" w:sz="0" w:space="0" w:color="auto"/>
                <w:bottom w:val="none" w:sz="0" w:space="0" w:color="auto"/>
                <w:right w:val="none" w:sz="0" w:space="0" w:color="auto"/>
              </w:divBdr>
            </w:div>
            <w:div w:id="1520271191">
              <w:marLeft w:val="0"/>
              <w:marRight w:val="0"/>
              <w:marTop w:val="0"/>
              <w:marBottom w:val="0"/>
              <w:divBdr>
                <w:top w:val="none" w:sz="0" w:space="0" w:color="auto"/>
                <w:left w:val="none" w:sz="0" w:space="0" w:color="auto"/>
                <w:bottom w:val="none" w:sz="0" w:space="0" w:color="auto"/>
                <w:right w:val="none" w:sz="0" w:space="0" w:color="auto"/>
              </w:divBdr>
            </w:div>
            <w:div w:id="1471357884">
              <w:marLeft w:val="0"/>
              <w:marRight w:val="0"/>
              <w:marTop w:val="0"/>
              <w:marBottom w:val="0"/>
              <w:divBdr>
                <w:top w:val="none" w:sz="0" w:space="0" w:color="auto"/>
                <w:left w:val="none" w:sz="0" w:space="0" w:color="auto"/>
                <w:bottom w:val="none" w:sz="0" w:space="0" w:color="auto"/>
                <w:right w:val="none" w:sz="0" w:space="0" w:color="auto"/>
              </w:divBdr>
            </w:div>
            <w:div w:id="53241096">
              <w:marLeft w:val="0"/>
              <w:marRight w:val="0"/>
              <w:marTop w:val="0"/>
              <w:marBottom w:val="0"/>
              <w:divBdr>
                <w:top w:val="none" w:sz="0" w:space="0" w:color="auto"/>
                <w:left w:val="none" w:sz="0" w:space="0" w:color="auto"/>
                <w:bottom w:val="none" w:sz="0" w:space="0" w:color="auto"/>
                <w:right w:val="none" w:sz="0" w:space="0" w:color="auto"/>
              </w:divBdr>
            </w:div>
            <w:div w:id="2077822500">
              <w:marLeft w:val="0"/>
              <w:marRight w:val="0"/>
              <w:marTop w:val="0"/>
              <w:marBottom w:val="0"/>
              <w:divBdr>
                <w:top w:val="none" w:sz="0" w:space="0" w:color="auto"/>
                <w:left w:val="none" w:sz="0" w:space="0" w:color="auto"/>
                <w:bottom w:val="none" w:sz="0" w:space="0" w:color="auto"/>
                <w:right w:val="none" w:sz="0" w:space="0" w:color="auto"/>
              </w:divBdr>
            </w:div>
            <w:div w:id="129321568">
              <w:marLeft w:val="0"/>
              <w:marRight w:val="0"/>
              <w:marTop w:val="0"/>
              <w:marBottom w:val="0"/>
              <w:divBdr>
                <w:top w:val="none" w:sz="0" w:space="0" w:color="auto"/>
                <w:left w:val="none" w:sz="0" w:space="0" w:color="auto"/>
                <w:bottom w:val="none" w:sz="0" w:space="0" w:color="auto"/>
                <w:right w:val="none" w:sz="0" w:space="0" w:color="auto"/>
              </w:divBdr>
            </w:div>
            <w:div w:id="1790775248">
              <w:marLeft w:val="0"/>
              <w:marRight w:val="0"/>
              <w:marTop w:val="0"/>
              <w:marBottom w:val="0"/>
              <w:divBdr>
                <w:top w:val="none" w:sz="0" w:space="0" w:color="auto"/>
                <w:left w:val="none" w:sz="0" w:space="0" w:color="auto"/>
                <w:bottom w:val="none" w:sz="0" w:space="0" w:color="auto"/>
                <w:right w:val="none" w:sz="0" w:space="0" w:color="auto"/>
              </w:divBdr>
            </w:div>
            <w:div w:id="878779196">
              <w:marLeft w:val="0"/>
              <w:marRight w:val="0"/>
              <w:marTop w:val="0"/>
              <w:marBottom w:val="0"/>
              <w:divBdr>
                <w:top w:val="none" w:sz="0" w:space="0" w:color="auto"/>
                <w:left w:val="none" w:sz="0" w:space="0" w:color="auto"/>
                <w:bottom w:val="none" w:sz="0" w:space="0" w:color="auto"/>
                <w:right w:val="none" w:sz="0" w:space="0" w:color="auto"/>
              </w:divBdr>
            </w:div>
            <w:div w:id="1481145914">
              <w:marLeft w:val="0"/>
              <w:marRight w:val="0"/>
              <w:marTop w:val="0"/>
              <w:marBottom w:val="0"/>
              <w:divBdr>
                <w:top w:val="none" w:sz="0" w:space="0" w:color="auto"/>
                <w:left w:val="none" w:sz="0" w:space="0" w:color="auto"/>
                <w:bottom w:val="none" w:sz="0" w:space="0" w:color="auto"/>
                <w:right w:val="none" w:sz="0" w:space="0" w:color="auto"/>
              </w:divBdr>
            </w:div>
            <w:div w:id="927344081">
              <w:marLeft w:val="0"/>
              <w:marRight w:val="0"/>
              <w:marTop w:val="0"/>
              <w:marBottom w:val="0"/>
              <w:divBdr>
                <w:top w:val="none" w:sz="0" w:space="0" w:color="auto"/>
                <w:left w:val="none" w:sz="0" w:space="0" w:color="auto"/>
                <w:bottom w:val="none" w:sz="0" w:space="0" w:color="auto"/>
                <w:right w:val="none" w:sz="0" w:space="0" w:color="auto"/>
              </w:divBdr>
            </w:div>
            <w:div w:id="1156262309">
              <w:marLeft w:val="0"/>
              <w:marRight w:val="0"/>
              <w:marTop w:val="0"/>
              <w:marBottom w:val="0"/>
              <w:divBdr>
                <w:top w:val="none" w:sz="0" w:space="0" w:color="auto"/>
                <w:left w:val="none" w:sz="0" w:space="0" w:color="auto"/>
                <w:bottom w:val="none" w:sz="0" w:space="0" w:color="auto"/>
                <w:right w:val="none" w:sz="0" w:space="0" w:color="auto"/>
              </w:divBdr>
            </w:div>
            <w:div w:id="916984990">
              <w:marLeft w:val="0"/>
              <w:marRight w:val="0"/>
              <w:marTop w:val="0"/>
              <w:marBottom w:val="0"/>
              <w:divBdr>
                <w:top w:val="none" w:sz="0" w:space="0" w:color="auto"/>
                <w:left w:val="none" w:sz="0" w:space="0" w:color="auto"/>
                <w:bottom w:val="none" w:sz="0" w:space="0" w:color="auto"/>
                <w:right w:val="none" w:sz="0" w:space="0" w:color="auto"/>
              </w:divBdr>
            </w:div>
            <w:div w:id="140776210">
              <w:marLeft w:val="0"/>
              <w:marRight w:val="0"/>
              <w:marTop w:val="0"/>
              <w:marBottom w:val="0"/>
              <w:divBdr>
                <w:top w:val="none" w:sz="0" w:space="0" w:color="auto"/>
                <w:left w:val="none" w:sz="0" w:space="0" w:color="auto"/>
                <w:bottom w:val="none" w:sz="0" w:space="0" w:color="auto"/>
                <w:right w:val="none" w:sz="0" w:space="0" w:color="auto"/>
              </w:divBdr>
            </w:div>
            <w:div w:id="342438142">
              <w:marLeft w:val="0"/>
              <w:marRight w:val="0"/>
              <w:marTop w:val="0"/>
              <w:marBottom w:val="0"/>
              <w:divBdr>
                <w:top w:val="none" w:sz="0" w:space="0" w:color="auto"/>
                <w:left w:val="none" w:sz="0" w:space="0" w:color="auto"/>
                <w:bottom w:val="none" w:sz="0" w:space="0" w:color="auto"/>
                <w:right w:val="none" w:sz="0" w:space="0" w:color="auto"/>
              </w:divBdr>
            </w:div>
            <w:div w:id="623510049">
              <w:marLeft w:val="0"/>
              <w:marRight w:val="0"/>
              <w:marTop w:val="0"/>
              <w:marBottom w:val="0"/>
              <w:divBdr>
                <w:top w:val="none" w:sz="0" w:space="0" w:color="auto"/>
                <w:left w:val="none" w:sz="0" w:space="0" w:color="auto"/>
                <w:bottom w:val="none" w:sz="0" w:space="0" w:color="auto"/>
                <w:right w:val="none" w:sz="0" w:space="0" w:color="auto"/>
              </w:divBdr>
            </w:div>
            <w:div w:id="888804641">
              <w:marLeft w:val="0"/>
              <w:marRight w:val="0"/>
              <w:marTop w:val="0"/>
              <w:marBottom w:val="0"/>
              <w:divBdr>
                <w:top w:val="none" w:sz="0" w:space="0" w:color="auto"/>
                <w:left w:val="none" w:sz="0" w:space="0" w:color="auto"/>
                <w:bottom w:val="none" w:sz="0" w:space="0" w:color="auto"/>
                <w:right w:val="none" w:sz="0" w:space="0" w:color="auto"/>
              </w:divBdr>
            </w:div>
            <w:div w:id="504632253">
              <w:marLeft w:val="0"/>
              <w:marRight w:val="0"/>
              <w:marTop w:val="0"/>
              <w:marBottom w:val="0"/>
              <w:divBdr>
                <w:top w:val="none" w:sz="0" w:space="0" w:color="auto"/>
                <w:left w:val="none" w:sz="0" w:space="0" w:color="auto"/>
                <w:bottom w:val="none" w:sz="0" w:space="0" w:color="auto"/>
                <w:right w:val="none" w:sz="0" w:space="0" w:color="auto"/>
              </w:divBdr>
            </w:div>
            <w:div w:id="1360593085">
              <w:marLeft w:val="0"/>
              <w:marRight w:val="0"/>
              <w:marTop w:val="0"/>
              <w:marBottom w:val="0"/>
              <w:divBdr>
                <w:top w:val="none" w:sz="0" w:space="0" w:color="auto"/>
                <w:left w:val="none" w:sz="0" w:space="0" w:color="auto"/>
                <w:bottom w:val="none" w:sz="0" w:space="0" w:color="auto"/>
                <w:right w:val="none" w:sz="0" w:space="0" w:color="auto"/>
              </w:divBdr>
            </w:div>
            <w:div w:id="1240095508">
              <w:marLeft w:val="0"/>
              <w:marRight w:val="0"/>
              <w:marTop w:val="0"/>
              <w:marBottom w:val="0"/>
              <w:divBdr>
                <w:top w:val="none" w:sz="0" w:space="0" w:color="auto"/>
                <w:left w:val="none" w:sz="0" w:space="0" w:color="auto"/>
                <w:bottom w:val="none" w:sz="0" w:space="0" w:color="auto"/>
                <w:right w:val="none" w:sz="0" w:space="0" w:color="auto"/>
              </w:divBdr>
            </w:div>
            <w:div w:id="688917683">
              <w:marLeft w:val="0"/>
              <w:marRight w:val="0"/>
              <w:marTop w:val="0"/>
              <w:marBottom w:val="0"/>
              <w:divBdr>
                <w:top w:val="none" w:sz="0" w:space="0" w:color="auto"/>
                <w:left w:val="none" w:sz="0" w:space="0" w:color="auto"/>
                <w:bottom w:val="none" w:sz="0" w:space="0" w:color="auto"/>
                <w:right w:val="none" w:sz="0" w:space="0" w:color="auto"/>
              </w:divBdr>
            </w:div>
            <w:div w:id="1197963142">
              <w:marLeft w:val="0"/>
              <w:marRight w:val="0"/>
              <w:marTop w:val="0"/>
              <w:marBottom w:val="0"/>
              <w:divBdr>
                <w:top w:val="none" w:sz="0" w:space="0" w:color="auto"/>
                <w:left w:val="none" w:sz="0" w:space="0" w:color="auto"/>
                <w:bottom w:val="none" w:sz="0" w:space="0" w:color="auto"/>
                <w:right w:val="none" w:sz="0" w:space="0" w:color="auto"/>
              </w:divBdr>
            </w:div>
            <w:div w:id="1798641164">
              <w:marLeft w:val="0"/>
              <w:marRight w:val="0"/>
              <w:marTop w:val="0"/>
              <w:marBottom w:val="0"/>
              <w:divBdr>
                <w:top w:val="none" w:sz="0" w:space="0" w:color="auto"/>
                <w:left w:val="none" w:sz="0" w:space="0" w:color="auto"/>
                <w:bottom w:val="none" w:sz="0" w:space="0" w:color="auto"/>
                <w:right w:val="none" w:sz="0" w:space="0" w:color="auto"/>
              </w:divBdr>
            </w:div>
            <w:div w:id="1375349468">
              <w:marLeft w:val="0"/>
              <w:marRight w:val="0"/>
              <w:marTop w:val="0"/>
              <w:marBottom w:val="0"/>
              <w:divBdr>
                <w:top w:val="none" w:sz="0" w:space="0" w:color="auto"/>
                <w:left w:val="none" w:sz="0" w:space="0" w:color="auto"/>
                <w:bottom w:val="none" w:sz="0" w:space="0" w:color="auto"/>
                <w:right w:val="none" w:sz="0" w:space="0" w:color="auto"/>
              </w:divBdr>
            </w:div>
            <w:div w:id="10784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38507">
      <w:bodyDiv w:val="1"/>
      <w:marLeft w:val="0"/>
      <w:marRight w:val="0"/>
      <w:marTop w:val="0"/>
      <w:marBottom w:val="0"/>
      <w:divBdr>
        <w:top w:val="none" w:sz="0" w:space="0" w:color="auto"/>
        <w:left w:val="none" w:sz="0" w:space="0" w:color="auto"/>
        <w:bottom w:val="none" w:sz="0" w:space="0" w:color="auto"/>
        <w:right w:val="none" w:sz="0" w:space="0" w:color="auto"/>
      </w:divBdr>
    </w:div>
    <w:div w:id="1761827386">
      <w:bodyDiv w:val="1"/>
      <w:marLeft w:val="0"/>
      <w:marRight w:val="0"/>
      <w:marTop w:val="0"/>
      <w:marBottom w:val="0"/>
      <w:divBdr>
        <w:top w:val="none" w:sz="0" w:space="0" w:color="auto"/>
        <w:left w:val="none" w:sz="0" w:space="0" w:color="auto"/>
        <w:bottom w:val="none" w:sz="0" w:space="0" w:color="auto"/>
        <w:right w:val="none" w:sz="0" w:space="0" w:color="auto"/>
      </w:divBdr>
      <w:divsChild>
        <w:div w:id="1738551112">
          <w:marLeft w:val="0"/>
          <w:marRight w:val="0"/>
          <w:marTop w:val="0"/>
          <w:marBottom w:val="0"/>
          <w:divBdr>
            <w:top w:val="none" w:sz="0" w:space="0" w:color="auto"/>
            <w:left w:val="none" w:sz="0" w:space="0" w:color="auto"/>
            <w:bottom w:val="none" w:sz="0" w:space="0" w:color="auto"/>
            <w:right w:val="none" w:sz="0" w:space="0" w:color="auto"/>
          </w:divBdr>
          <w:divsChild>
            <w:div w:id="270941257">
              <w:marLeft w:val="0"/>
              <w:marRight w:val="0"/>
              <w:marTop w:val="0"/>
              <w:marBottom w:val="0"/>
              <w:divBdr>
                <w:top w:val="none" w:sz="0" w:space="0" w:color="auto"/>
                <w:left w:val="none" w:sz="0" w:space="0" w:color="auto"/>
                <w:bottom w:val="none" w:sz="0" w:space="0" w:color="auto"/>
                <w:right w:val="none" w:sz="0" w:space="0" w:color="auto"/>
              </w:divBdr>
            </w:div>
            <w:div w:id="1193766375">
              <w:marLeft w:val="0"/>
              <w:marRight w:val="0"/>
              <w:marTop w:val="0"/>
              <w:marBottom w:val="0"/>
              <w:divBdr>
                <w:top w:val="none" w:sz="0" w:space="0" w:color="auto"/>
                <w:left w:val="none" w:sz="0" w:space="0" w:color="auto"/>
                <w:bottom w:val="none" w:sz="0" w:space="0" w:color="auto"/>
                <w:right w:val="none" w:sz="0" w:space="0" w:color="auto"/>
              </w:divBdr>
            </w:div>
            <w:div w:id="1826162969">
              <w:marLeft w:val="0"/>
              <w:marRight w:val="0"/>
              <w:marTop w:val="0"/>
              <w:marBottom w:val="0"/>
              <w:divBdr>
                <w:top w:val="none" w:sz="0" w:space="0" w:color="auto"/>
                <w:left w:val="none" w:sz="0" w:space="0" w:color="auto"/>
                <w:bottom w:val="none" w:sz="0" w:space="0" w:color="auto"/>
                <w:right w:val="none" w:sz="0" w:space="0" w:color="auto"/>
              </w:divBdr>
            </w:div>
            <w:div w:id="284503982">
              <w:marLeft w:val="0"/>
              <w:marRight w:val="0"/>
              <w:marTop w:val="0"/>
              <w:marBottom w:val="0"/>
              <w:divBdr>
                <w:top w:val="none" w:sz="0" w:space="0" w:color="auto"/>
                <w:left w:val="none" w:sz="0" w:space="0" w:color="auto"/>
                <w:bottom w:val="none" w:sz="0" w:space="0" w:color="auto"/>
                <w:right w:val="none" w:sz="0" w:space="0" w:color="auto"/>
              </w:divBdr>
            </w:div>
            <w:div w:id="861238700">
              <w:marLeft w:val="0"/>
              <w:marRight w:val="0"/>
              <w:marTop w:val="0"/>
              <w:marBottom w:val="0"/>
              <w:divBdr>
                <w:top w:val="none" w:sz="0" w:space="0" w:color="auto"/>
                <w:left w:val="none" w:sz="0" w:space="0" w:color="auto"/>
                <w:bottom w:val="none" w:sz="0" w:space="0" w:color="auto"/>
                <w:right w:val="none" w:sz="0" w:space="0" w:color="auto"/>
              </w:divBdr>
            </w:div>
            <w:div w:id="1806855410">
              <w:marLeft w:val="0"/>
              <w:marRight w:val="0"/>
              <w:marTop w:val="0"/>
              <w:marBottom w:val="0"/>
              <w:divBdr>
                <w:top w:val="none" w:sz="0" w:space="0" w:color="auto"/>
                <w:left w:val="none" w:sz="0" w:space="0" w:color="auto"/>
                <w:bottom w:val="none" w:sz="0" w:space="0" w:color="auto"/>
                <w:right w:val="none" w:sz="0" w:space="0" w:color="auto"/>
              </w:divBdr>
            </w:div>
            <w:div w:id="770515448">
              <w:marLeft w:val="0"/>
              <w:marRight w:val="0"/>
              <w:marTop w:val="0"/>
              <w:marBottom w:val="0"/>
              <w:divBdr>
                <w:top w:val="none" w:sz="0" w:space="0" w:color="auto"/>
                <w:left w:val="none" w:sz="0" w:space="0" w:color="auto"/>
                <w:bottom w:val="none" w:sz="0" w:space="0" w:color="auto"/>
                <w:right w:val="none" w:sz="0" w:space="0" w:color="auto"/>
              </w:divBdr>
            </w:div>
            <w:div w:id="1270813525">
              <w:marLeft w:val="0"/>
              <w:marRight w:val="0"/>
              <w:marTop w:val="0"/>
              <w:marBottom w:val="0"/>
              <w:divBdr>
                <w:top w:val="none" w:sz="0" w:space="0" w:color="auto"/>
                <w:left w:val="none" w:sz="0" w:space="0" w:color="auto"/>
                <w:bottom w:val="none" w:sz="0" w:space="0" w:color="auto"/>
                <w:right w:val="none" w:sz="0" w:space="0" w:color="auto"/>
              </w:divBdr>
            </w:div>
            <w:div w:id="783185492">
              <w:marLeft w:val="0"/>
              <w:marRight w:val="0"/>
              <w:marTop w:val="0"/>
              <w:marBottom w:val="0"/>
              <w:divBdr>
                <w:top w:val="none" w:sz="0" w:space="0" w:color="auto"/>
                <w:left w:val="none" w:sz="0" w:space="0" w:color="auto"/>
                <w:bottom w:val="none" w:sz="0" w:space="0" w:color="auto"/>
                <w:right w:val="none" w:sz="0" w:space="0" w:color="auto"/>
              </w:divBdr>
            </w:div>
            <w:div w:id="464202341">
              <w:marLeft w:val="0"/>
              <w:marRight w:val="0"/>
              <w:marTop w:val="0"/>
              <w:marBottom w:val="0"/>
              <w:divBdr>
                <w:top w:val="none" w:sz="0" w:space="0" w:color="auto"/>
                <w:left w:val="none" w:sz="0" w:space="0" w:color="auto"/>
                <w:bottom w:val="none" w:sz="0" w:space="0" w:color="auto"/>
                <w:right w:val="none" w:sz="0" w:space="0" w:color="auto"/>
              </w:divBdr>
            </w:div>
            <w:div w:id="955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252">
      <w:bodyDiv w:val="1"/>
      <w:marLeft w:val="0"/>
      <w:marRight w:val="0"/>
      <w:marTop w:val="0"/>
      <w:marBottom w:val="0"/>
      <w:divBdr>
        <w:top w:val="none" w:sz="0" w:space="0" w:color="auto"/>
        <w:left w:val="none" w:sz="0" w:space="0" w:color="auto"/>
        <w:bottom w:val="none" w:sz="0" w:space="0" w:color="auto"/>
        <w:right w:val="none" w:sz="0" w:space="0" w:color="auto"/>
      </w:divBdr>
    </w:div>
    <w:div w:id="1788231057">
      <w:bodyDiv w:val="1"/>
      <w:marLeft w:val="0"/>
      <w:marRight w:val="0"/>
      <w:marTop w:val="0"/>
      <w:marBottom w:val="0"/>
      <w:divBdr>
        <w:top w:val="none" w:sz="0" w:space="0" w:color="auto"/>
        <w:left w:val="none" w:sz="0" w:space="0" w:color="auto"/>
        <w:bottom w:val="none" w:sz="0" w:space="0" w:color="auto"/>
        <w:right w:val="none" w:sz="0" w:space="0" w:color="auto"/>
      </w:divBdr>
    </w:div>
    <w:div w:id="1811288283">
      <w:bodyDiv w:val="1"/>
      <w:marLeft w:val="0"/>
      <w:marRight w:val="0"/>
      <w:marTop w:val="0"/>
      <w:marBottom w:val="0"/>
      <w:divBdr>
        <w:top w:val="none" w:sz="0" w:space="0" w:color="auto"/>
        <w:left w:val="none" w:sz="0" w:space="0" w:color="auto"/>
        <w:bottom w:val="none" w:sz="0" w:space="0" w:color="auto"/>
        <w:right w:val="none" w:sz="0" w:space="0" w:color="auto"/>
      </w:divBdr>
    </w:div>
    <w:div w:id="1821657067">
      <w:bodyDiv w:val="1"/>
      <w:marLeft w:val="0"/>
      <w:marRight w:val="0"/>
      <w:marTop w:val="0"/>
      <w:marBottom w:val="0"/>
      <w:divBdr>
        <w:top w:val="none" w:sz="0" w:space="0" w:color="auto"/>
        <w:left w:val="none" w:sz="0" w:space="0" w:color="auto"/>
        <w:bottom w:val="none" w:sz="0" w:space="0" w:color="auto"/>
        <w:right w:val="none" w:sz="0" w:space="0" w:color="auto"/>
      </w:divBdr>
    </w:div>
    <w:div w:id="1909419594">
      <w:bodyDiv w:val="1"/>
      <w:marLeft w:val="0"/>
      <w:marRight w:val="0"/>
      <w:marTop w:val="0"/>
      <w:marBottom w:val="0"/>
      <w:divBdr>
        <w:top w:val="none" w:sz="0" w:space="0" w:color="auto"/>
        <w:left w:val="none" w:sz="0" w:space="0" w:color="auto"/>
        <w:bottom w:val="none" w:sz="0" w:space="0" w:color="auto"/>
        <w:right w:val="none" w:sz="0" w:space="0" w:color="auto"/>
      </w:divBdr>
    </w:div>
    <w:div w:id="1912735433">
      <w:bodyDiv w:val="1"/>
      <w:marLeft w:val="0"/>
      <w:marRight w:val="0"/>
      <w:marTop w:val="0"/>
      <w:marBottom w:val="0"/>
      <w:divBdr>
        <w:top w:val="none" w:sz="0" w:space="0" w:color="auto"/>
        <w:left w:val="none" w:sz="0" w:space="0" w:color="auto"/>
        <w:bottom w:val="none" w:sz="0" w:space="0" w:color="auto"/>
        <w:right w:val="none" w:sz="0" w:space="0" w:color="auto"/>
      </w:divBdr>
    </w:div>
    <w:div w:id="1943368863">
      <w:bodyDiv w:val="1"/>
      <w:marLeft w:val="0"/>
      <w:marRight w:val="0"/>
      <w:marTop w:val="0"/>
      <w:marBottom w:val="0"/>
      <w:divBdr>
        <w:top w:val="none" w:sz="0" w:space="0" w:color="auto"/>
        <w:left w:val="none" w:sz="0" w:space="0" w:color="auto"/>
        <w:bottom w:val="none" w:sz="0" w:space="0" w:color="auto"/>
        <w:right w:val="none" w:sz="0" w:space="0" w:color="auto"/>
      </w:divBdr>
    </w:div>
    <w:div w:id="1946958034">
      <w:bodyDiv w:val="1"/>
      <w:marLeft w:val="0"/>
      <w:marRight w:val="0"/>
      <w:marTop w:val="0"/>
      <w:marBottom w:val="0"/>
      <w:divBdr>
        <w:top w:val="none" w:sz="0" w:space="0" w:color="auto"/>
        <w:left w:val="none" w:sz="0" w:space="0" w:color="auto"/>
        <w:bottom w:val="none" w:sz="0" w:space="0" w:color="auto"/>
        <w:right w:val="none" w:sz="0" w:space="0" w:color="auto"/>
      </w:divBdr>
    </w:div>
    <w:div w:id="2038502457">
      <w:bodyDiv w:val="1"/>
      <w:marLeft w:val="0"/>
      <w:marRight w:val="0"/>
      <w:marTop w:val="0"/>
      <w:marBottom w:val="0"/>
      <w:divBdr>
        <w:top w:val="none" w:sz="0" w:space="0" w:color="auto"/>
        <w:left w:val="none" w:sz="0" w:space="0" w:color="auto"/>
        <w:bottom w:val="none" w:sz="0" w:space="0" w:color="auto"/>
        <w:right w:val="none" w:sz="0" w:space="0" w:color="auto"/>
      </w:divBdr>
    </w:div>
    <w:div w:id="2067101992">
      <w:bodyDiv w:val="1"/>
      <w:marLeft w:val="0"/>
      <w:marRight w:val="0"/>
      <w:marTop w:val="0"/>
      <w:marBottom w:val="0"/>
      <w:divBdr>
        <w:top w:val="none" w:sz="0" w:space="0" w:color="auto"/>
        <w:left w:val="none" w:sz="0" w:space="0" w:color="auto"/>
        <w:bottom w:val="none" w:sz="0" w:space="0" w:color="auto"/>
        <w:right w:val="none" w:sz="0" w:space="0" w:color="auto"/>
      </w:divBdr>
    </w:div>
    <w:div w:id="2085912532">
      <w:bodyDiv w:val="1"/>
      <w:marLeft w:val="0"/>
      <w:marRight w:val="0"/>
      <w:marTop w:val="0"/>
      <w:marBottom w:val="0"/>
      <w:divBdr>
        <w:top w:val="none" w:sz="0" w:space="0" w:color="auto"/>
        <w:left w:val="none" w:sz="0" w:space="0" w:color="auto"/>
        <w:bottom w:val="none" w:sz="0" w:space="0" w:color="auto"/>
        <w:right w:val="none" w:sz="0" w:space="0" w:color="auto"/>
      </w:divBdr>
    </w:div>
    <w:div w:id="2093236329">
      <w:bodyDiv w:val="1"/>
      <w:marLeft w:val="0"/>
      <w:marRight w:val="0"/>
      <w:marTop w:val="0"/>
      <w:marBottom w:val="0"/>
      <w:divBdr>
        <w:top w:val="none" w:sz="0" w:space="0" w:color="auto"/>
        <w:left w:val="none" w:sz="0" w:space="0" w:color="auto"/>
        <w:bottom w:val="none" w:sz="0" w:space="0" w:color="auto"/>
        <w:right w:val="none" w:sz="0" w:space="0" w:color="auto"/>
      </w:divBdr>
    </w:div>
    <w:div w:id="2123956402">
      <w:bodyDiv w:val="1"/>
      <w:marLeft w:val="0"/>
      <w:marRight w:val="0"/>
      <w:marTop w:val="0"/>
      <w:marBottom w:val="0"/>
      <w:divBdr>
        <w:top w:val="none" w:sz="0" w:space="0" w:color="auto"/>
        <w:left w:val="none" w:sz="0" w:space="0" w:color="auto"/>
        <w:bottom w:val="none" w:sz="0" w:space="0" w:color="auto"/>
        <w:right w:val="none" w:sz="0" w:space="0" w:color="auto"/>
      </w:divBdr>
    </w:div>
    <w:div w:id="2124839440">
      <w:bodyDiv w:val="1"/>
      <w:marLeft w:val="0"/>
      <w:marRight w:val="0"/>
      <w:marTop w:val="0"/>
      <w:marBottom w:val="0"/>
      <w:divBdr>
        <w:top w:val="none" w:sz="0" w:space="0" w:color="auto"/>
        <w:left w:val="none" w:sz="0" w:space="0" w:color="auto"/>
        <w:bottom w:val="none" w:sz="0" w:space="0" w:color="auto"/>
        <w:right w:val="none" w:sz="0" w:space="0" w:color="auto"/>
      </w:divBdr>
    </w:div>
    <w:div w:id="213525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dartagnan.cg.helmo.be/~p150107/tutoriels/uml-uc/"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youtube.com/watch?v=UY-9noR8dQ4"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yperlink" Target="https://start.spring.io/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hyperlink" Target="https://www.jetbrains.com/idea/download/?section=window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hyperlink" Target="https://spring.io/projects/spring-authorization-server$" TargetMode="Externa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hyperlink" Target="https://gayerie.dev/docs/spring/index.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youtube.com/watch?v=k6Nmt-l1Bzc"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24898C-D18A-47DD-8108-AF8919E43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3685</TotalTime>
  <Pages>66</Pages>
  <Words>11608</Words>
  <Characters>63844</Characters>
  <Application>Microsoft Office Word</Application>
  <DocSecurity>0</DocSecurity>
  <Lines>532</Lines>
  <Paragraphs>150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BESILIA AHOMAGNON &amp; Léa AKOSSETAN</dc:creator>
  <cp:keywords/>
  <dc:description/>
  <cp:lastModifiedBy>HP</cp:lastModifiedBy>
  <cp:revision>1375</cp:revision>
  <dcterms:created xsi:type="dcterms:W3CDTF">2025-06-09T00:00:00Z</dcterms:created>
  <dcterms:modified xsi:type="dcterms:W3CDTF">2025-06-19T17:08:00Z</dcterms:modified>
</cp:coreProperties>
</file>